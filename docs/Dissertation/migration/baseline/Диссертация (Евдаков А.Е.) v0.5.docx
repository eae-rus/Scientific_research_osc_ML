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2D83E" w14:textId="77777777" w:rsidR="00702B40" w:rsidRPr="00702B40" w:rsidRDefault="00702B40" w:rsidP="00702B40">
      <w:pPr>
        <w:spacing w:after="0" w:line="360" w:lineRule="auto"/>
        <w:jc w:val="center"/>
        <w:rPr>
          <w:rFonts w:cs="Times New Roman"/>
          <w:bCs/>
        </w:rPr>
      </w:pPr>
      <w:r w:rsidRPr="00702B40">
        <w:rPr>
          <w:rFonts w:cs="Times New Roman"/>
        </w:rPr>
        <w:t xml:space="preserve">Федеральное государственное бюджетное образовательное учреждение </w:t>
      </w:r>
    </w:p>
    <w:p w14:paraId="528E82D0" w14:textId="77777777" w:rsidR="00702B40" w:rsidRPr="00702B40" w:rsidRDefault="00702B40" w:rsidP="00702B40">
      <w:pPr>
        <w:spacing w:after="0" w:line="360" w:lineRule="auto"/>
        <w:jc w:val="center"/>
        <w:rPr>
          <w:rFonts w:cs="Times New Roman"/>
          <w:bCs/>
        </w:rPr>
      </w:pPr>
      <w:r w:rsidRPr="00702B40">
        <w:rPr>
          <w:rFonts w:cs="Times New Roman"/>
        </w:rPr>
        <w:t xml:space="preserve">высшего образования </w:t>
      </w:r>
    </w:p>
    <w:p w14:paraId="403D398F" w14:textId="77777777" w:rsidR="00702B40" w:rsidRPr="00702B40" w:rsidRDefault="00702B40" w:rsidP="00702B40">
      <w:pPr>
        <w:spacing w:after="0" w:line="360" w:lineRule="auto"/>
        <w:jc w:val="center"/>
        <w:rPr>
          <w:rFonts w:cs="Times New Roman"/>
          <w:bCs/>
        </w:rPr>
      </w:pPr>
      <w:r w:rsidRPr="00702B40">
        <w:rPr>
          <w:rFonts w:cs="Times New Roman"/>
        </w:rPr>
        <w:t xml:space="preserve">«Ивановский государственный энергетический университет </w:t>
      </w:r>
    </w:p>
    <w:p w14:paraId="07D5EE2E" w14:textId="5C9FB520" w:rsidR="00702B40" w:rsidRDefault="00702B40" w:rsidP="00702B40">
      <w:pPr>
        <w:spacing w:after="0" w:line="360" w:lineRule="auto"/>
        <w:jc w:val="center"/>
        <w:rPr>
          <w:rFonts w:cs="Times New Roman"/>
          <w:bCs/>
        </w:rPr>
      </w:pPr>
      <w:r w:rsidRPr="00702B40">
        <w:rPr>
          <w:rFonts w:cs="Times New Roman"/>
        </w:rPr>
        <w:t>имени В.И. Ленина»</w:t>
      </w:r>
    </w:p>
    <w:p w14:paraId="75F47EF6" w14:textId="77777777" w:rsidR="00702B40" w:rsidRDefault="00702B40" w:rsidP="00702B40">
      <w:pPr>
        <w:spacing w:after="0" w:line="360" w:lineRule="auto"/>
        <w:jc w:val="center"/>
        <w:rPr>
          <w:rFonts w:cs="Times New Roman"/>
          <w:bCs/>
        </w:rPr>
      </w:pPr>
    </w:p>
    <w:p w14:paraId="76C7BB6E" w14:textId="3FB7AA9D" w:rsidR="00702B40" w:rsidRPr="00702B40" w:rsidRDefault="00702B40" w:rsidP="00702B40">
      <w:pPr>
        <w:spacing w:after="0" w:line="360" w:lineRule="auto"/>
        <w:jc w:val="right"/>
        <w:rPr>
          <w:rFonts w:cs="Times New Roman"/>
          <w:bCs/>
          <w:i/>
          <w:iCs/>
        </w:rPr>
      </w:pPr>
      <w:r w:rsidRPr="00702B40">
        <w:rPr>
          <w:rFonts w:cs="Times New Roman"/>
          <w:i/>
          <w:iCs/>
          <w:highlight w:val="yellow"/>
        </w:rPr>
        <w:t xml:space="preserve">На правах </w:t>
      </w:r>
      <w:commentRangeStart w:id="0"/>
      <w:r w:rsidRPr="00702B40">
        <w:rPr>
          <w:rFonts w:cs="Times New Roman"/>
          <w:i/>
          <w:iCs/>
          <w:highlight w:val="yellow"/>
        </w:rPr>
        <w:t>рукописи</w:t>
      </w:r>
      <w:commentRangeEnd w:id="0"/>
      <w:r>
        <w:rPr>
          <w:rStyle w:val="a8"/>
          <w:rFonts w:eastAsia="SimSun" w:cs="Times New Roman"/>
          <w:lang w:val="en-US"/>
        </w:rPr>
        <w:commentReference w:id="0"/>
      </w:r>
    </w:p>
    <w:p w14:paraId="04191DA2" w14:textId="7550E54E" w:rsidR="00702B40" w:rsidRDefault="00702B40" w:rsidP="00702B40">
      <w:pPr>
        <w:spacing w:after="0" w:line="360" w:lineRule="auto"/>
        <w:jc w:val="center"/>
        <w:rPr>
          <w:rFonts w:cs="Times New Roman"/>
          <w:bCs/>
        </w:rPr>
      </w:pPr>
    </w:p>
    <w:p w14:paraId="3B79E12A" w14:textId="4DBFDD9A" w:rsidR="00702B40" w:rsidRDefault="00702B40" w:rsidP="00702B40">
      <w:pPr>
        <w:spacing w:after="0" w:line="360" w:lineRule="auto"/>
        <w:jc w:val="center"/>
        <w:rPr>
          <w:rFonts w:cs="Times New Roman"/>
          <w:bCs/>
        </w:rPr>
      </w:pPr>
    </w:p>
    <w:p w14:paraId="54A53283" w14:textId="46731918" w:rsidR="00702B40" w:rsidRDefault="00702B40" w:rsidP="00702B40">
      <w:pPr>
        <w:spacing w:after="0" w:line="360" w:lineRule="auto"/>
        <w:jc w:val="center"/>
        <w:rPr>
          <w:rFonts w:cs="Times New Roman"/>
          <w:bCs/>
        </w:rPr>
      </w:pPr>
      <w:r>
        <w:rPr>
          <w:rFonts w:cs="Times New Roman"/>
        </w:rPr>
        <w:t>Евдаков Алексей Евгеньевич</w:t>
      </w:r>
    </w:p>
    <w:p w14:paraId="48968443" w14:textId="515CD050" w:rsidR="00702B40" w:rsidRPr="00702B40" w:rsidRDefault="00702B40" w:rsidP="00702B40">
      <w:pPr>
        <w:spacing w:after="0" w:line="360" w:lineRule="auto"/>
        <w:jc w:val="center"/>
        <w:rPr>
          <w:rFonts w:cs="Times New Roman"/>
          <w:bCs/>
        </w:rPr>
      </w:pPr>
    </w:p>
    <w:p w14:paraId="4A646E90" w14:textId="77777777" w:rsidR="00702B40" w:rsidRPr="00702B40" w:rsidRDefault="00702B40" w:rsidP="00702B40">
      <w:pPr>
        <w:spacing w:after="0" w:line="360" w:lineRule="auto"/>
        <w:jc w:val="center"/>
        <w:rPr>
          <w:rFonts w:cs="Times New Roman"/>
          <w:b/>
        </w:rPr>
      </w:pPr>
      <w:r w:rsidRPr="00702B40">
        <w:rPr>
          <w:rFonts w:cs="Times New Roman"/>
          <w:b/>
        </w:rPr>
        <w:t>СОВЕРШЕНСТВОВАНИЕ АЛГОРИТМОВ</w:t>
      </w:r>
    </w:p>
    <w:p w14:paraId="09F27444" w14:textId="77777777" w:rsidR="00702B40" w:rsidRPr="00702B40" w:rsidRDefault="00702B40" w:rsidP="00702B40">
      <w:pPr>
        <w:spacing w:after="0" w:line="360" w:lineRule="auto"/>
        <w:jc w:val="center"/>
        <w:rPr>
          <w:rFonts w:cs="Times New Roman"/>
          <w:b/>
        </w:rPr>
      </w:pPr>
      <w:r w:rsidRPr="00702B40">
        <w:rPr>
          <w:rFonts w:cs="Times New Roman"/>
          <w:b/>
        </w:rPr>
        <w:t>БЫСТРОДЕЙСТВУЮЩЕГО АВТОМАТИЧЕСКОГО ВВОДА РЕЗЕРВА</w:t>
      </w:r>
    </w:p>
    <w:p w14:paraId="35630209" w14:textId="77777777" w:rsidR="00702B40" w:rsidRPr="00702B40" w:rsidRDefault="00702B40" w:rsidP="00702B40">
      <w:pPr>
        <w:spacing w:after="0" w:line="360" w:lineRule="auto"/>
        <w:jc w:val="center"/>
        <w:rPr>
          <w:rFonts w:cs="Times New Roman"/>
          <w:b/>
        </w:rPr>
      </w:pPr>
      <w:r w:rsidRPr="00702B40">
        <w:rPr>
          <w:rFonts w:cs="Times New Roman"/>
          <w:b/>
        </w:rPr>
        <w:t>С ПРИМЕНЕНИЕМ МЕТОДОВ МАШИННОГО ОБУЧЕНИЯ</w:t>
      </w:r>
    </w:p>
    <w:p w14:paraId="584E9F77" w14:textId="77777777" w:rsidR="00702B40" w:rsidRDefault="00702B40" w:rsidP="00702B40">
      <w:pPr>
        <w:spacing w:after="0" w:line="360" w:lineRule="auto"/>
        <w:jc w:val="center"/>
        <w:rPr>
          <w:rFonts w:cs="Times New Roman"/>
          <w:bCs/>
        </w:rPr>
      </w:pPr>
    </w:p>
    <w:p w14:paraId="562A79CC" w14:textId="35A6BA87" w:rsidR="00702B40" w:rsidRPr="00702B40" w:rsidRDefault="00702B40" w:rsidP="00702B40">
      <w:pPr>
        <w:spacing w:after="0" w:line="360" w:lineRule="auto"/>
        <w:jc w:val="center"/>
        <w:rPr>
          <w:rFonts w:cs="Times New Roman"/>
        </w:rPr>
      </w:pPr>
      <w:r w:rsidRPr="00702B40">
        <w:rPr>
          <w:rFonts w:cs="Times New Roman"/>
        </w:rPr>
        <w:t xml:space="preserve">Специальность: 05.14.02 – «Электрические станции </w:t>
      </w:r>
    </w:p>
    <w:p w14:paraId="70B05BF6" w14:textId="5FDA09F0" w:rsidR="00702B40" w:rsidRDefault="00702B40" w:rsidP="00702B40">
      <w:pPr>
        <w:spacing w:after="0" w:line="360" w:lineRule="auto"/>
        <w:jc w:val="center"/>
        <w:rPr>
          <w:rFonts w:cs="Times New Roman"/>
          <w:bCs/>
        </w:rPr>
      </w:pPr>
      <w:r w:rsidRPr="00702B40">
        <w:rPr>
          <w:rFonts w:cs="Times New Roman"/>
        </w:rPr>
        <w:t>и электроэнергетические системы»</w:t>
      </w:r>
    </w:p>
    <w:p w14:paraId="4ABC31AD" w14:textId="30CA8C7F" w:rsidR="00702B40" w:rsidRDefault="00702B40" w:rsidP="00702B40">
      <w:pPr>
        <w:spacing w:after="0" w:line="360" w:lineRule="auto"/>
        <w:jc w:val="center"/>
        <w:rPr>
          <w:rFonts w:cs="Times New Roman"/>
          <w:bCs/>
        </w:rPr>
      </w:pPr>
    </w:p>
    <w:p w14:paraId="7214AA41" w14:textId="77777777" w:rsidR="00702B40" w:rsidRPr="00702B40" w:rsidRDefault="00702B40" w:rsidP="00702B40">
      <w:pPr>
        <w:spacing w:after="0" w:line="360" w:lineRule="auto"/>
        <w:jc w:val="center"/>
        <w:rPr>
          <w:rFonts w:cs="Times New Roman"/>
        </w:rPr>
      </w:pPr>
      <w:r w:rsidRPr="00702B40">
        <w:rPr>
          <w:rFonts w:cs="Times New Roman"/>
        </w:rPr>
        <w:t>ДИССЕРТАЦИЯ</w:t>
      </w:r>
    </w:p>
    <w:p w14:paraId="657CA506" w14:textId="29E2030F" w:rsidR="00702B40" w:rsidRDefault="00702B40" w:rsidP="00702B40">
      <w:pPr>
        <w:spacing w:after="0" w:line="360" w:lineRule="auto"/>
        <w:jc w:val="center"/>
        <w:rPr>
          <w:rFonts w:cs="Times New Roman"/>
          <w:bCs/>
        </w:rPr>
      </w:pPr>
      <w:r w:rsidRPr="00702B40">
        <w:rPr>
          <w:rFonts w:cs="Times New Roman"/>
        </w:rPr>
        <w:t>на соискание ученой степени кандидата технических наук</w:t>
      </w:r>
    </w:p>
    <w:p w14:paraId="5E9C1C5B" w14:textId="25F8BAF5" w:rsidR="00702B40" w:rsidRDefault="00702B40" w:rsidP="00702B40">
      <w:pPr>
        <w:spacing w:after="0" w:line="360" w:lineRule="auto"/>
        <w:jc w:val="center"/>
        <w:rPr>
          <w:rFonts w:cs="Times New Roman"/>
          <w:bCs/>
        </w:rPr>
      </w:pPr>
    </w:p>
    <w:p w14:paraId="5229120F" w14:textId="0CA6A71D" w:rsidR="00702B40" w:rsidRDefault="00702B40" w:rsidP="00702B40">
      <w:pPr>
        <w:spacing w:after="0" w:line="360" w:lineRule="auto"/>
        <w:jc w:val="center"/>
        <w:rPr>
          <w:rFonts w:cs="Times New Roman"/>
          <w:bCs/>
        </w:rPr>
      </w:pPr>
    </w:p>
    <w:p w14:paraId="7065B8F5" w14:textId="09757C67" w:rsidR="00702B40" w:rsidRDefault="00702B40" w:rsidP="00702B40">
      <w:pPr>
        <w:spacing w:after="0" w:line="360" w:lineRule="auto"/>
        <w:jc w:val="center"/>
        <w:rPr>
          <w:rFonts w:cs="Times New Roman"/>
          <w:bCs/>
        </w:rPr>
      </w:pPr>
    </w:p>
    <w:p w14:paraId="64365196" w14:textId="77777777" w:rsidR="00702B40" w:rsidRPr="00702B40" w:rsidRDefault="00702B40" w:rsidP="00702B40">
      <w:pPr>
        <w:spacing w:after="0" w:line="360" w:lineRule="auto"/>
        <w:jc w:val="right"/>
        <w:rPr>
          <w:rFonts w:cs="Times New Roman"/>
        </w:rPr>
      </w:pPr>
      <w:r w:rsidRPr="00702B40">
        <w:rPr>
          <w:rFonts w:cs="Times New Roman"/>
        </w:rPr>
        <w:t>Научный руководитель:</w:t>
      </w:r>
    </w:p>
    <w:p w14:paraId="12E4D7BD" w14:textId="77777777" w:rsidR="00702B40" w:rsidRPr="00702B40" w:rsidRDefault="00702B40" w:rsidP="00702B40">
      <w:pPr>
        <w:spacing w:after="0" w:line="360" w:lineRule="auto"/>
        <w:jc w:val="right"/>
        <w:rPr>
          <w:rFonts w:cs="Times New Roman"/>
          <w:highlight w:val="yellow"/>
        </w:rPr>
      </w:pPr>
      <w:r w:rsidRPr="00702B40">
        <w:rPr>
          <w:rFonts w:cs="Times New Roman"/>
          <w:highlight w:val="yellow"/>
        </w:rPr>
        <w:t>кандидат технических наук,</w:t>
      </w:r>
    </w:p>
    <w:p w14:paraId="7B323662" w14:textId="655381B8" w:rsidR="00702B40" w:rsidRDefault="00702B40" w:rsidP="00702B40">
      <w:pPr>
        <w:spacing w:after="0" w:line="360" w:lineRule="auto"/>
        <w:jc w:val="right"/>
        <w:rPr>
          <w:rFonts w:cs="Times New Roman"/>
          <w:bCs/>
        </w:rPr>
      </w:pPr>
      <w:r w:rsidRPr="000473C6">
        <w:rPr>
          <w:rFonts w:cs="Times New Roman"/>
        </w:rPr>
        <w:t>доцент Филатова Г.А.</w:t>
      </w:r>
    </w:p>
    <w:p w14:paraId="4915786F" w14:textId="57BA057A" w:rsidR="00702B40" w:rsidRDefault="00702B40" w:rsidP="00702B40">
      <w:pPr>
        <w:spacing w:after="0" w:line="360" w:lineRule="auto"/>
        <w:jc w:val="center"/>
        <w:rPr>
          <w:rFonts w:cs="Times New Roman"/>
          <w:bCs/>
        </w:rPr>
      </w:pPr>
    </w:p>
    <w:p w14:paraId="1670FA48" w14:textId="073E5149" w:rsidR="00702B40" w:rsidRDefault="00702B40" w:rsidP="00702B40">
      <w:pPr>
        <w:spacing w:after="0" w:line="360" w:lineRule="auto"/>
        <w:jc w:val="center"/>
        <w:rPr>
          <w:rFonts w:cs="Times New Roman"/>
          <w:bCs/>
        </w:rPr>
      </w:pPr>
    </w:p>
    <w:p w14:paraId="7CC108AD" w14:textId="1476C6AB" w:rsidR="00702B40" w:rsidRDefault="00702B40" w:rsidP="00702B40">
      <w:pPr>
        <w:spacing w:after="0" w:line="360" w:lineRule="auto"/>
        <w:jc w:val="center"/>
        <w:rPr>
          <w:rFonts w:cs="Times New Roman"/>
          <w:bCs/>
        </w:rPr>
      </w:pPr>
    </w:p>
    <w:p w14:paraId="2BB03E4D" w14:textId="738F7B6B" w:rsidR="00702B40" w:rsidRDefault="00702B40" w:rsidP="00702B40">
      <w:pPr>
        <w:spacing w:after="0" w:line="360" w:lineRule="auto"/>
        <w:jc w:val="center"/>
        <w:rPr>
          <w:rFonts w:cs="Times New Roman"/>
          <w:bCs/>
          <w:highlight w:val="yellow"/>
        </w:rPr>
      </w:pPr>
      <w:r>
        <w:rPr>
          <w:rFonts w:cs="Times New Roman"/>
        </w:rPr>
        <w:t>Иваново 20</w:t>
      </w:r>
      <w:r w:rsidRPr="00702B40">
        <w:rPr>
          <w:rFonts w:cs="Times New Roman"/>
          <w:highlight w:val="yellow"/>
        </w:rPr>
        <w:t>ХХ</w:t>
      </w:r>
    </w:p>
    <w:p w14:paraId="627EB1B4" w14:textId="77777777" w:rsidR="00702B40" w:rsidRDefault="00702B40">
      <w:pPr>
        <w:rPr>
          <w:rFonts w:cs="Times New Roman"/>
          <w:bCs/>
          <w:highlight w:val="yellow"/>
        </w:rPr>
      </w:pPr>
      <w:r>
        <w:rPr>
          <w:rFonts w:cs="Times New Roman"/>
          <w:highlight w:val="yellow"/>
        </w:rPr>
        <w:br w:type="page"/>
      </w:r>
    </w:p>
    <w:p w14:paraId="1965DB01" w14:textId="510AB1D3" w:rsidR="00702B40" w:rsidRPr="00702B40" w:rsidRDefault="00702B40" w:rsidP="00702B40">
      <w:pPr>
        <w:spacing w:after="0" w:line="360" w:lineRule="auto"/>
        <w:jc w:val="center"/>
        <w:rPr>
          <w:rFonts w:cs="Times New Roman"/>
          <w:bCs/>
        </w:rPr>
      </w:pPr>
      <w:bookmarkStart w:id="1" w:name="_Toc159010844"/>
      <w:r w:rsidRPr="008C1FA5">
        <w:rPr>
          <w:color w:val="FF0000"/>
          <w:highlight w:val="yellow"/>
        </w:rPr>
        <w:lastRenderedPageBreak/>
        <w:t>Вставить заключение кафедры АУЭС</w:t>
      </w:r>
      <w:bookmarkEnd w:id="1"/>
    </w:p>
    <w:p w14:paraId="54C07FD8" w14:textId="77777777" w:rsidR="00702B40" w:rsidRDefault="00702B40">
      <w:pPr>
        <w:rPr>
          <w:rFonts w:eastAsiaTheme="majorEastAsia" w:cstheme="majorBidi"/>
          <w:b/>
          <w:sz w:val="36"/>
          <w:szCs w:val="32"/>
        </w:rPr>
      </w:pPr>
      <w:r>
        <w:br w:type="page"/>
      </w:r>
    </w:p>
    <w:sdt>
      <w:sdtPr>
        <w:rPr>
          <w:rFonts w:asciiTheme="minorHAnsi" w:eastAsiaTheme="minorHAnsi" w:hAnsiTheme="minorHAnsi" w:cstheme="minorBidi"/>
          <w:b w:val="0"/>
          <w:sz w:val="22"/>
          <w:szCs w:val="22"/>
          <w:lang w:eastAsia="en-US"/>
        </w:rPr>
        <w:id w:val="-1558307001"/>
        <w:docPartObj>
          <w:docPartGallery w:val="Table of Contents"/>
          <w:docPartUnique/>
        </w:docPartObj>
      </w:sdtPr>
      <w:sdtEndPr>
        <w:rPr>
          <w:rFonts w:ascii="Times New Roman" w:hAnsi="Times New Roman"/>
          <w:bCs/>
          <w:sz w:val="24"/>
          <w:szCs w:val="28"/>
        </w:rPr>
      </w:sdtEndPr>
      <w:sdtContent>
        <w:commentRangeStart w:id="2" w:displacedByCustomXml="prev"/>
        <w:p w14:paraId="120B28D2" w14:textId="574772A9" w:rsidR="001604CF" w:rsidRDefault="00975A41" w:rsidP="00F16688">
          <w:pPr>
            <w:pStyle w:val="af3"/>
          </w:pPr>
          <w:r>
            <w:t>Содержание</w:t>
          </w:r>
          <w:commentRangeEnd w:id="2"/>
          <w:r w:rsidR="00702B40">
            <w:rPr>
              <w:rStyle w:val="a8"/>
              <w:rFonts w:eastAsia="SimSun" w:cs="Times New Roman"/>
              <w:b w:val="0"/>
              <w:lang w:val="en-US" w:eastAsia="en-US"/>
            </w:rPr>
            <w:commentReference w:id="2"/>
          </w:r>
        </w:p>
        <w:p w14:paraId="44D7399C" w14:textId="32D53D06" w:rsidR="00426909" w:rsidRDefault="001604CF">
          <w:pPr>
            <w:pStyle w:val="11"/>
            <w:tabs>
              <w:tab w:val="right" w:leader="dot" w:pos="9345"/>
            </w:tabs>
            <w:rPr>
              <w:rFonts w:asciiTheme="minorHAnsi" w:eastAsiaTheme="minorEastAsia" w:hAnsiTheme="minorHAnsi"/>
              <w:noProof/>
              <w:sz w:val="22"/>
              <w:szCs w:val="22"/>
              <w:lang w:eastAsia="ru-RU"/>
            </w:rPr>
          </w:pPr>
          <w:r>
            <w:rPr>
              <w:bCs/>
            </w:rPr>
            <w:fldChar w:fldCharType="begin"/>
          </w:r>
          <w:r>
            <w:instrText xml:space="preserve"> TOC \o "1-3" \h \z \u </w:instrText>
          </w:r>
          <w:r>
            <w:rPr>
              <w:bCs/>
            </w:rPr>
            <w:fldChar w:fldCharType="separate"/>
          </w:r>
          <w:hyperlink w:anchor="_Toc201697646" w:history="1">
            <w:r w:rsidR="00426909" w:rsidRPr="00FC5DD1">
              <w:rPr>
                <w:rStyle w:val="a5"/>
                <w:noProof/>
                <w:highlight w:val="yellow"/>
              </w:rPr>
              <w:t>Введение</w:t>
            </w:r>
            <w:r w:rsidR="00426909">
              <w:rPr>
                <w:noProof/>
                <w:webHidden/>
              </w:rPr>
              <w:tab/>
            </w:r>
            <w:r w:rsidR="00426909">
              <w:rPr>
                <w:noProof/>
                <w:webHidden/>
              </w:rPr>
              <w:fldChar w:fldCharType="begin"/>
            </w:r>
            <w:r w:rsidR="00426909">
              <w:rPr>
                <w:noProof/>
                <w:webHidden/>
              </w:rPr>
              <w:instrText xml:space="preserve"> PAGEREF _Toc201697646 \h </w:instrText>
            </w:r>
            <w:r w:rsidR="00426909">
              <w:rPr>
                <w:noProof/>
                <w:webHidden/>
              </w:rPr>
            </w:r>
            <w:r w:rsidR="00426909">
              <w:rPr>
                <w:noProof/>
                <w:webHidden/>
              </w:rPr>
              <w:fldChar w:fldCharType="separate"/>
            </w:r>
            <w:r w:rsidR="00426909">
              <w:rPr>
                <w:noProof/>
                <w:webHidden/>
              </w:rPr>
              <w:t>6</w:t>
            </w:r>
            <w:r w:rsidR="00426909">
              <w:rPr>
                <w:noProof/>
                <w:webHidden/>
              </w:rPr>
              <w:fldChar w:fldCharType="end"/>
            </w:r>
          </w:hyperlink>
        </w:p>
        <w:p w14:paraId="0FC9DEE1" w14:textId="198C61AB"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647" w:history="1">
            <w:r w:rsidR="00426909" w:rsidRPr="00FC5DD1">
              <w:rPr>
                <w:rStyle w:val="a5"/>
                <w:i/>
                <w:noProof/>
              </w:rPr>
              <w:t>Глава 1</w:t>
            </w:r>
            <w:r w:rsidR="00426909" w:rsidRPr="00FC5DD1">
              <w:rPr>
                <w:rStyle w:val="a5"/>
                <w:noProof/>
              </w:rPr>
              <w:t xml:space="preserve"> СОВРЕМЕННЫЕ ПРОБЛЕМЫ БЫСТРОДЕЙСТВУЮЕГО АВТОМАТИЧЕСКОГО ВВОДА РЕЗЕРВА И ВАРИАНТЫ ИХ УСТРАНИЕНИЯ СТАНДАРТНЫМИ МЕТОДАМИ</w:t>
            </w:r>
            <w:r w:rsidR="00426909">
              <w:rPr>
                <w:noProof/>
                <w:webHidden/>
              </w:rPr>
              <w:tab/>
            </w:r>
            <w:r w:rsidR="00426909">
              <w:rPr>
                <w:noProof/>
                <w:webHidden/>
              </w:rPr>
              <w:fldChar w:fldCharType="begin"/>
            </w:r>
            <w:r w:rsidR="00426909">
              <w:rPr>
                <w:noProof/>
                <w:webHidden/>
              </w:rPr>
              <w:instrText xml:space="preserve"> PAGEREF _Toc201697647 \h </w:instrText>
            </w:r>
            <w:r w:rsidR="00426909">
              <w:rPr>
                <w:noProof/>
                <w:webHidden/>
              </w:rPr>
            </w:r>
            <w:r w:rsidR="00426909">
              <w:rPr>
                <w:noProof/>
                <w:webHidden/>
              </w:rPr>
              <w:fldChar w:fldCharType="separate"/>
            </w:r>
            <w:r w:rsidR="00426909">
              <w:rPr>
                <w:noProof/>
                <w:webHidden/>
              </w:rPr>
              <w:t>10</w:t>
            </w:r>
            <w:r w:rsidR="00426909">
              <w:rPr>
                <w:noProof/>
                <w:webHidden/>
              </w:rPr>
              <w:fldChar w:fldCharType="end"/>
            </w:r>
          </w:hyperlink>
        </w:p>
        <w:p w14:paraId="4E7822F9" w14:textId="102969BA"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48" w:history="1">
            <w:r w:rsidR="00426909" w:rsidRPr="00FC5DD1">
              <w:rPr>
                <w:rStyle w:val="a5"/>
                <w:noProof/>
              </w:rPr>
              <w:t>1.1. Введение</w:t>
            </w:r>
            <w:r w:rsidR="00426909">
              <w:rPr>
                <w:noProof/>
                <w:webHidden/>
              </w:rPr>
              <w:tab/>
            </w:r>
            <w:r w:rsidR="00426909">
              <w:rPr>
                <w:noProof/>
                <w:webHidden/>
              </w:rPr>
              <w:fldChar w:fldCharType="begin"/>
            </w:r>
            <w:r w:rsidR="00426909">
              <w:rPr>
                <w:noProof/>
                <w:webHidden/>
              </w:rPr>
              <w:instrText xml:space="preserve"> PAGEREF _Toc201697648 \h </w:instrText>
            </w:r>
            <w:r w:rsidR="00426909">
              <w:rPr>
                <w:noProof/>
                <w:webHidden/>
              </w:rPr>
            </w:r>
            <w:r w:rsidR="00426909">
              <w:rPr>
                <w:noProof/>
                <w:webHidden/>
              </w:rPr>
              <w:fldChar w:fldCharType="separate"/>
            </w:r>
            <w:r w:rsidR="00426909">
              <w:rPr>
                <w:noProof/>
                <w:webHidden/>
              </w:rPr>
              <w:t>10</w:t>
            </w:r>
            <w:r w:rsidR="00426909">
              <w:rPr>
                <w:noProof/>
                <w:webHidden/>
              </w:rPr>
              <w:fldChar w:fldCharType="end"/>
            </w:r>
          </w:hyperlink>
        </w:p>
        <w:p w14:paraId="71E27E00" w14:textId="6A02CEAD"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49" w:history="1">
            <w:r w:rsidR="00426909" w:rsidRPr="00FC5DD1">
              <w:rPr>
                <w:rStyle w:val="a5"/>
                <w:noProof/>
              </w:rPr>
              <w:t>1.2. Статистика функционирования БАВР</w:t>
            </w:r>
            <w:r w:rsidR="00426909">
              <w:rPr>
                <w:noProof/>
                <w:webHidden/>
              </w:rPr>
              <w:tab/>
            </w:r>
            <w:r w:rsidR="00426909">
              <w:rPr>
                <w:noProof/>
                <w:webHidden/>
              </w:rPr>
              <w:fldChar w:fldCharType="begin"/>
            </w:r>
            <w:r w:rsidR="00426909">
              <w:rPr>
                <w:noProof/>
                <w:webHidden/>
              </w:rPr>
              <w:instrText xml:space="preserve"> PAGEREF _Toc201697649 \h </w:instrText>
            </w:r>
            <w:r w:rsidR="00426909">
              <w:rPr>
                <w:noProof/>
                <w:webHidden/>
              </w:rPr>
            </w:r>
            <w:r w:rsidR="00426909">
              <w:rPr>
                <w:noProof/>
                <w:webHidden/>
              </w:rPr>
              <w:fldChar w:fldCharType="separate"/>
            </w:r>
            <w:r w:rsidR="00426909">
              <w:rPr>
                <w:noProof/>
                <w:webHidden/>
              </w:rPr>
              <w:t>13</w:t>
            </w:r>
            <w:r w:rsidR="00426909">
              <w:rPr>
                <w:noProof/>
                <w:webHidden/>
              </w:rPr>
              <w:fldChar w:fldCharType="end"/>
            </w:r>
          </w:hyperlink>
        </w:p>
        <w:p w14:paraId="1908B426" w14:textId="232CF331"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50" w:history="1">
            <w:r w:rsidR="00426909" w:rsidRPr="00FC5DD1">
              <w:rPr>
                <w:rStyle w:val="a5"/>
                <w:noProof/>
              </w:rPr>
              <w:t>1.3. Базовые проблемы функционирования РНМ</w:t>
            </w:r>
            <w:r w:rsidR="00426909">
              <w:rPr>
                <w:noProof/>
                <w:webHidden/>
              </w:rPr>
              <w:tab/>
            </w:r>
            <w:r w:rsidR="00426909">
              <w:rPr>
                <w:noProof/>
                <w:webHidden/>
              </w:rPr>
              <w:fldChar w:fldCharType="begin"/>
            </w:r>
            <w:r w:rsidR="00426909">
              <w:rPr>
                <w:noProof/>
                <w:webHidden/>
              </w:rPr>
              <w:instrText xml:space="preserve"> PAGEREF _Toc201697650 \h </w:instrText>
            </w:r>
            <w:r w:rsidR="00426909">
              <w:rPr>
                <w:noProof/>
                <w:webHidden/>
              </w:rPr>
            </w:r>
            <w:r w:rsidR="00426909">
              <w:rPr>
                <w:noProof/>
                <w:webHidden/>
              </w:rPr>
              <w:fldChar w:fldCharType="separate"/>
            </w:r>
            <w:r w:rsidR="00426909">
              <w:rPr>
                <w:noProof/>
                <w:webHidden/>
              </w:rPr>
              <w:t>14</w:t>
            </w:r>
            <w:r w:rsidR="00426909">
              <w:rPr>
                <w:noProof/>
                <w:webHidden/>
              </w:rPr>
              <w:fldChar w:fldCharType="end"/>
            </w:r>
          </w:hyperlink>
        </w:p>
        <w:p w14:paraId="7DF3C9E0" w14:textId="53AF71C9"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1" w:history="1">
            <w:r w:rsidR="00426909" w:rsidRPr="00FC5DD1">
              <w:rPr>
                <w:rStyle w:val="a5"/>
                <w:noProof/>
              </w:rPr>
              <w:t>1.3.1. Проблемы базовых органов реле направления мощности</w:t>
            </w:r>
            <w:r w:rsidR="00426909">
              <w:rPr>
                <w:noProof/>
                <w:webHidden/>
              </w:rPr>
              <w:tab/>
            </w:r>
            <w:r w:rsidR="00426909">
              <w:rPr>
                <w:noProof/>
                <w:webHidden/>
              </w:rPr>
              <w:fldChar w:fldCharType="begin"/>
            </w:r>
            <w:r w:rsidR="00426909">
              <w:rPr>
                <w:noProof/>
                <w:webHidden/>
              </w:rPr>
              <w:instrText xml:space="preserve"> PAGEREF _Toc201697651 \h </w:instrText>
            </w:r>
            <w:r w:rsidR="00426909">
              <w:rPr>
                <w:noProof/>
                <w:webHidden/>
              </w:rPr>
            </w:r>
            <w:r w:rsidR="00426909">
              <w:rPr>
                <w:noProof/>
                <w:webHidden/>
              </w:rPr>
              <w:fldChar w:fldCharType="separate"/>
            </w:r>
            <w:r w:rsidR="00426909">
              <w:rPr>
                <w:noProof/>
                <w:webHidden/>
              </w:rPr>
              <w:t>14</w:t>
            </w:r>
            <w:r w:rsidR="00426909">
              <w:rPr>
                <w:noProof/>
                <w:webHidden/>
              </w:rPr>
              <w:fldChar w:fldCharType="end"/>
            </w:r>
          </w:hyperlink>
        </w:p>
        <w:p w14:paraId="0C949FCC" w14:textId="343FB0BC"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2" w:history="1">
            <w:r w:rsidR="00426909" w:rsidRPr="00FC5DD1">
              <w:rPr>
                <w:rStyle w:val="a5"/>
                <w:noProof/>
              </w:rPr>
              <w:t>1.3.2. Внедрение адаптивных функций</w:t>
            </w:r>
            <w:r w:rsidR="00426909">
              <w:rPr>
                <w:noProof/>
                <w:webHidden/>
              </w:rPr>
              <w:tab/>
            </w:r>
            <w:r w:rsidR="00426909">
              <w:rPr>
                <w:noProof/>
                <w:webHidden/>
              </w:rPr>
              <w:fldChar w:fldCharType="begin"/>
            </w:r>
            <w:r w:rsidR="00426909">
              <w:rPr>
                <w:noProof/>
                <w:webHidden/>
              </w:rPr>
              <w:instrText xml:space="preserve"> PAGEREF _Toc201697652 \h </w:instrText>
            </w:r>
            <w:r w:rsidR="00426909">
              <w:rPr>
                <w:noProof/>
                <w:webHidden/>
              </w:rPr>
            </w:r>
            <w:r w:rsidR="00426909">
              <w:rPr>
                <w:noProof/>
                <w:webHidden/>
              </w:rPr>
              <w:fldChar w:fldCharType="separate"/>
            </w:r>
            <w:r w:rsidR="00426909">
              <w:rPr>
                <w:noProof/>
                <w:webHidden/>
              </w:rPr>
              <w:t>18</w:t>
            </w:r>
            <w:r w:rsidR="00426909">
              <w:rPr>
                <w:noProof/>
                <w:webHidden/>
              </w:rPr>
              <w:fldChar w:fldCharType="end"/>
            </w:r>
          </w:hyperlink>
        </w:p>
        <w:p w14:paraId="3CC30DAE" w14:textId="5F83DBC9"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53" w:history="1">
            <w:r w:rsidR="00426909" w:rsidRPr="00FC5DD1">
              <w:rPr>
                <w:rStyle w:val="a5"/>
                <w:noProof/>
              </w:rPr>
              <w:t xml:space="preserve">1.4. Анализ органов РНМ других производителей </w:t>
            </w:r>
            <w:r w:rsidR="00426909">
              <w:rPr>
                <w:noProof/>
                <w:webHidden/>
              </w:rPr>
              <w:tab/>
            </w:r>
            <w:r w:rsidR="00426909">
              <w:rPr>
                <w:noProof/>
                <w:webHidden/>
              </w:rPr>
              <w:fldChar w:fldCharType="begin"/>
            </w:r>
            <w:r w:rsidR="00426909">
              <w:rPr>
                <w:noProof/>
                <w:webHidden/>
              </w:rPr>
              <w:instrText xml:space="preserve"> PAGEREF _Toc201697653 \h </w:instrText>
            </w:r>
            <w:r w:rsidR="00426909">
              <w:rPr>
                <w:noProof/>
                <w:webHidden/>
              </w:rPr>
            </w:r>
            <w:r w:rsidR="00426909">
              <w:rPr>
                <w:noProof/>
                <w:webHidden/>
              </w:rPr>
              <w:fldChar w:fldCharType="separate"/>
            </w:r>
            <w:r w:rsidR="00426909">
              <w:rPr>
                <w:noProof/>
                <w:webHidden/>
              </w:rPr>
              <w:t>20</w:t>
            </w:r>
            <w:r w:rsidR="00426909">
              <w:rPr>
                <w:noProof/>
                <w:webHidden/>
              </w:rPr>
              <w:fldChar w:fldCharType="end"/>
            </w:r>
          </w:hyperlink>
        </w:p>
        <w:p w14:paraId="21F0AB5F" w14:textId="61761885"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4" w:history="1">
            <w:r w:rsidR="00426909" w:rsidRPr="00FC5DD1">
              <w:rPr>
                <w:rStyle w:val="a5"/>
                <w:noProof/>
              </w:rPr>
              <w:t>1.4.1. ЭКРА</w:t>
            </w:r>
            <w:r w:rsidR="00426909">
              <w:rPr>
                <w:noProof/>
                <w:webHidden/>
              </w:rPr>
              <w:tab/>
            </w:r>
            <w:r w:rsidR="00426909">
              <w:rPr>
                <w:noProof/>
                <w:webHidden/>
              </w:rPr>
              <w:fldChar w:fldCharType="begin"/>
            </w:r>
            <w:r w:rsidR="00426909">
              <w:rPr>
                <w:noProof/>
                <w:webHidden/>
              </w:rPr>
              <w:instrText xml:space="preserve"> PAGEREF _Toc201697654 \h </w:instrText>
            </w:r>
            <w:r w:rsidR="00426909">
              <w:rPr>
                <w:noProof/>
                <w:webHidden/>
              </w:rPr>
            </w:r>
            <w:r w:rsidR="00426909">
              <w:rPr>
                <w:noProof/>
                <w:webHidden/>
              </w:rPr>
              <w:fldChar w:fldCharType="separate"/>
            </w:r>
            <w:r w:rsidR="00426909">
              <w:rPr>
                <w:noProof/>
                <w:webHidden/>
              </w:rPr>
              <w:t>20</w:t>
            </w:r>
            <w:r w:rsidR="00426909">
              <w:rPr>
                <w:noProof/>
                <w:webHidden/>
              </w:rPr>
              <w:fldChar w:fldCharType="end"/>
            </w:r>
          </w:hyperlink>
        </w:p>
        <w:p w14:paraId="28EB2937" w14:textId="24A8E7B1"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5" w:history="1">
            <w:r w:rsidR="00426909" w:rsidRPr="00FC5DD1">
              <w:rPr>
                <w:rStyle w:val="a5"/>
                <w:noProof/>
              </w:rPr>
              <w:t>1.4.2. Механотроника (БМРЗ)</w:t>
            </w:r>
            <w:r w:rsidR="00426909">
              <w:rPr>
                <w:noProof/>
                <w:webHidden/>
              </w:rPr>
              <w:tab/>
            </w:r>
            <w:r w:rsidR="00426909">
              <w:rPr>
                <w:noProof/>
                <w:webHidden/>
              </w:rPr>
              <w:fldChar w:fldCharType="begin"/>
            </w:r>
            <w:r w:rsidR="00426909">
              <w:rPr>
                <w:noProof/>
                <w:webHidden/>
              </w:rPr>
              <w:instrText xml:space="preserve"> PAGEREF _Toc201697655 \h </w:instrText>
            </w:r>
            <w:r w:rsidR="00426909">
              <w:rPr>
                <w:noProof/>
                <w:webHidden/>
              </w:rPr>
            </w:r>
            <w:r w:rsidR="00426909">
              <w:rPr>
                <w:noProof/>
                <w:webHidden/>
              </w:rPr>
              <w:fldChar w:fldCharType="separate"/>
            </w:r>
            <w:r w:rsidR="00426909">
              <w:rPr>
                <w:noProof/>
                <w:webHidden/>
              </w:rPr>
              <w:t>21</w:t>
            </w:r>
            <w:r w:rsidR="00426909">
              <w:rPr>
                <w:noProof/>
                <w:webHidden/>
              </w:rPr>
              <w:fldChar w:fldCharType="end"/>
            </w:r>
          </w:hyperlink>
        </w:p>
        <w:p w14:paraId="6098E451" w14:textId="73806291"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6" w:history="1">
            <w:r w:rsidR="00426909" w:rsidRPr="00FC5DD1">
              <w:rPr>
                <w:rStyle w:val="a5"/>
                <w:noProof/>
              </w:rPr>
              <w:t>1.4.3. Бреслер</w:t>
            </w:r>
            <w:r w:rsidR="00426909">
              <w:rPr>
                <w:noProof/>
                <w:webHidden/>
              </w:rPr>
              <w:tab/>
            </w:r>
            <w:r w:rsidR="00426909">
              <w:rPr>
                <w:noProof/>
                <w:webHidden/>
              </w:rPr>
              <w:fldChar w:fldCharType="begin"/>
            </w:r>
            <w:r w:rsidR="00426909">
              <w:rPr>
                <w:noProof/>
                <w:webHidden/>
              </w:rPr>
              <w:instrText xml:space="preserve"> PAGEREF _Toc201697656 \h </w:instrText>
            </w:r>
            <w:r w:rsidR="00426909">
              <w:rPr>
                <w:noProof/>
                <w:webHidden/>
              </w:rPr>
            </w:r>
            <w:r w:rsidR="00426909">
              <w:rPr>
                <w:noProof/>
                <w:webHidden/>
              </w:rPr>
              <w:fldChar w:fldCharType="separate"/>
            </w:r>
            <w:r w:rsidR="00426909">
              <w:rPr>
                <w:noProof/>
                <w:webHidden/>
              </w:rPr>
              <w:t>23</w:t>
            </w:r>
            <w:r w:rsidR="00426909">
              <w:rPr>
                <w:noProof/>
                <w:webHidden/>
              </w:rPr>
              <w:fldChar w:fldCharType="end"/>
            </w:r>
          </w:hyperlink>
        </w:p>
        <w:p w14:paraId="647BE040" w14:textId="72B9170B"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7" w:history="1">
            <w:r w:rsidR="00426909" w:rsidRPr="00FC5DD1">
              <w:rPr>
                <w:rStyle w:val="a5"/>
                <w:noProof/>
              </w:rPr>
              <w:t>1.4.4. ЧЭАЗ</w:t>
            </w:r>
            <w:r w:rsidR="00426909">
              <w:rPr>
                <w:noProof/>
                <w:webHidden/>
              </w:rPr>
              <w:tab/>
            </w:r>
            <w:r w:rsidR="00426909">
              <w:rPr>
                <w:noProof/>
                <w:webHidden/>
              </w:rPr>
              <w:fldChar w:fldCharType="begin"/>
            </w:r>
            <w:r w:rsidR="00426909">
              <w:rPr>
                <w:noProof/>
                <w:webHidden/>
              </w:rPr>
              <w:instrText xml:space="preserve"> PAGEREF _Toc201697657 \h </w:instrText>
            </w:r>
            <w:r w:rsidR="00426909">
              <w:rPr>
                <w:noProof/>
                <w:webHidden/>
              </w:rPr>
            </w:r>
            <w:r w:rsidR="00426909">
              <w:rPr>
                <w:noProof/>
                <w:webHidden/>
              </w:rPr>
              <w:fldChar w:fldCharType="separate"/>
            </w:r>
            <w:r w:rsidR="00426909">
              <w:rPr>
                <w:noProof/>
                <w:webHidden/>
              </w:rPr>
              <w:t>24</w:t>
            </w:r>
            <w:r w:rsidR="00426909">
              <w:rPr>
                <w:noProof/>
                <w:webHidden/>
              </w:rPr>
              <w:fldChar w:fldCharType="end"/>
            </w:r>
          </w:hyperlink>
        </w:p>
        <w:p w14:paraId="7F56D582" w14:textId="06267419"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8" w:history="1">
            <w:r w:rsidR="00426909" w:rsidRPr="00FC5DD1">
              <w:rPr>
                <w:rStyle w:val="a5"/>
                <w:noProof/>
              </w:rPr>
              <w:t>1.4.5. Радиус Автоматика (Сириус)</w:t>
            </w:r>
            <w:r w:rsidR="00426909">
              <w:rPr>
                <w:noProof/>
                <w:webHidden/>
              </w:rPr>
              <w:tab/>
            </w:r>
            <w:r w:rsidR="00426909">
              <w:rPr>
                <w:noProof/>
                <w:webHidden/>
              </w:rPr>
              <w:fldChar w:fldCharType="begin"/>
            </w:r>
            <w:r w:rsidR="00426909">
              <w:rPr>
                <w:noProof/>
                <w:webHidden/>
              </w:rPr>
              <w:instrText xml:space="preserve"> PAGEREF _Toc201697658 \h </w:instrText>
            </w:r>
            <w:r w:rsidR="00426909">
              <w:rPr>
                <w:noProof/>
                <w:webHidden/>
              </w:rPr>
            </w:r>
            <w:r w:rsidR="00426909">
              <w:rPr>
                <w:noProof/>
                <w:webHidden/>
              </w:rPr>
              <w:fldChar w:fldCharType="separate"/>
            </w:r>
            <w:r w:rsidR="00426909">
              <w:rPr>
                <w:noProof/>
                <w:webHidden/>
              </w:rPr>
              <w:t>24</w:t>
            </w:r>
            <w:r w:rsidR="00426909">
              <w:rPr>
                <w:noProof/>
                <w:webHidden/>
              </w:rPr>
              <w:fldChar w:fldCharType="end"/>
            </w:r>
          </w:hyperlink>
        </w:p>
        <w:p w14:paraId="4149C966" w14:textId="24E5F808"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59" w:history="1">
            <w:r w:rsidR="00426909" w:rsidRPr="00FC5DD1">
              <w:rPr>
                <w:rStyle w:val="a5"/>
                <w:noProof/>
              </w:rPr>
              <w:t>1.4.6. Релематика (ТОР300)</w:t>
            </w:r>
            <w:r w:rsidR="00426909">
              <w:rPr>
                <w:noProof/>
                <w:webHidden/>
              </w:rPr>
              <w:tab/>
            </w:r>
            <w:r w:rsidR="00426909">
              <w:rPr>
                <w:noProof/>
                <w:webHidden/>
              </w:rPr>
              <w:fldChar w:fldCharType="begin"/>
            </w:r>
            <w:r w:rsidR="00426909">
              <w:rPr>
                <w:noProof/>
                <w:webHidden/>
              </w:rPr>
              <w:instrText xml:space="preserve"> PAGEREF _Toc201697659 \h </w:instrText>
            </w:r>
            <w:r w:rsidR="00426909">
              <w:rPr>
                <w:noProof/>
                <w:webHidden/>
              </w:rPr>
            </w:r>
            <w:r w:rsidR="00426909">
              <w:rPr>
                <w:noProof/>
                <w:webHidden/>
              </w:rPr>
              <w:fldChar w:fldCharType="separate"/>
            </w:r>
            <w:r w:rsidR="00426909">
              <w:rPr>
                <w:noProof/>
                <w:webHidden/>
              </w:rPr>
              <w:t>24</w:t>
            </w:r>
            <w:r w:rsidR="00426909">
              <w:rPr>
                <w:noProof/>
                <w:webHidden/>
              </w:rPr>
              <w:fldChar w:fldCharType="end"/>
            </w:r>
          </w:hyperlink>
        </w:p>
        <w:p w14:paraId="46C01A8E" w14:textId="6A02B4BA"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60" w:history="1">
            <w:r w:rsidR="00426909" w:rsidRPr="00FC5DD1">
              <w:rPr>
                <w:rStyle w:val="a5"/>
                <w:noProof/>
              </w:rPr>
              <w:t>1.4.7.</w:t>
            </w:r>
            <w:r w:rsidR="00426909" w:rsidRPr="00FC5DD1">
              <w:rPr>
                <w:rStyle w:val="a5"/>
                <w:noProof/>
                <w:lang w:val="en-US"/>
              </w:rPr>
              <w:t xml:space="preserve"> ABB</w:t>
            </w:r>
            <w:r w:rsidR="00426909" w:rsidRPr="00FC5DD1">
              <w:rPr>
                <w:rStyle w:val="a5"/>
                <w:noProof/>
              </w:rPr>
              <w:t xml:space="preserve"> (</w:t>
            </w:r>
            <w:r w:rsidR="00426909" w:rsidRPr="00FC5DD1">
              <w:rPr>
                <w:rStyle w:val="a5"/>
                <w:noProof/>
                <w:lang w:val="en-US"/>
              </w:rPr>
              <w:t>SUE 3000</w:t>
            </w:r>
            <w:r w:rsidR="00426909" w:rsidRPr="00FC5DD1">
              <w:rPr>
                <w:rStyle w:val="a5"/>
                <w:noProof/>
              </w:rPr>
              <w:t>)</w:t>
            </w:r>
            <w:r w:rsidR="00426909">
              <w:rPr>
                <w:noProof/>
                <w:webHidden/>
              </w:rPr>
              <w:tab/>
            </w:r>
            <w:r w:rsidR="00426909">
              <w:rPr>
                <w:noProof/>
                <w:webHidden/>
              </w:rPr>
              <w:fldChar w:fldCharType="begin"/>
            </w:r>
            <w:r w:rsidR="00426909">
              <w:rPr>
                <w:noProof/>
                <w:webHidden/>
              </w:rPr>
              <w:instrText xml:space="preserve"> PAGEREF _Toc201697660 \h </w:instrText>
            </w:r>
            <w:r w:rsidR="00426909">
              <w:rPr>
                <w:noProof/>
                <w:webHidden/>
              </w:rPr>
            </w:r>
            <w:r w:rsidR="00426909">
              <w:rPr>
                <w:noProof/>
                <w:webHidden/>
              </w:rPr>
              <w:fldChar w:fldCharType="separate"/>
            </w:r>
            <w:r w:rsidR="00426909">
              <w:rPr>
                <w:noProof/>
                <w:webHidden/>
              </w:rPr>
              <w:t>24</w:t>
            </w:r>
            <w:r w:rsidR="00426909">
              <w:rPr>
                <w:noProof/>
                <w:webHidden/>
              </w:rPr>
              <w:fldChar w:fldCharType="end"/>
            </w:r>
          </w:hyperlink>
        </w:p>
        <w:p w14:paraId="52C7A4E2" w14:textId="5751717E"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61" w:history="1">
            <w:r w:rsidR="00426909" w:rsidRPr="00FC5DD1">
              <w:rPr>
                <w:rStyle w:val="a5"/>
                <w:noProof/>
                <w:lang w:val="en-US"/>
              </w:rPr>
              <w:t xml:space="preserve">1.4.8. Digital Motor Bus Transfer System (М-4172 </w:t>
            </w:r>
            <w:r w:rsidR="00426909" w:rsidRPr="00FC5DD1">
              <w:rPr>
                <w:rStyle w:val="a5"/>
                <w:noProof/>
              </w:rPr>
              <w:t>и</w:t>
            </w:r>
            <w:r w:rsidR="00426909" w:rsidRPr="00FC5DD1">
              <w:rPr>
                <w:rStyle w:val="a5"/>
                <w:noProof/>
                <w:lang w:val="en-US"/>
              </w:rPr>
              <w:t xml:space="preserve"> М-4272)</w:t>
            </w:r>
            <w:r w:rsidR="00426909">
              <w:rPr>
                <w:noProof/>
                <w:webHidden/>
              </w:rPr>
              <w:tab/>
            </w:r>
            <w:r w:rsidR="00426909">
              <w:rPr>
                <w:noProof/>
                <w:webHidden/>
              </w:rPr>
              <w:fldChar w:fldCharType="begin"/>
            </w:r>
            <w:r w:rsidR="00426909">
              <w:rPr>
                <w:noProof/>
                <w:webHidden/>
              </w:rPr>
              <w:instrText xml:space="preserve"> PAGEREF _Toc201697661 \h </w:instrText>
            </w:r>
            <w:r w:rsidR="00426909">
              <w:rPr>
                <w:noProof/>
                <w:webHidden/>
              </w:rPr>
            </w:r>
            <w:r w:rsidR="00426909">
              <w:rPr>
                <w:noProof/>
                <w:webHidden/>
              </w:rPr>
              <w:fldChar w:fldCharType="separate"/>
            </w:r>
            <w:r w:rsidR="00426909">
              <w:rPr>
                <w:noProof/>
                <w:webHidden/>
              </w:rPr>
              <w:t>25</w:t>
            </w:r>
            <w:r w:rsidR="00426909">
              <w:rPr>
                <w:noProof/>
                <w:webHidden/>
              </w:rPr>
              <w:fldChar w:fldCharType="end"/>
            </w:r>
          </w:hyperlink>
        </w:p>
        <w:p w14:paraId="500D5023" w14:textId="0930B904"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62" w:history="1">
            <w:r w:rsidR="00426909" w:rsidRPr="00FC5DD1">
              <w:rPr>
                <w:rStyle w:val="a5"/>
                <w:noProof/>
              </w:rPr>
              <w:t>1.5. Сложные случаи функционирования адаптивного РНМ и направления развития</w:t>
            </w:r>
            <w:r w:rsidR="00426909">
              <w:rPr>
                <w:noProof/>
                <w:webHidden/>
              </w:rPr>
              <w:tab/>
            </w:r>
            <w:r w:rsidR="00426909">
              <w:rPr>
                <w:noProof/>
                <w:webHidden/>
              </w:rPr>
              <w:fldChar w:fldCharType="begin"/>
            </w:r>
            <w:r w:rsidR="00426909">
              <w:rPr>
                <w:noProof/>
                <w:webHidden/>
              </w:rPr>
              <w:instrText xml:space="preserve"> PAGEREF _Toc201697662 \h </w:instrText>
            </w:r>
            <w:r w:rsidR="00426909">
              <w:rPr>
                <w:noProof/>
                <w:webHidden/>
              </w:rPr>
            </w:r>
            <w:r w:rsidR="00426909">
              <w:rPr>
                <w:noProof/>
                <w:webHidden/>
              </w:rPr>
              <w:fldChar w:fldCharType="separate"/>
            </w:r>
            <w:r w:rsidR="00426909">
              <w:rPr>
                <w:noProof/>
                <w:webHidden/>
              </w:rPr>
              <w:t>26</w:t>
            </w:r>
            <w:r w:rsidR="00426909">
              <w:rPr>
                <w:noProof/>
                <w:webHidden/>
              </w:rPr>
              <w:fldChar w:fldCharType="end"/>
            </w:r>
          </w:hyperlink>
        </w:p>
        <w:p w14:paraId="29C826FB" w14:textId="125CE2B3"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63" w:history="1">
            <w:r w:rsidR="00426909" w:rsidRPr="00FC5DD1">
              <w:rPr>
                <w:rStyle w:val="a5"/>
                <w:noProof/>
              </w:rPr>
              <w:t>1.5.1. Адаптивность по времени РНМ (колебание)</w:t>
            </w:r>
            <w:r w:rsidR="00426909">
              <w:rPr>
                <w:noProof/>
                <w:webHidden/>
              </w:rPr>
              <w:tab/>
            </w:r>
            <w:r w:rsidR="00426909">
              <w:rPr>
                <w:noProof/>
                <w:webHidden/>
              </w:rPr>
              <w:fldChar w:fldCharType="begin"/>
            </w:r>
            <w:r w:rsidR="00426909">
              <w:rPr>
                <w:noProof/>
                <w:webHidden/>
              </w:rPr>
              <w:instrText xml:space="preserve"> PAGEREF _Toc201697663 \h </w:instrText>
            </w:r>
            <w:r w:rsidR="00426909">
              <w:rPr>
                <w:noProof/>
                <w:webHidden/>
              </w:rPr>
            </w:r>
            <w:r w:rsidR="00426909">
              <w:rPr>
                <w:noProof/>
                <w:webHidden/>
              </w:rPr>
              <w:fldChar w:fldCharType="separate"/>
            </w:r>
            <w:r w:rsidR="00426909">
              <w:rPr>
                <w:noProof/>
                <w:webHidden/>
              </w:rPr>
              <w:t>26</w:t>
            </w:r>
            <w:r w:rsidR="00426909">
              <w:rPr>
                <w:noProof/>
                <w:webHidden/>
              </w:rPr>
              <w:fldChar w:fldCharType="end"/>
            </w:r>
          </w:hyperlink>
        </w:p>
        <w:p w14:paraId="7E8C43F8" w14:textId="4717BA73"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64" w:history="1">
            <w:r w:rsidR="00426909" w:rsidRPr="00FC5DD1">
              <w:rPr>
                <w:rStyle w:val="a5"/>
                <w:noProof/>
              </w:rPr>
              <w:t>1.5.2. Отпадание адаптивного РНМ (</w:t>
            </w:r>
            <w:r w:rsidR="00426909" w:rsidRPr="00FC5DD1">
              <w:rPr>
                <w:rStyle w:val="a5"/>
                <w:noProof/>
                <w:highlight w:val="yellow"/>
              </w:rPr>
              <w:t>вопрос подбора К отс</w:t>
            </w:r>
            <w:r w:rsidR="00426909" w:rsidRPr="00FC5DD1">
              <w:rPr>
                <w:rStyle w:val="a5"/>
                <w:noProof/>
              </w:rPr>
              <w:t>)</w:t>
            </w:r>
            <w:r w:rsidR="00426909">
              <w:rPr>
                <w:noProof/>
                <w:webHidden/>
              </w:rPr>
              <w:tab/>
            </w:r>
            <w:r w:rsidR="00426909">
              <w:rPr>
                <w:noProof/>
                <w:webHidden/>
              </w:rPr>
              <w:fldChar w:fldCharType="begin"/>
            </w:r>
            <w:r w:rsidR="00426909">
              <w:rPr>
                <w:noProof/>
                <w:webHidden/>
              </w:rPr>
              <w:instrText xml:space="preserve"> PAGEREF _Toc201697664 \h </w:instrText>
            </w:r>
            <w:r w:rsidR="00426909">
              <w:rPr>
                <w:noProof/>
                <w:webHidden/>
              </w:rPr>
            </w:r>
            <w:r w:rsidR="00426909">
              <w:rPr>
                <w:noProof/>
                <w:webHidden/>
              </w:rPr>
              <w:fldChar w:fldCharType="separate"/>
            </w:r>
            <w:r w:rsidR="00426909">
              <w:rPr>
                <w:noProof/>
                <w:webHidden/>
              </w:rPr>
              <w:t>28</w:t>
            </w:r>
            <w:r w:rsidR="00426909">
              <w:rPr>
                <w:noProof/>
                <w:webHidden/>
              </w:rPr>
              <w:fldChar w:fldCharType="end"/>
            </w:r>
          </w:hyperlink>
        </w:p>
        <w:p w14:paraId="66188AA9" w14:textId="3A7F25C8"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65" w:history="1">
            <w:r w:rsidR="00426909" w:rsidRPr="00FC5DD1">
              <w:rPr>
                <w:rStyle w:val="a5"/>
                <w:noProof/>
              </w:rPr>
              <w:t>1.5.3. Блокировка работы БАВР по РНМ при внешних двухфазных замыканиях</w:t>
            </w:r>
            <w:r w:rsidR="00426909">
              <w:rPr>
                <w:noProof/>
                <w:webHidden/>
              </w:rPr>
              <w:tab/>
            </w:r>
            <w:r w:rsidR="00426909">
              <w:rPr>
                <w:noProof/>
                <w:webHidden/>
              </w:rPr>
              <w:fldChar w:fldCharType="begin"/>
            </w:r>
            <w:r w:rsidR="00426909">
              <w:rPr>
                <w:noProof/>
                <w:webHidden/>
              </w:rPr>
              <w:instrText xml:space="preserve"> PAGEREF _Toc201697665 \h </w:instrText>
            </w:r>
            <w:r w:rsidR="00426909">
              <w:rPr>
                <w:noProof/>
                <w:webHidden/>
              </w:rPr>
            </w:r>
            <w:r w:rsidR="00426909">
              <w:rPr>
                <w:noProof/>
                <w:webHidden/>
              </w:rPr>
              <w:fldChar w:fldCharType="separate"/>
            </w:r>
            <w:r w:rsidR="00426909">
              <w:rPr>
                <w:noProof/>
                <w:webHidden/>
              </w:rPr>
              <w:t>31</w:t>
            </w:r>
            <w:r w:rsidR="00426909">
              <w:rPr>
                <w:noProof/>
                <w:webHidden/>
              </w:rPr>
              <w:fldChar w:fldCharType="end"/>
            </w:r>
          </w:hyperlink>
        </w:p>
        <w:p w14:paraId="568C621D" w14:textId="0E045C82"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66" w:history="1">
            <w:r w:rsidR="00426909" w:rsidRPr="00FC5DD1">
              <w:rPr>
                <w:rStyle w:val="a5"/>
                <w:noProof/>
              </w:rPr>
              <w:t>1.5.4. Измерение тока с применением катушек Роговского и ёмкостных делителей</w:t>
            </w:r>
            <w:r w:rsidR="00426909">
              <w:rPr>
                <w:noProof/>
                <w:webHidden/>
              </w:rPr>
              <w:tab/>
            </w:r>
            <w:r w:rsidR="00426909">
              <w:rPr>
                <w:noProof/>
                <w:webHidden/>
              </w:rPr>
              <w:fldChar w:fldCharType="begin"/>
            </w:r>
            <w:r w:rsidR="00426909">
              <w:rPr>
                <w:noProof/>
                <w:webHidden/>
              </w:rPr>
              <w:instrText xml:space="preserve"> PAGEREF _Toc201697666 \h </w:instrText>
            </w:r>
            <w:r w:rsidR="00426909">
              <w:rPr>
                <w:noProof/>
                <w:webHidden/>
              </w:rPr>
            </w:r>
            <w:r w:rsidR="00426909">
              <w:rPr>
                <w:noProof/>
                <w:webHidden/>
              </w:rPr>
              <w:fldChar w:fldCharType="separate"/>
            </w:r>
            <w:r w:rsidR="00426909">
              <w:rPr>
                <w:noProof/>
                <w:webHidden/>
              </w:rPr>
              <w:t>39</w:t>
            </w:r>
            <w:r w:rsidR="00426909">
              <w:rPr>
                <w:noProof/>
                <w:webHidden/>
              </w:rPr>
              <w:fldChar w:fldCharType="end"/>
            </w:r>
          </w:hyperlink>
        </w:p>
        <w:p w14:paraId="629CE1E0" w14:textId="1213B761"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67" w:history="1">
            <w:r w:rsidR="00426909" w:rsidRPr="00FC5DD1">
              <w:rPr>
                <w:rStyle w:val="a5"/>
                <w:noProof/>
              </w:rPr>
              <w:t>1.5.5. Необходимость проработки РНМ по 0-ой последовательности для БАВР</w:t>
            </w:r>
            <w:r w:rsidR="00426909">
              <w:rPr>
                <w:noProof/>
                <w:webHidden/>
              </w:rPr>
              <w:tab/>
            </w:r>
            <w:r w:rsidR="00426909">
              <w:rPr>
                <w:noProof/>
                <w:webHidden/>
              </w:rPr>
              <w:fldChar w:fldCharType="begin"/>
            </w:r>
            <w:r w:rsidR="00426909">
              <w:rPr>
                <w:noProof/>
                <w:webHidden/>
              </w:rPr>
              <w:instrText xml:space="preserve"> PAGEREF _Toc201697667 \h </w:instrText>
            </w:r>
            <w:r w:rsidR="00426909">
              <w:rPr>
                <w:noProof/>
                <w:webHidden/>
              </w:rPr>
            </w:r>
            <w:r w:rsidR="00426909">
              <w:rPr>
                <w:noProof/>
                <w:webHidden/>
              </w:rPr>
              <w:fldChar w:fldCharType="separate"/>
            </w:r>
            <w:r w:rsidR="00426909">
              <w:rPr>
                <w:noProof/>
                <w:webHidden/>
              </w:rPr>
              <w:t>43</w:t>
            </w:r>
            <w:r w:rsidR="00426909">
              <w:rPr>
                <w:noProof/>
                <w:webHidden/>
              </w:rPr>
              <w:fldChar w:fldCharType="end"/>
            </w:r>
          </w:hyperlink>
        </w:p>
        <w:p w14:paraId="37924B6E" w14:textId="3C7E9F52"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68" w:history="1">
            <w:r w:rsidR="00426909" w:rsidRPr="00FC5DD1">
              <w:rPr>
                <w:rStyle w:val="a5"/>
                <w:noProof/>
              </w:rPr>
              <w:t>1.6. Выводы</w:t>
            </w:r>
            <w:r w:rsidR="00426909">
              <w:rPr>
                <w:noProof/>
                <w:webHidden/>
              </w:rPr>
              <w:tab/>
            </w:r>
            <w:r w:rsidR="00426909">
              <w:rPr>
                <w:noProof/>
                <w:webHidden/>
              </w:rPr>
              <w:fldChar w:fldCharType="begin"/>
            </w:r>
            <w:r w:rsidR="00426909">
              <w:rPr>
                <w:noProof/>
                <w:webHidden/>
              </w:rPr>
              <w:instrText xml:space="preserve"> PAGEREF _Toc201697668 \h </w:instrText>
            </w:r>
            <w:r w:rsidR="00426909">
              <w:rPr>
                <w:noProof/>
                <w:webHidden/>
              </w:rPr>
            </w:r>
            <w:r w:rsidR="00426909">
              <w:rPr>
                <w:noProof/>
                <w:webHidden/>
              </w:rPr>
              <w:fldChar w:fldCharType="separate"/>
            </w:r>
            <w:r w:rsidR="00426909">
              <w:rPr>
                <w:noProof/>
                <w:webHidden/>
              </w:rPr>
              <w:t>44</w:t>
            </w:r>
            <w:r w:rsidR="00426909">
              <w:rPr>
                <w:noProof/>
                <w:webHidden/>
              </w:rPr>
              <w:fldChar w:fldCharType="end"/>
            </w:r>
          </w:hyperlink>
        </w:p>
        <w:p w14:paraId="02649AE0" w14:textId="07F5C0DB"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669" w:history="1">
            <w:r w:rsidR="00426909" w:rsidRPr="00FC5DD1">
              <w:rPr>
                <w:rStyle w:val="a5"/>
                <w:i/>
                <w:noProof/>
              </w:rPr>
              <w:t>Глава 2</w:t>
            </w:r>
            <w:r w:rsidR="00426909" w:rsidRPr="00FC5DD1">
              <w:rPr>
                <w:rStyle w:val="a5"/>
                <w:noProof/>
              </w:rPr>
              <w:t xml:space="preserve"> СОВРЕМЕННЫЕ МОДЕРНИЗАЦИИ БЫСТРОДЕЙСТВУЮЩЕГО АВТОМАТИЧЕСКОГО ВВОДА РЕЗЕРВА СТАНДАРТНЫМИ МЕТОДАМИ</w:t>
            </w:r>
            <w:r w:rsidR="00426909">
              <w:rPr>
                <w:noProof/>
                <w:webHidden/>
              </w:rPr>
              <w:tab/>
            </w:r>
            <w:r w:rsidR="00426909">
              <w:rPr>
                <w:noProof/>
                <w:webHidden/>
              </w:rPr>
              <w:fldChar w:fldCharType="begin"/>
            </w:r>
            <w:r w:rsidR="00426909">
              <w:rPr>
                <w:noProof/>
                <w:webHidden/>
              </w:rPr>
              <w:instrText xml:space="preserve"> PAGEREF _Toc201697669 \h </w:instrText>
            </w:r>
            <w:r w:rsidR="00426909">
              <w:rPr>
                <w:noProof/>
                <w:webHidden/>
              </w:rPr>
            </w:r>
            <w:r w:rsidR="00426909">
              <w:rPr>
                <w:noProof/>
                <w:webHidden/>
              </w:rPr>
              <w:fldChar w:fldCharType="separate"/>
            </w:r>
            <w:r w:rsidR="00426909">
              <w:rPr>
                <w:noProof/>
                <w:webHidden/>
              </w:rPr>
              <w:t>46</w:t>
            </w:r>
            <w:r w:rsidR="00426909">
              <w:rPr>
                <w:noProof/>
                <w:webHidden/>
              </w:rPr>
              <w:fldChar w:fldCharType="end"/>
            </w:r>
          </w:hyperlink>
        </w:p>
        <w:p w14:paraId="689623AB" w14:textId="00904A01"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70" w:history="1">
            <w:r w:rsidR="00426909" w:rsidRPr="00FC5DD1">
              <w:rPr>
                <w:rStyle w:val="a5"/>
                <w:noProof/>
              </w:rPr>
              <w:t>2.1. Введение</w:t>
            </w:r>
            <w:r w:rsidR="00426909">
              <w:rPr>
                <w:noProof/>
                <w:webHidden/>
              </w:rPr>
              <w:tab/>
            </w:r>
            <w:r w:rsidR="00426909">
              <w:rPr>
                <w:noProof/>
                <w:webHidden/>
              </w:rPr>
              <w:fldChar w:fldCharType="begin"/>
            </w:r>
            <w:r w:rsidR="00426909">
              <w:rPr>
                <w:noProof/>
                <w:webHidden/>
              </w:rPr>
              <w:instrText xml:space="preserve"> PAGEREF _Toc201697670 \h </w:instrText>
            </w:r>
            <w:r w:rsidR="00426909">
              <w:rPr>
                <w:noProof/>
                <w:webHidden/>
              </w:rPr>
            </w:r>
            <w:r w:rsidR="00426909">
              <w:rPr>
                <w:noProof/>
                <w:webHidden/>
              </w:rPr>
              <w:fldChar w:fldCharType="separate"/>
            </w:r>
            <w:r w:rsidR="00426909">
              <w:rPr>
                <w:noProof/>
                <w:webHidden/>
              </w:rPr>
              <w:t>46</w:t>
            </w:r>
            <w:r w:rsidR="00426909">
              <w:rPr>
                <w:noProof/>
                <w:webHidden/>
              </w:rPr>
              <w:fldChar w:fldCharType="end"/>
            </w:r>
          </w:hyperlink>
        </w:p>
        <w:p w14:paraId="62E33BFA" w14:textId="029CE0EF"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71" w:history="1">
            <w:r w:rsidR="00426909" w:rsidRPr="00FC5DD1">
              <w:rPr>
                <w:rStyle w:val="a5"/>
                <w:noProof/>
              </w:rPr>
              <w:t xml:space="preserve">2.2. Функционирования РНМ с катушками Роговского </w:t>
            </w:r>
            <w:r w:rsidR="00426909">
              <w:rPr>
                <w:noProof/>
                <w:webHidden/>
              </w:rPr>
              <w:tab/>
            </w:r>
            <w:r w:rsidR="00426909">
              <w:rPr>
                <w:noProof/>
                <w:webHidden/>
              </w:rPr>
              <w:fldChar w:fldCharType="begin"/>
            </w:r>
            <w:r w:rsidR="00426909">
              <w:rPr>
                <w:noProof/>
                <w:webHidden/>
              </w:rPr>
              <w:instrText xml:space="preserve"> PAGEREF _Toc201697671 \h </w:instrText>
            </w:r>
            <w:r w:rsidR="00426909">
              <w:rPr>
                <w:noProof/>
                <w:webHidden/>
              </w:rPr>
            </w:r>
            <w:r w:rsidR="00426909">
              <w:rPr>
                <w:noProof/>
                <w:webHidden/>
              </w:rPr>
              <w:fldChar w:fldCharType="separate"/>
            </w:r>
            <w:r w:rsidR="00426909">
              <w:rPr>
                <w:noProof/>
                <w:webHidden/>
              </w:rPr>
              <w:t>47</w:t>
            </w:r>
            <w:r w:rsidR="00426909">
              <w:rPr>
                <w:noProof/>
                <w:webHidden/>
              </w:rPr>
              <w:fldChar w:fldCharType="end"/>
            </w:r>
          </w:hyperlink>
        </w:p>
        <w:p w14:paraId="4280C308" w14:textId="3DC43F8D"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72" w:history="1">
            <w:r w:rsidR="00426909" w:rsidRPr="00FC5DD1">
              <w:rPr>
                <w:rStyle w:val="a5"/>
                <w:noProof/>
              </w:rPr>
              <w:t>2.2.1. Теоретическое исследование и сравнение КР и ТТ</w:t>
            </w:r>
            <w:r w:rsidR="00426909">
              <w:rPr>
                <w:noProof/>
                <w:webHidden/>
              </w:rPr>
              <w:tab/>
            </w:r>
            <w:r w:rsidR="00426909">
              <w:rPr>
                <w:noProof/>
                <w:webHidden/>
              </w:rPr>
              <w:fldChar w:fldCharType="begin"/>
            </w:r>
            <w:r w:rsidR="00426909">
              <w:rPr>
                <w:noProof/>
                <w:webHidden/>
              </w:rPr>
              <w:instrText xml:space="preserve"> PAGEREF _Toc201697672 \h </w:instrText>
            </w:r>
            <w:r w:rsidR="00426909">
              <w:rPr>
                <w:noProof/>
                <w:webHidden/>
              </w:rPr>
            </w:r>
            <w:r w:rsidR="00426909">
              <w:rPr>
                <w:noProof/>
                <w:webHidden/>
              </w:rPr>
              <w:fldChar w:fldCharType="separate"/>
            </w:r>
            <w:r w:rsidR="00426909">
              <w:rPr>
                <w:noProof/>
                <w:webHidden/>
              </w:rPr>
              <w:t>47</w:t>
            </w:r>
            <w:r w:rsidR="00426909">
              <w:rPr>
                <w:noProof/>
                <w:webHidden/>
              </w:rPr>
              <w:fldChar w:fldCharType="end"/>
            </w:r>
          </w:hyperlink>
        </w:p>
        <w:p w14:paraId="60C6E23F" w14:textId="3CB13ADD"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73" w:history="1">
            <w:r w:rsidR="00426909" w:rsidRPr="00FC5DD1">
              <w:rPr>
                <w:rStyle w:val="a5"/>
                <w:noProof/>
              </w:rPr>
              <w:t>2.2.2. Оценка переходного процесса и влияния различных факторов</w:t>
            </w:r>
            <w:r w:rsidR="00426909">
              <w:rPr>
                <w:noProof/>
                <w:webHidden/>
              </w:rPr>
              <w:tab/>
            </w:r>
            <w:r w:rsidR="00426909">
              <w:rPr>
                <w:noProof/>
                <w:webHidden/>
              </w:rPr>
              <w:fldChar w:fldCharType="begin"/>
            </w:r>
            <w:r w:rsidR="00426909">
              <w:rPr>
                <w:noProof/>
                <w:webHidden/>
              </w:rPr>
              <w:instrText xml:space="preserve"> PAGEREF _Toc201697673 \h </w:instrText>
            </w:r>
            <w:r w:rsidR="00426909">
              <w:rPr>
                <w:noProof/>
                <w:webHidden/>
              </w:rPr>
            </w:r>
            <w:r w:rsidR="00426909">
              <w:rPr>
                <w:noProof/>
                <w:webHidden/>
              </w:rPr>
              <w:fldChar w:fldCharType="separate"/>
            </w:r>
            <w:r w:rsidR="00426909">
              <w:rPr>
                <w:noProof/>
                <w:webHidden/>
              </w:rPr>
              <w:t>51</w:t>
            </w:r>
            <w:r w:rsidR="00426909">
              <w:rPr>
                <w:noProof/>
                <w:webHidden/>
              </w:rPr>
              <w:fldChar w:fldCharType="end"/>
            </w:r>
          </w:hyperlink>
        </w:p>
        <w:p w14:paraId="48E26AA5" w14:textId="5F43425E"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74" w:history="1">
            <w:r w:rsidR="00426909" w:rsidRPr="00FC5DD1">
              <w:rPr>
                <w:rStyle w:val="a5"/>
                <w:noProof/>
              </w:rPr>
              <w:t>2.2.3. Анализ применения преобразования Фурье</w:t>
            </w:r>
            <w:r w:rsidR="00426909">
              <w:rPr>
                <w:noProof/>
                <w:webHidden/>
              </w:rPr>
              <w:tab/>
            </w:r>
            <w:r w:rsidR="00426909">
              <w:rPr>
                <w:noProof/>
                <w:webHidden/>
              </w:rPr>
              <w:fldChar w:fldCharType="begin"/>
            </w:r>
            <w:r w:rsidR="00426909">
              <w:rPr>
                <w:noProof/>
                <w:webHidden/>
              </w:rPr>
              <w:instrText xml:space="preserve"> PAGEREF _Toc201697674 \h </w:instrText>
            </w:r>
            <w:r w:rsidR="00426909">
              <w:rPr>
                <w:noProof/>
                <w:webHidden/>
              </w:rPr>
            </w:r>
            <w:r w:rsidR="00426909">
              <w:rPr>
                <w:noProof/>
                <w:webHidden/>
              </w:rPr>
              <w:fldChar w:fldCharType="separate"/>
            </w:r>
            <w:r w:rsidR="00426909">
              <w:rPr>
                <w:noProof/>
                <w:webHidden/>
              </w:rPr>
              <w:t>55</w:t>
            </w:r>
            <w:r w:rsidR="00426909">
              <w:rPr>
                <w:noProof/>
                <w:webHidden/>
              </w:rPr>
              <w:fldChar w:fldCharType="end"/>
            </w:r>
          </w:hyperlink>
        </w:p>
        <w:p w14:paraId="31221B07" w14:textId="1B5A7B4E"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75" w:history="1">
            <w:r w:rsidR="00426909" w:rsidRPr="00FC5DD1">
              <w:rPr>
                <w:rStyle w:val="a5"/>
                <w:noProof/>
              </w:rPr>
              <w:t>2.2.4. Анализ работы реле направления мощности с применением ТТ и КР</w:t>
            </w:r>
            <w:r w:rsidR="00426909">
              <w:rPr>
                <w:noProof/>
                <w:webHidden/>
              </w:rPr>
              <w:tab/>
            </w:r>
            <w:r w:rsidR="00426909">
              <w:rPr>
                <w:noProof/>
                <w:webHidden/>
              </w:rPr>
              <w:fldChar w:fldCharType="begin"/>
            </w:r>
            <w:r w:rsidR="00426909">
              <w:rPr>
                <w:noProof/>
                <w:webHidden/>
              </w:rPr>
              <w:instrText xml:space="preserve"> PAGEREF _Toc201697675 \h </w:instrText>
            </w:r>
            <w:r w:rsidR="00426909">
              <w:rPr>
                <w:noProof/>
                <w:webHidden/>
              </w:rPr>
            </w:r>
            <w:r w:rsidR="00426909">
              <w:rPr>
                <w:noProof/>
                <w:webHidden/>
              </w:rPr>
              <w:fldChar w:fldCharType="separate"/>
            </w:r>
            <w:r w:rsidR="00426909">
              <w:rPr>
                <w:noProof/>
                <w:webHidden/>
              </w:rPr>
              <w:t>57</w:t>
            </w:r>
            <w:r w:rsidR="00426909">
              <w:rPr>
                <w:noProof/>
                <w:webHidden/>
              </w:rPr>
              <w:fldChar w:fldCharType="end"/>
            </w:r>
          </w:hyperlink>
        </w:p>
        <w:p w14:paraId="0473A247" w14:textId="3B397CD8"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76" w:history="1">
            <w:r w:rsidR="00426909" w:rsidRPr="00FC5DD1">
              <w:rPr>
                <w:rStyle w:val="a5"/>
                <w:noProof/>
              </w:rPr>
              <w:t>2.2.5. Практическое применение в промышленности</w:t>
            </w:r>
            <w:r w:rsidR="00426909">
              <w:rPr>
                <w:noProof/>
                <w:webHidden/>
              </w:rPr>
              <w:tab/>
            </w:r>
            <w:r w:rsidR="00426909">
              <w:rPr>
                <w:noProof/>
                <w:webHidden/>
              </w:rPr>
              <w:fldChar w:fldCharType="begin"/>
            </w:r>
            <w:r w:rsidR="00426909">
              <w:rPr>
                <w:noProof/>
                <w:webHidden/>
              </w:rPr>
              <w:instrText xml:space="preserve"> PAGEREF _Toc201697676 \h </w:instrText>
            </w:r>
            <w:r w:rsidR="00426909">
              <w:rPr>
                <w:noProof/>
                <w:webHidden/>
              </w:rPr>
            </w:r>
            <w:r w:rsidR="00426909">
              <w:rPr>
                <w:noProof/>
                <w:webHidden/>
              </w:rPr>
              <w:fldChar w:fldCharType="separate"/>
            </w:r>
            <w:r w:rsidR="00426909">
              <w:rPr>
                <w:noProof/>
                <w:webHidden/>
              </w:rPr>
              <w:t>62</w:t>
            </w:r>
            <w:r w:rsidR="00426909">
              <w:rPr>
                <w:noProof/>
                <w:webHidden/>
              </w:rPr>
              <w:fldChar w:fldCharType="end"/>
            </w:r>
          </w:hyperlink>
        </w:p>
        <w:p w14:paraId="63254340" w14:textId="02E22DB5"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77" w:history="1">
            <w:r w:rsidR="00426909" w:rsidRPr="00FC5DD1">
              <w:rPr>
                <w:rStyle w:val="a5"/>
                <w:rFonts w:cs="Arial"/>
                <w:noProof/>
              </w:rPr>
              <w:t>2.2.6.</w:t>
            </w:r>
            <w:r w:rsidR="00426909" w:rsidRPr="00FC5DD1">
              <w:rPr>
                <w:rStyle w:val="a5"/>
                <w:noProof/>
              </w:rPr>
              <w:t xml:space="preserve"> Выводы о применении катушек Роговского для БАВР</w:t>
            </w:r>
            <w:r w:rsidR="00426909">
              <w:rPr>
                <w:noProof/>
                <w:webHidden/>
              </w:rPr>
              <w:tab/>
            </w:r>
            <w:r w:rsidR="00426909">
              <w:rPr>
                <w:noProof/>
                <w:webHidden/>
              </w:rPr>
              <w:fldChar w:fldCharType="begin"/>
            </w:r>
            <w:r w:rsidR="00426909">
              <w:rPr>
                <w:noProof/>
                <w:webHidden/>
              </w:rPr>
              <w:instrText xml:space="preserve"> PAGEREF _Toc201697677 \h </w:instrText>
            </w:r>
            <w:r w:rsidR="00426909">
              <w:rPr>
                <w:noProof/>
                <w:webHidden/>
              </w:rPr>
            </w:r>
            <w:r w:rsidR="00426909">
              <w:rPr>
                <w:noProof/>
                <w:webHidden/>
              </w:rPr>
              <w:fldChar w:fldCharType="separate"/>
            </w:r>
            <w:r w:rsidR="00426909">
              <w:rPr>
                <w:noProof/>
                <w:webHidden/>
              </w:rPr>
              <w:t>64</w:t>
            </w:r>
            <w:r w:rsidR="00426909">
              <w:rPr>
                <w:noProof/>
                <w:webHidden/>
              </w:rPr>
              <w:fldChar w:fldCharType="end"/>
            </w:r>
          </w:hyperlink>
        </w:p>
        <w:p w14:paraId="2791D6B4" w14:textId="4F5F4CAF"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78" w:history="1">
            <w:r w:rsidR="00426909" w:rsidRPr="00FC5DD1">
              <w:rPr>
                <w:rStyle w:val="a5"/>
                <w:noProof/>
              </w:rPr>
              <w:t xml:space="preserve">2.3. Совершенствование алгоритмов функционирования восстановления нормального режима </w:t>
            </w:r>
            <w:r w:rsidR="00426909">
              <w:rPr>
                <w:noProof/>
                <w:webHidden/>
              </w:rPr>
              <w:tab/>
            </w:r>
            <w:r w:rsidR="00426909">
              <w:rPr>
                <w:noProof/>
                <w:webHidden/>
              </w:rPr>
              <w:fldChar w:fldCharType="begin"/>
            </w:r>
            <w:r w:rsidR="00426909">
              <w:rPr>
                <w:noProof/>
                <w:webHidden/>
              </w:rPr>
              <w:instrText xml:space="preserve"> PAGEREF _Toc201697678 \h </w:instrText>
            </w:r>
            <w:r w:rsidR="00426909">
              <w:rPr>
                <w:noProof/>
                <w:webHidden/>
              </w:rPr>
            </w:r>
            <w:r w:rsidR="00426909">
              <w:rPr>
                <w:noProof/>
                <w:webHidden/>
              </w:rPr>
              <w:fldChar w:fldCharType="separate"/>
            </w:r>
            <w:r w:rsidR="00426909">
              <w:rPr>
                <w:noProof/>
                <w:webHidden/>
              </w:rPr>
              <w:t>66</w:t>
            </w:r>
            <w:r w:rsidR="00426909">
              <w:rPr>
                <w:noProof/>
                <w:webHidden/>
              </w:rPr>
              <w:fldChar w:fldCharType="end"/>
            </w:r>
          </w:hyperlink>
        </w:p>
        <w:p w14:paraId="20E672D0" w14:textId="5D193673"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79" w:history="1">
            <w:r w:rsidR="00426909" w:rsidRPr="00FC5DD1">
              <w:rPr>
                <w:rStyle w:val="a5"/>
                <w:rFonts w:cs="Arial"/>
                <w:noProof/>
              </w:rPr>
              <w:t>2.3.1.</w:t>
            </w:r>
            <w:r w:rsidR="00426909" w:rsidRPr="00FC5DD1">
              <w:rPr>
                <w:rStyle w:val="a5"/>
                <w:noProof/>
              </w:rPr>
              <w:t xml:space="preserve"> Существующие требования к ВНР</w:t>
            </w:r>
            <w:r w:rsidR="00426909">
              <w:rPr>
                <w:noProof/>
                <w:webHidden/>
              </w:rPr>
              <w:tab/>
            </w:r>
            <w:r w:rsidR="00426909">
              <w:rPr>
                <w:noProof/>
                <w:webHidden/>
              </w:rPr>
              <w:fldChar w:fldCharType="begin"/>
            </w:r>
            <w:r w:rsidR="00426909">
              <w:rPr>
                <w:noProof/>
                <w:webHidden/>
              </w:rPr>
              <w:instrText xml:space="preserve"> PAGEREF _Toc201697679 \h </w:instrText>
            </w:r>
            <w:r w:rsidR="00426909">
              <w:rPr>
                <w:noProof/>
                <w:webHidden/>
              </w:rPr>
            </w:r>
            <w:r w:rsidR="00426909">
              <w:rPr>
                <w:noProof/>
                <w:webHidden/>
              </w:rPr>
              <w:fldChar w:fldCharType="separate"/>
            </w:r>
            <w:r w:rsidR="00426909">
              <w:rPr>
                <w:noProof/>
                <w:webHidden/>
              </w:rPr>
              <w:t>67</w:t>
            </w:r>
            <w:r w:rsidR="00426909">
              <w:rPr>
                <w:noProof/>
                <w:webHidden/>
              </w:rPr>
              <w:fldChar w:fldCharType="end"/>
            </w:r>
          </w:hyperlink>
        </w:p>
        <w:p w14:paraId="43CF4A9D" w14:textId="1D2E7608"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80" w:history="1">
            <w:r w:rsidR="00426909" w:rsidRPr="00FC5DD1">
              <w:rPr>
                <w:rStyle w:val="a5"/>
                <w:rFonts w:cs="Arial"/>
                <w:noProof/>
              </w:rPr>
              <w:t>2.3.2.</w:t>
            </w:r>
            <w:r w:rsidR="00426909" w:rsidRPr="00FC5DD1">
              <w:rPr>
                <w:rStyle w:val="a5"/>
                <w:noProof/>
              </w:rPr>
              <w:t xml:space="preserve"> Последовательный и параллельный ВНР</w:t>
            </w:r>
            <w:r w:rsidR="00426909">
              <w:rPr>
                <w:noProof/>
                <w:webHidden/>
              </w:rPr>
              <w:tab/>
            </w:r>
            <w:r w:rsidR="00426909">
              <w:rPr>
                <w:noProof/>
                <w:webHidden/>
              </w:rPr>
              <w:fldChar w:fldCharType="begin"/>
            </w:r>
            <w:r w:rsidR="00426909">
              <w:rPr>
                <w:noProof/>
                <w:webHidden/>
              </w:rPr>
              <w:instrText xml:space="preserve"> PAGEREF _Toc201697680 \h </w:instrText>
            </w:r>
            <w:r w:rsidR="00426909">
              <w:rPr>
                <w:noProof/>
                <w:webHidden/>
              </w:rPr>
            </w:r>
            <w:r w:rsidR="00426909">
              <w:rPr>
                <w:noProof/>
                <w:webHidden/>
              </w:rPr>
              <w:fldChar w:fldCharType="separate"/>
            </w:r>
            <w:r w:rsidR="00426909">
              <w:rPr>
                <w:noProof/>
                <w:webHidden/>
              </w:rPr>
              <w:t>67</w:t>
            </w:r>
            <w:r w:rsidR="00426909">
              <w:rPr>
                <w:noProof/>
                <w:webHidden/>
              </w:rPr>
              <w:fldChar w:fldCharType="end"/>
            </w:r>
          </w:hyperlink>
        </w:p>
        <w:p w14:paraId="026E3398" w14:textId="14927A66"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81" w:history="1">
            <w:r w:rsidR="00426909" w:rsidRPr="00FC5DD1">
              <w:rPr>
                <w:rStyle w:val="a5"/>
                <w:rFonts w:cs="Arial"/>
                <w:noProof/>
              </w:rPr>
              <w:t>2.3.3.</w:t>
            </w:r>
            <w:r w:rsidR="00426909" w:rsidRPr="00FC5DD1">
              <w:rPr>
                <w:rStyle w:val="a5"/>
                <w:noProof/>
              </w:rPr>
              <w:t xml:space="preserve"> Блокировка по однофазным замыканиям на землю</w:t>
            </w:r>
            <w:r w:rsidR="00426909">
              <w:rPr>
                <w:noProof/>
                <w:webHidden/>
              </w:rPr>
              <w:tab/>
            </w:r>
            <w:r w:rsidR="00426909">
              <w:rPr>
                <w:noProof/>
                <w:webHidden/>
              </w:rPr>
              <w:fldChar w:fldCharType="begin"/>
            </w:r>
            <w:r w:rsidR="00426909">
              <w:rPr>
                <w:noProof/>
                <w:webHidden/>
              </w:rPr>
              <w:instrText xml:space="preserve"> PAGEREF _Toc201697681 \h </w:instrText>
            </w:r>
            <w:r w:rsidR="00426909">
              <w:rPr>
                <w:noProof/>
                <w:webHidden/>
              </w:rPr>
            </w:r>
            <w:r w:rsidR="00426909">
              <w:rPr>
                <w:noProof/>
                <w:webHidden/>
              </w:rPr>
              <w:fldChar w:fldCharType="separate"/>
            </w:r>
            <w:r w:rsidR="00426909">
              <w:rPr>
                <w:noProof/>
                <w:webHidden/>
              </w:rPr>
              <w:t>67</w:t>
            </w:r>
            <w:r w:rsidR="00426909">
              <w:rPr>
                <w:noProof/>
                <w:webHidden/>
              </w:rPr>
              <w:fldChar w:fldCharType="end"/>
            </w:r>
          </w:hyperlink>
        </w:p>
        <w:p w14:paraId="58BDF76E" w14:textId="2F142506"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82" w:history="1">
            <w:r w:rsidR="00426909" w:rsidRPr="00FC5DD1">
              <w:rPr>
                <w:rStyle w:val="a5"/>
                <w:rFonts w:cs="Arial"/>
                <w:noProof/>
              </w:rPr>
              <w:t>2.3.4.</w:t>
            </w:r>
            <w:r w:rsidR="00426909" w:rsidRPr="00FC5DD1">
              <w:rPr>
                <w:rStyle w:val="a5"/>
                <w:noProof/>
              </w:rPr>
              <w:t xml:space="preserve"> Блокировка при превышении угла</w:t>
            </w:r>
            <w:r w:rsidR="00426909">
              <w:rPr>
                <w:noProof/>
                <w:webHidden/>
              </w:rPr>
              <w:tab/>
            </w:r>
            <w:r w:rsidR="00426909">
              <w:rPr>
                <w:noProof/>
                <w:webHidden/>
              </w:rPr>
              <w:fldChar w:fldCharType="begin"/>
            </w:r>
            <w:r w:rsidR="00426909">
              <w:rPr>
                <w:noProof/>
                <w:webHidden/>
              </w:rPr>
              <w:instrText xml:space="preserve"> PAGEREF _Toc201697682 \h </w:instrText>
            </w:r>
            <w:r w:rsidR="00426909">
              <w:rPr>
                <w:noProof/>
                <w:webHidden/>
              </w:rPr>
            </w:r>
            <w:r w:rsidR="00426909">
              <w:rPr>
                <w:noProof/>
                <w:webHidden/>
              </w:rPr>
              <w:fldChar w:fldCharType="separate"/>
            </w:r>
            <w:r w:rsidR="00426909">
              <w:rPr>
                <w:noProof/>
                <w:webHidden/>
              </w:rPr>
              <w:t>68</w:t>
            </w:r>
            <w:r w:rsidR="00426909">
              <w:rPr>
                <w:noProof/>
                <w:webHidden/>
              </w:rPr>
              <w:fldChar w:fldCharType="end"/>
            </w:r>
          </w:hyperlink>
        </w:p>
        <w:p w14:paraId="0ACA0D0F" w14:textId="2E7F0943"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83" w:history="1">
            <w:r w:rsidR="00426909" w:rsidRPr="00FC5DD1">
              <w:rPr>
                <w:rStyle w:val="a5"/>
                <w:rFonts w:cs="Arial"/>
                <w:noProof/>
              </w:rPr>
              <w:t>2.3.5.</w:t>
            </w:r>
            <w:r w:rsidR="00426909" w:rsidRPr="00FC5DD1">
              <w:rPr>
                <w:rStyle w:val="a5"/>
                <w:noProof/>
              </w:rPr>
              <w:t xml:space="preserve"> Блокировка по частоте</w:t>
            </w:r>
            <w:r w:rsidR="00426909">
              <w:rPr>
                <w:noProof/>
                <w:webHidden/>
              </w:rPr>
              <w:tab/>
            </w:r>
            <w:r w:rsidR="00426909">
              <w:rPr>
                <w:noProof/>
                <w:webHidden/>
              </w:rPr>
              <w:fldChar w:fldCharType="begin"/>
            </w:r>
            <w:r w:rsidR="00426909">
              <w:rPr>
                <w:noProof/>
                <w:webHidden/>
              </w:rPr>
              <w:instrText xml:space="preserve"> PAGEREF _Toc201697683 \h </w:instrText>
            </w:r>
            <w:r w:rsidR="00426909">
              <w:rPr>
                <w:noProof/>
                <w:webHidden/>
              </w:rPr>
            </w:r>
            <w:r w:rsidR="00426909">
              <w:rPr>
                <w:noProof/>
                <w:webHidden/>
              </w:rPr>
              <w:fldChar w:fldCharType="separate"/>
            </w:r>
            <w:r w:rsidR="00426909">
              <w:rPr>
                <w:noProof/>
                <w:webHidden/>
              </w:rPr>
              <w:t>69</w:t>
            </w:r>
            <w:r w:rsidR="00426909">
              <w:rPr>
                <w:noProof/>
                <w:webHidden/>
              </w:rPr>
              <w:fldChar w:fldCharType="end"/>
            </w:r>
          </w:hyperlink>
        </w:p>
        <w:p w14:paraId="0463B79E" w14:textId="20815616"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84" w:history="1">
            <w:r w:rsidR="00426909" w:rsidRPr="00FC5DD1">
              <w:rPr>
                <w:rStyle w:val="a5"/>
                <w:rFonts w:cs="Arial"/>
                <w:noProof/>
              </w:rPr>
              <w:t>2.3.6.</w:t>
            </w:r>
            <w:r w:rsidR="00426909" w:rsidRPr="00FC5DD1">
              <w:rPr>
                <w:rStyle w:val="a5"/>
                <w:noProof/>
              </w:rPr>
              <w:t xml:space="preserve"> Уменьшение одновременного срабатывания ВНР</w:t>
            </w:r>
            <w:r w:rsidR="00426909">
              <w:rPr>
                <w:noProof/>
                <w:webHidden/>
              </w:rPr>
              <w:tab/>
            </w:r>
            <w:r w:rsidR="00426909">
              <w:rPr>
                <w:noProof/>
                <w:webHidden/>
              </w:rPr>
              <w:fldChar w:fldCharType="begin"/>
            </w:r>
            <w:r w:rsidR="00426909">
              <w:rPr>
                <w:noProof/>
                <w:webHidden/>
              </w:rPr>
              <w:instrText xml:space="preserve"> PAGEREF _Toc201697684 \h </w:instrText>
            </w:r>
            <w:r w:rsidR="00426909">
              <w:rPr>
                <w:noProof/>
                <w:webHidden/>
              </w:rPr>
            </w:r>
            <w:r w:rsidR="00426909">
              <w:rPr>
                <w:noProof/>
                <w:webHidden/>
              </w:rPr>
              <w:fldChar w:fldCharType="separate"/>
            </w:r>
            <w:r w:rsidR="00426909">
              <w:rPr>
                <w:noProof/>
                <w:webHidden/>
              </w:rPr>
              <w:t>70</w:t>
            </w:r>
            <w:r w:rsidR="00426909">
              <w:rPr>
                <w:noProof/>
                <w:webHidden/>
              </w:rPr>
              <w:fldChar w:fldCharType="end"/>
            </w:r>
          </w:hyperlink>
        </w:p>
        <w:p w14:paraId="0087E099" w14:textId="06561474"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85" w:history="1">
            <w:r w:rsidR="00426909" w:rsidRPr="00FC5DD1">
              <w:rPr>
                <w:rStyle w:val="a5"/>
                <w:noProof/>
              </w:rPr>
              <w:t>2.3.7. Выводы о совершенствование алгоритмов функционирования восстановления нормального режима</w:t>
            </w:r>
            <w:r w:rsidR="00426909">
              <w:rPr>
                <w:noProof/>
                <w:webHidden/>
              </w:rPr>
              <w:tab/>
            </w:r>
            <w:r w:rsidR="00426909">
              <w:rPr>
                <w:noProof/>
                <w:webHidden/>
              </w:rPr>
              <w:fldChar w:fldCharType="begin"/>
            </w:r>
            <w:r w:rsidR="00426909">
              <w:rPr>
                <w:noProof/>
                <w:webHidden/>
              </w:rPr>
              <w:instrText xml:space="preserve"> PAGEREF _Toc201697685 \h </w:instrText>
            </w:r>
            <w:r w:rsidR="00426909">
              <w:rPr>
                <w:noProof/>
                <w:webHidden/>
              </w:rPr>
            </w:r>
            <w:r w:rsidR="00426909">
              <w:rPr>
                <w:noProof/>
                <w:webHidden/>
              </w:rPr>
              <w:fldChar w:fldCharType="separate"/>
            </w:r>
            <w:r w:rsidR="00426909">
              <w:rPr>
                <w:noProof/>
                <w:webHidden/>
              </w:rPr>
              <w:t>71</w:t>
            </w:r>
            <w:r w:rsidR="00426909">
              <w:rPr>
                <w:noProof/>
                <w:webHidden/>
              </w:rPr>
              <w:fldChar w:fldCharType="end"/>
            </w:r>
          </w:hyperlink>
        </w:p>
        <w:p w14:paraId="77C009E5" w14:textId="3242C1E7"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86" w:history="1">
            <w:r w:rsidR="00426909" w:rsidRPr="00FC5DD1">
              <w:rPr>
                <w:rStyle w:val="a5"/>
                <w:noProof/>
              </w:rPr>
              <w:t>2.4. Выводы</w:t>
            </w:r>
            <w:r w:rsidR="00426909">
              <w:rPr>
                <w:noProof/>
                <w:webHidden/>
              </w:rPr>
              <w:tab/>
            </w:r>
            <w:r w:rsidR="00426909">
              <w:rPr>
                <w:noProof/>
                <w:webHidden/>
              </w:rPr>
              <w:fldChar w:fldCharType="begin"/>
            </w:r>
            <w:r w:rsidR="00426909">
              <w:rPr>
                <w:noProof/>
                <w:webHidden/>
              </w:rPr>
              <w:instrText xml:space="preserve"> PAGEREF _Toc201697686 \h </w:instrText>
            </w:r>
            <w:r w:rsidR="00426909">
              <w:rPr>
                <w:noProof/>
                <w:webHidden/>
              </w:rPr>
            </w:r>
            <w:r w:rsidR="00426909">
              <w:rPr>
                <w:noProof/>
                <w:webHidden/>
              </w:rPr>
              <w:fldChar w:fldCharType="separate"/>
            </w:r>
            <w:r w:rsidR="00426909">
              <w:rPr>
                <w:noProof/>
                <w:webHidden/>
              </w:rPr>
              <w:t>72</w:t>
            </w:r>
            <w:r w:rsidR="00426909">
              <w:rPr>
                <w:noProof/>
                <w:webHidden/>
              </w:rPr>
              <w:fldChar w:fldCharType="end"/>
            </w:r>
          </w:hyperlink>
        </w:p>
        <w:p w14:paraId="1D489EDD" w14:textId="647EC9AF"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687" w:history="1">
            <w:r w:rsidR="00426909" w:rsidRPr="00FC5DD1">
              <w:rPr>
                <w:rStyle w:val="a5"/>
                <w:i/>
                <w:noProof/>
              </w:rPr>
              <w:t>Глава 3</w:t>
            </w:r>
            <w:r w:rsidR="00426909" w:rsidRPr="00FC5DD1">
              <w:rPr>
                <w:rStyle w:val="a5"/>
                <w:noProof/>
              </w:rPr>
              <w:t xml:space="preserve"> ПОДГОТОВКА ДАТАСЕТА НА ОСНОВЕ РЕАЛЬНЫХ ОСЦИЛЛОГРАММ</w:t>
            </w:r>
            <w:r w:rsidR="00426909">
              <w:rPr>
                <w:noProof/>
                <w:webHidden/>
              </w:rPr>
              <w:tab/>
            </w:r>
            <w:r w:rsidR="00426909">
              <w:rPr>
                <w:noProof/>
                <w:webHidden/>
              </w:rPr>
              <w:fldChar w:fldCharType="begin"/>
            </w:r>
            <w:r w:rsidR="00426909">
              <w:rPr>
                <w:noProof/>
                <w:webHidden/>
              </w:rPr>
              <w:instrText xml:space="preserve"> PAGEREF _Toc201697687 \h </w:instrText>
            </w:r>
            <w:r w:rsidR="00426909">
              <w:rPr>
                <w:noProof/>
                <w:webHidden/>
              </w:rPr>
            </w:r>
            <w:r w:rsidR="00426909">
              <w:rPr>
                <w:noProof/>
                <w:webHidden/>
              </w:rPr>
              <w:fldChar w:fldCharType="separate"/>
            </w:r>
            <w:r w:rsidR="00426909">
              <w:rPr>
                <w:noProof/>
                <w:webHidden/>
              </w:rPr>
              <w:t>74</w:t>
            </w:r>
            <w:r w:rsidR="00426909">
              <w:rPr>
                <w:noProof/>
                <w:webHidden/>
              </w:rPr>
              <w:fldChar w:fldCharType="end"/>
            </w:r>
          </w:hyperlink>
        </w:p>
        <w:p w14:paraId="06034F4B" w14:textId="4C4215AD"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88" w:history="1">
            <w:r w:rsidR="00426909" w:rsidRPr="00FC5DD1">
              <w:rPr>
                <w:rStyle w:val="a5"/>
                <w:noProof/>
              </w:rPr>
              <w:t>3.1. Введение</w:t>
            </w:r>
            <w:r w:rsidR="00426909">
              <w:rPr>
                <w:noProof/>
                <w:webHidden/>
              </w:rPr>
              <w:tab/>
            </w:r>
            <w:r w:rsidR="00426909">
              <w:rPr>
                <w:noProof/>
                <w:webHidden/>
              </w:rPr>
              <w:fldChar w:fldCharType="begin"/>
            </w:r>
            <w:r w:rsidR="00426909">
              <w:rPr>
                <w:noProof/>
                <w:webHidden/>
              </w:rPr>
              <w:instrText xml:space="preserve"> PAGEREF _Toc201697688 \h </w:instrText>
            </w:r>
            <w:r w:rsidR="00426909">
              <w:rPr>
                <w:noProof/>
                <w:webHidden/>
              </w:rPr>
            </w:r>
            <w:r w:rsidR="00426909">
              <w:rPr>
                <w:noProof/>
                <w:webHidden/>
              </w:rPr>
              <w:fldChar w:fldCharType="separate"/>
            </w:r>
            <w:r w:rsidR="00426909">
              <w:rPr>
                <w:noProof/>
                <w:webHidden/>
              </w:rPr>
              <w:t>74</w:t>
            </w:r>
            <w:r w:rsidR="00426909">
              <w:rPr>
                <w:noProof/>
                <w:webHidden/>
              </w:rPr>
              <w:fldChar w:fldCharType="end"/>
            </w:r>
          </w:hyperlink>
        </w:p>
        <w:p w14:paraId="48059CE7" w14:textId="7CE92B94"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89" w:history="1">
            <w:r w:rsidR="00426909" w:rsidRPr="00FC5DD1">
              <w:rPr>
                <w:rStyle w:val="a5"/>
                <w:noProof/>
              </w:rPr>
              <w:t>3.2. Методология формирования датасета реальных осциллограмм</w:t>
            </w:r>
            <w:r w:rsidR="00426909">
              <w:rPr>
                <w:noProof/>
                <w:webHidden/>
              </w:rPr>
              <w:tab/>
            </w:r>
            <w:r w:rsidR="00426909">
              <w:rPr>
                <w:noProof/>
                <w:webHidden/>
              </w:rPr>
              <w:fldChar w:fldCharType="begin"/>
            </w:r>
            <w:r w:rsidR="00426909">
              <w:rPr>
                <w:noProof/>
                <w:webHidden/>
              </w:rPr>
              <w:instrText xml:space="preserve"> PAGEREF _Toc201697689 \h </w:instrText>
            </w:r>
            <w:r w:rsidR="00426909">
              <w:rPr>
                <w:noProof/>
                <w:webHidden/>
              </w:rPr>
            </w:r>
            <w:r w:rsidR="00426909">
              <w:rPr>
                <w:noProof/>
                <w:webHidden/>
              </w:rPr>
              <w:fldChar w:fldCharType="separate"/>
            </w:r>
            <w:r w:rsidR="00426909">
              <w:rPr>
                <w:noProof/>
                <w:webHidden/>
              </w:rPr>
              <w:t>77</w:t>
            </w:r>
            <w:r w:rsidR="00426909">
              <w:rPr>
                <w:noProof/>
                <w:webHidden/>
              </w:rPr>
              <w:fldChar w:fldCharType="end"/>
            </w:r>
          </w:hyperlink>
        </w:p>
        <w:p w14:paraId="1A612DA6" w14:textId="66009381"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0" w:history="1">
            <w:r w:rsidR="00426909" w:rsidRPr="00FC5DD1">
              <w:rPr>
                <w:rStyle w:val="a5"/>
                <w:rFonts w:cs="Arial"/>
                <w:noProof/>
              </w:rPr>
              <w:t>3.2.1.</w:t>
            </w:r>
            <w:r w:rsidR="00426909" w:rsidRPr="00FC5DD1">
              <w:rPr>
                <w:rStyle w:val="a5"/>
                <w:noProof/>
              </w:rPr>
              <w:t xml:space="preserve"> Этапы подготовки датасета</w:t>
            </w:r>
            <w:r w:rsidR="00426909">
              <w:rPr>
                <w:noProof/>
                <w:webHidden/>
              </w:rPr>
              <w:tab/>
            </w:r>
            <w:r w:rsidR="00426909">
              <w:rPr>
                <w:noProof/>
                <w:webHidden/>
              </w:rPr>
              <w:fldChar w:fldCharType="begin"/>
            </w:r>
            <w:r w:rsidR="00426909">
              <w:rPr>
                <w:noProof/>
                <w:webHidden/>
              </w:rPr>
              <w:instrText xml:space="preserve"> PAGEREF _Toc201697690 \h </w:instrText>
            </w:r>
            <w:r w:rsidR="00426909">
              <w:rPr>
                <w:noProof/>
                <w:webHidden/>
              </w:rPr>
            </w:r>
            <w:r w:rsidR="00426909">
              <w:rPr>
                <w:noProof/>
                <w:webHidden/>
              </w:rPr>
              <w:fldChar w:fldCharType="separate"/>
            </w:r>
            <w:r w:rsidR="00426909">
              <w:rPr>
                <w:noProof/>
                <w:webHidden/>
              </w:rPr>
              <w:t>77</w:t>
            </w:r>
            <w:r w:rsidR="00426909">
              <w:rPr>
                <w:noProof/>
                <w:webHidden/>
              </w:rPr>
              <w:fldChar w:fldCharType="end"/>
            </w:r>
          </w:hyperlink>
        </w:p>
        <w:p w14:paraId="1D210A14" w14:textId="3179A229"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1" w:history="1">
            <w:r w:rsidR="00426909" w:rsidRPr="00FC5DD1">
              <w:rPr>
                <w:rStyle w:val="a5"/>
                <w:rFonts w:cs="Arial"/>
                <w:noProof/>
              </w:rPr>
              <w:t>3.2.2.</w:t>
            </w:r>
            <w:r w:rsidR="00426909" w:rsidRPr="00FC5DD1">
              <w:rPr>
                <w:rStyle w:val="a5"/>
                <w:noProof/>
              </w:rPr>
              <w:t xml:space="preserve"> Проблемы и вызовы при работе с реальными осциллограммами</w:t>
            </w:r>
            <w:r w:rsidR="00426909">
              <w:rPr>
                <w:noProof/>
                <w:webHidden/>
              </w:rPr>
              <w:tab/>
            </w:r>
            <w:r w:rsidR="00426909">
              <w:rPr>
                <w:noProof/>
                <w:webHidden/>
              </w:rPr>
              <w:fldChar w:fldCharType="begin"/>
            </w:r>
            <w:r w:rsidR="00426909">
              <w:rPr>
                <w:noProof/>
                <w:webHidden/>
              </w:rPr>
              <w:instrText xml:space="preserve"> PAGEREF _Toc201697691 \h </w:instrText>
            </w:r>
            <w:r w:rsidR="00426909">
              <w:rPr>
                <w:noProof/>
                <w:webHidden/>
              </w:rPr>
            </w:r>
            <w:r w:rsidR="00426909">
              <w:rPr>
                <w:noProof/>
                <w:webHidden/>
              </w:rPr>
              <w:fldChar w:fldCharType="separate"/>
            </w:r>
            <w:r w:rsidR="00426909">
              <w:rPr>
                <w:noProof/>
                <w:webHidden/>
              </w:rPr>
              <w:t>78</w:t>
            </w:r>
            <w:r w:rsidR="00426909">
              <w:rPr>
                <w:noProof/>
                <w:webHidden/>
              </w:rPr>
              <w:fldChar w:fldCharType="end"/>
            </w:r>
          </w:hyperlink>
        </w:p>
        <w:p w14:paraId="178C73C4" w14:textId="13B98637"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92" w:history="1">
            <w:r w:rsidR="00426909" w:rsidRPr="00FC5DD1">
              <w:rPr>
                <w:rStyle w:val="a5"/>
                <w:noProof/>
              </w:rPr>
              <w:t>3.3. Сбор и первичная обработка осциллограмм</w:t>
            </w:r>
            <w:r w:rsidR="00426909">
              <w:rPr>
                <w:noProof/>
                <w:webHidden/>
              </w:rPr>
              <w:tab/>
            </w:r>
            <w:r w:rsidR="00426909">
              <w:rPr>
                <w:noProof/>
                <w:webHidden/>
              </w:rPr>
              <w:fldChar w:fldCharType="begin"/>
            </w:r>
            <w:r w:rsidR="00426909">
              <w:rPr>
                <w:noProof/>
                <w:webHidden/>
              </w:rPr>
              <w:instrText xml:space="preserve"> PAGEREF _Toc201697692 \h </w:instrText>
            </w:r>
            <w:r w:rsidR="00426909">
              <w:rPr>
                <w:noProof/>
                <w:webHidden/>
              </w:rPr>
            </w:r>
            <w:r w:rsidR="00426909">
              <w:rPr>
                <w:noProof/>
                <w:webHidden/>
              </w:rPr>
              <w:fldChar w:fldCharType="separate"/>
            </w:r>
            <w:r w:rsidR="00426909">
              <w:rPr>
                <w:noProof/>
                <w:webHidden/>
              </w:rPr>
              <w:t>80</w:t>
            </w:r>
            <w:r w:rsidR="00426909">
              <w:rPr>
                <w:noProof/>
                <w:webHidden/>
              </w:rPr>
              <w:fldChar w:fldCharType="end"/>
            </w:r>
          </w:hyperlink>
        </w:p>
        <w:p w14:paraId="0241D929" w14:textId="42C9B269"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3" w:history="1">
            <w:r w:rsidR="00426909" w:rsidRPr="00FC5DD1">
              <w:rPr>
                <w:rStyle w:val="a5"/>
                <w:rFonts w:cs="Arial"/>
                <w:noProof/>
              </w:rPr>
              <w:t>3.3.1.</w:t>
            </w:r>
            <w:r w:rsidR="00426909" w:rsidRPr="00FC5DD1">
              <w:rPr>
                <w:rStyle w:val="a5"/>
                <w:noProof/>
              </w:rPr>
              <w:t xml:space="preserve"> Источники данных и типы осциллограмм</w:t>
            </w:r>
            <w:r w:rsidR="00426909">
              <w:rPr>
                <w:noProof/>
                <w:webHidden/>
              </w:rPr>
              <w:tab/>
            </w:r>
            <w:r w:rsidR="00426909">
              <w:rPr>
                <w:noProof/>
                <w:webHidden/>
              </w:rPr>
              <w:fldChar w:fldCharType="begin"/>
            </w:r>
            <w:r w:rsidR="00426909">
              <w:rPr>
                <w:noProof/>
                <w:webHidden/>
              </w:rPr>
              <w:instrText xml:space="preserve"> PAGEREF _Toc201697693 \h </w:instrText>
            </w:r>
            <w:r w:rsidR="00426909">
              <w:rPr>
                <w:noProof/>
                <w:webHidden/>
              </w:rPr>
            </w:r>
            <w:r w:rsidR="00426909">
              <w:rPr>
                <w:noProof/>
                <w:webHidden/>
              </w:rPr>
              <w:fldChar w:fldCharType="separate"/>
            </w:r>
            <w:r w:rsidR="00426909">
              <w:rPr>
                <w:noProof/>
                <w:webHidden/>
              </w:rPr>
              <w:t>80</w:t>
            </w:r>
            <w:r w:rsidR="00426909">
              <w:rPr>
                <w:noProof/>
                <w:webHidden/>
              </w:rPr>
              <w:fldChar w:fldCharType="end"/>
            </w:r>
          </w:hyperlink>
        </w:p>
        <w:p w14:paraId="33349ACA" w14:textId="456C75C9"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4" w:history="1">
            <w:r w:rsidR="00426909" w:rsidRPr="00FC5DD1">
              <w:rPr>
                <w:rStyle w:val="a5"/>
                <w:rFonts w:cs="Arial"/>
                <w:noProof/>
              </w:rPr>
              <w:t>3.3.2.</w:t>
            </w:r>
            <w:r w:rsidR="00426909" w:rsidRPr="00FC5DD1">
              <w:rPr>
                <w:rStyle w:val="a5"/>
                <w:noProof/>
              </w:rPr>
              <w:t xml:space="preserve"> Автоматизированный поиск и сбор осциллограмм</w:t>
            </w:r>
            <w:r w:rsidR="00426909">
              <w:rPr>
                <w:noProof/>
                <w:webHidden/>
              </w:rPr>
              <w:tab/>
            </w:r>
            <w:r w:rsidR="00426909">
              <w:rPr>
                <w:noProof/>
                <w:webHidden/>
              </w:rPr>
              <w:fldChar w:fldCharType="begin"/>
            </w:r>
            <w:r w:rsidR="00426909">
              <w:rPr>
                <w:noProof/>
                <w:webHidden/>
              </w:rPr>
              <w:instrText xml:space="preserve"> PAGEREF _Toc201697694 \h </w:instrText>
            </w:r>
            <w:r w:rsidR="00426909">
              <w:rPr>
                <w:noProof/>
                <w:webHidden/>
              </w:rPr>
            </w:r>
            <w:r w:rsidR="00426909">
              <w:rPr>
                <w:noProof/>
                <w:webHidden/>
              </w:rPr>
              <w:fldChar w:fldCharType="separate"/>
            </w:r>
            <w:r w:rsidR="00426909">
              <w:rPr>
                <w:noProof/>
                <w:webHidden/>
              </w:rPr>
              <w:t>81</w:t>
            </w:r>
            <w:r w:rsidR="00426909">
              <w:rPr>
                <w:noProof/>
                <w:webHidden/>
              </w:rPr>
              <w:fldChar w:fldCharType="end"/>
            </w:r>
          </w:hyperlink>
        </w:p>
        <w:p w14:paraId="04230743" w14:textId="249653FE"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5" w:history="1">
            <w:r w:rsidR="00426909" w:rsidRPr="00FC5DD1">
              <w:rPr>
                <w:rStyle w:val="a5"/>
                <w:rFonts w:cs="Arial"/>
                <w:noProof/>
              </w:rPr>
              <w:t>3.3.3.</w:t>
            </w:r>
            <w:r w:rsidR="00426909" w:rsidRPr="00FC5DD1">
              <w:rPr>
                <w:rStyle w:val="a5"/>
                <w:noProof/>
              </w:rPr>
              <w:t xml:space="preserve"> Формирование единой базы данных осциллограмм</w:t>
            </w:r>
            <w:r w:rsidR="00426909">
              <w:rPr>
                <w:noProof/>
                <w:webHidden/>
              </w:rPr>
              <w:tab/>
            </w:r>
            <w:r w:rsidR="00426909">
              <w:rPr>
                <w:noProof/>
                <w:webHidden/>
              </w:rPr>
              <w:fldChar w:fldCharType="begin"/>
            </w:r>
            <w:r w:rsidR="00426909">
              <w:rPr>
                <w:noProof/>
                <w:webHidden/>
              </w:rPr>
              <w:instrText xml:space="preserve"> PAGEREF _Toc201697695 \h </w:instrText>
            </w:r>
            <w:r w:rsidR="00426909">
              <w:rPr>
                <w:noProof/>
                <w:webHidden/>
              </w:rPr>
            </w:r>
            <w:r w:rsidR="00426909">
              <w:rPr>
                <w:noProof/>
                <w:webHidden/>
              </w:rPr>
              <w:fldChar w:fldCharType="separate"/>
            </w:r>
            <w:r w:rsidR="00426909">
              <w:rPr>
                <w:noProof/>
                <w:webHidden/>
              </w:rPr>
              <w:t>82</w:t>
            </w:r>
            <w:r w:rsidR="00426909">
              <w:rPr>
                <w:noProof/>
                <w:webHidden/>
              </w:rPr>
              <w:fldChar w:fldCharType="end"/>
            </w:r>
          </w:hyperlink>
        </w:p>
        <w:p w14:paraId="4EDA5195" w14:textId="0E339C24"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6" w:history="1">
            <w:r w:rsidR="00426909" w:rsidRPr="00FC5DD1">
              <w:rPr>
                <w:rStyle w:val="a5"/>
                <w:rFonts w:cs="Arial"/>
                <w:noProof/>
              </w:rPr>
              <w:t>3.3.4.</w:t>
            </w:r>
            <w:r w:rsidR="00426909" w:rsidRPr="00FC5DD1">
              <w:rPr>
                <w:rStyle w:val="a5"/>
                <w:noProof/>
              </w:rPr>
              <w:t xml:space="preserve"> Поиск осциллограмм, относящихся к конкретным терминалам/объектам</w:t>
            </w:r>
            <w:r w:rsidR="00426909">
              <w:rPr>
                <w:noProof/>
                <w:webHidden/>
              </w:rPr>
              <w:tab/>
            </w:r>
            <w:r w:rsidR="00426909">
              <w:rPr>
                <w:noProof/>
                <w:webHidden/>
              </w:rPr>
              <w:fldChar w:fldCharType="begin"/>
            </w:r>
            <w:r w:rsidR="00426909">
              <w:rPr>
                <w:noProof/>
                <w:webHidden/>
              </w:rPr>
              <w:instrText xml:space="preserve"> PAGEREF _Toc201697696 \h </w:instrText>
            </w:r>
            <w:r w:rsidR="00426909">
              <w:rPr>
                <w:noProof/>
                <w:webHidden/>
              </w:rPr>
            </w:r>
            <w:r w:rsidR="00426909">
              <w:rPr>
                <w:noProof/>
                <w:webHidden/>
              </w:rPr>
              <w:fldChar w:fldCharType="separate"/>
            </w:r>
            <w:r w:rsidR="00426909">
              <w:rPr>
                <w:noProof/>
                <w:webHidden/>
              </w:rPr>
              <w:t>85</w:t>
            </w:r>
            <w:r w:rsidR="00426909">
              <w:rPr>
                <w:noProof/>
                <w:webHidden/>
              </w:rPr>
              <w:fldChar w:fldCharType="end"/>
            </w:r>
          </w:hyperlink>
        </w:p>
        <w:p w14:paraId="28789C78" w14:textId="46A339F2"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697" w:history="1">
            <w:r w:rsidR="00426909" w:rsidRPr="00FC5DD1">
              <w:rPr>
                <w:rStyle w:val="a5"/>
                <w:noProof/>
              </w:rPr>
              <w:t>3.4. Предобработка осциллограмм: деперсонализация и унификация</w:t>
            </w:r>
            <w:r w:rsidR="00426909">
              <w:rPr>
                <w:noProof/>
                <w:webHidden/>
              </w:rPr>
              <w:tab/>
            </w:r>
            <w:r w:rsidR="00426909">
              <w:rPr>
                <w:noProof/>
                <w:webHidden/>
              </w:rPr>
              <w:fldChar w:fldCharType="begin"/>
            </w:r>
            <w:r w:rsidR="00426909">
              <w:rPr>
                <w:noProof/>
                <w:webHidden/>
              </w:rPr>
              <w:instrText xml:space="preserve"> PAGEREF _Toc201697697 \h </w:instrText>
            </w:r>
            <w:r w:rsidR="00426909">
              <w:rPr>
                <w:noProof/>
                <w:webHidden/>
              </w:rPr>
            </w:r>
            <w:r w:rsidR="00426909">
              <w:rPr>
                <w:noProof/>
                <w:webHidden/>
              </w:rPr>
              <w:fldChar w:fldCharType="separate"/>
            </w:r>
            <w:r w:rsidR="00426909">
              <w:rPr>
                <w:noProof/>
                <w:webHidden/>
              </w:rPr>
              <w:t>86</w:t>
            </w:r>
            <w:r w:rsidR="00426909">
              <w:rPr>
                <w:noProof/>
                <w:webHidden/>
              </w:rPr>
              <w:fldChar w:fldCharType="end"/>
            </w:r>
          </w:hyperlink>
        </w:p>
        <w:p w14:paraId="36176B2E" w14:textId="0581B134"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8" w:history="1">
            <w:r w:rsidR="00426909" w:rsidRPr="00FC5DD1">
              <w:rPr>
                <w:rStyle w:val="a5"/>
                <w:rFonts w:cs="Arial"/>
                <w:noProof/>
              </w:rPr>
              <w:t>3.4.1.</w:t>
            </w:r>
            <w:r w:rsidR="00426909" w:rsidRPr="00FC5DD1">
              <w:rPr>
                <w:rStyle w:val="a5"/>
                <w:noProof/>
              </w:rPr>
              <w:t xml:space="preserve"> Ключевые аспекты формата COMTRADE для дальнейшей обработки</w:t>
            </w:r>
            <w:r w:rsidR="00426909">
              <w:rPr>
                <w:noProof/>
                <w:webHidden/>
              </w:rPr>
              <w:tab/>
            </w:r>
            <w:r w:rsidR="00426909">
              <w:rPr>
                <w:noProof/>
                <w:webHidden/>
              </w:rPr>
              <w:fldChar w:fldCharType="begin"/>
            </w:r>
            <w:r w:rsidR="00426909">
              <w:rPr>
                <w:noProof/>
                <w:webHidden/>
              </w:rPr>
              <w:instrText xml:space="preserve"> PAGEREF _Toc201697698 \h </w:instrText>
            </w:r>
            <w:r w:rsidR="00426909">
              <w:rPr>
                <w:noProof/>
                <w:webHidden/>
              </w:rPr>
            </w:r>
            <w:r w:rsidR="00426909">
              <w:rPr>
                <w:noProof/>
                <w:webHidden/>
              </w:rPr>
              <w:fldChar w:fldCharType="separate"/>
            </w:r>
            <w:r w:rsidR="00426909">
              <w:rPr>
                <w:noProof/>
                <w:webHidden/>
              </w:rPr>
              <w:t>86</w:t>
            </w:r>
            <w:r w:rsidR="00426909">
              <w:rPr>
                <w:noProof/>
                <w:webHidden/>
              </w:rPr>
              <w:fldChar w:fldCharType="end"/>
            </w:r>
          </w:hyperlink>
        </w:p>
        <w:p w14:paraId="3B779768" w14:textId="11BB92E0"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699" w:history="1">
            <w:r w:rsidR="00426909" w:rsidRPr="00FC5DD1">
              <w:rPr>
                <w:rStyle w:val="a5"/>
                <w:rFonts w:cs="Arial"/>
                <w:noProof/>
              </w:rPr>
              <w:t>3.4.2.</w:t>
            </w:r>
            <w:r w:rsidR="00426909" w:rsidRPr="00FC5DD1">
              <w:rPr>
                <w:rStyle w:val="a5"/>
                <w:noProof/>
              </w:rPr>
              <w:t xml:space="preserve"> Необходимость деперсонализации данных</w:t>
            </w:r>
            <w:r w:rsidR="00426909">
              <w:rPr>
                <w:noProof/>
                <w:webHidden/>
              </w:rPr>
              <w:tab/>
            </w:r>
            <w:r w:rsidR="00426909">
              <w:rPr>
                <w:noProof/>
                <w:webHidden/>
              </w:rPr>
              <w:fldChar w:fldCharType="begin"/>
            </w:r>
            <w:r w:rsidR="00426909">
              <w:rPr>
                <w:noProof/>
                <w:webHidden/>
              </w:rPr>
              <w:instrText xml:space="preserve"> PAGEREF _Toc201697699 \h </w:instrText>
            </w:r>
            <w:r w:rsidR="00426909">
              <w:rPr>
                <w:noProof/>
                <w:webHidden/>
              </w:rPr>
            </w:r>
            <w:r w:rsidR="00426909">
              <w:rPr>
                <w:noProof/>
                <w:webHidden/>
              </w:rPr>
              <w:fldChar w:fldCharType="separate"/>
            </w:r>
            <w:r w:rsidR="00426909">
              <w:rPr>
                <w:noProof/>
                <w:webHidden/>
              </w:rPr>
              <w:t>87</w:t>
            </w:r>
            <w:r w:rsidR="00426909">
              <w:rPr>
                <w:noProof/>
                <w:webHidden/>
              </w:rPr>
              <w:fldChar w:fldCharType="end"/>
            </w:r>
          </w:hyperlink>
        </w:p>
        <w:p w14:paraId="75F8467F" w14:textId="09C2642F"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0" w:history="1">
            <w:r w:rsidR="00426909" w:rsidRPr="00FC5DD1">
              <w:rPr>
                <w:rStyle w:val="a5"/>
                <w:rFonts w:cs="Arial"/>
                <w:noProof/>
              </w:rPr>
              <w:t>3.4.3.</w:t>
            </w:r>
            <w:r w:rsidR="00426909" w:rsidRPr="00FC5DD1">
              <w:rPr>
                <w:rStyle w:val="a5"/>
                <w:noProof/>
              </w:rPr>
              <w:t xml:space="preserve"> Процесс деперсонализации</w:t>
            </w:r>
            <w:r w:rsidR="00426909">
              <w:rPr>
                <w:noProof/>
                <w:webHidden/>
              </w:rPr>
              <w:tab/>
            </w:r>
            <w:r w:rsidR="00426909">
              <w:rPr>
                <w:noProof/>
                <w:webHidden/>
              </w:rPr>
              <w:fldChar w:fldCharType="begin"/>
            </w:r>
            <w:r w:rsidR="00426909">
              <w:rPr>
                <w:noProof/>
                <w:webHidden/>
              </w:rPr>
              <w:instrText xml:space="preserve"> PAGEREF _Toc201697700 \h </w:instrText>
            </w:r>
            <w:r w:rsidR="00426909">
              <w:rPr>
                <w:noProof/>
                <w:webHidden/>
              </w:rPr>
            </w:r>
            <w:r w:rsidR="00426909">
              <w:rPr>
                <w:noProof/>
                <w:webHidden/>
              </w:rPr>
              <w:fldChar w:fldCharType="separate"/>
            </w:r>
            <w:r w:rsidR="00426909">
              <w:rPr>
                <w:noProof/>
                <w:webHidden/>
              </w:rPr>
              <w:t>87</w:t>
            </w:r>
            <w:r w:rsidR="00426909">
              <w:rPr>
                <w:noProof/>
                <w:webHidden/>
              </w:rPr>
              <w:fldChar w:fldCharType="end"/>
            </w:r>
          </w:hyperlink>
        </w:p>
        <w:p w14:paraId="50B56E8C" w14:textId="6C84DD7A"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1" w:history="1">
            <w:r w:rsidR="00426909" w:rsidRPr="00FC5DD1">
              <w:rPr>
                <w:rStyle w:val="a5"/>
                <w:rFonts w:cs="Arial"/>
                <w:noProof/>
              </w:rPr>
              <w:t>3.4.4.</w:t>
            </w:r>
            <w:r w:rsidR="00426909" w:rsidRPr="00FC5DD1">
              <w:rPr>
                <w:rStyle w:val="a5"/>
                <w:noProof/>
              </w:rPr>
              <w:t xml:space="preserve"> Унификация параметров осциллограмм</w:t>
            </w:r>
            <w:r w:rsidR="00426909">
              <w:rPr>
                <w:noProof/>
                <w:webHidden/>
              </w:rPr>
              <w:tab/>
            </w:r>
            <w:r w:rsidR="00426909">
              <w:rPr>
                <w:noProof/>
                <w:webHidden/>
              </w:rPr>
              <w:fldChar w:fldCharType="begin"/>
            </w:r>
            <w:r w:rsidR="00426909">
              <w:rPr>
                <w:noProof/>
                <w:webHidden/>
              </w:rPr>
              <w:instrText xml:space="preserve"> PAGEREF _Toc201697701 \h </w:instrText>
            </w:r>
            <w:r w:rsidR="00426909">
              <w:rPr>
                <w:noProof/>
                <w:webHidden/>
              </w:rPr>
            </w:r>
            <w:r w:rsidR="00426909">
              <w:rPr>
                <w:noProof/>
                <w:webHidden/>
              </w:rPr>
              <w:fldChar w:fldCharType="separate"/>
            </w:r>
            <w:r w:rsidR="00426909">
              <w:rPr>
                <w:noProof/>
                <w:webHidden/>
              </w:rPr>
              <w:t>88</w:t>
            </w:r>
            <w:r w:rsidR="00426909">
              <w:rPr>
                <w:noProof/>
                <w:webHidden/>
              </w:rPr>
              <w:fldChar w:fldCharType="end"/>
            </w:r>
          </w:hyperlink>
        </w:p>
        <w:p w14:paraId="5B5EC6CD" w14:textId="4B225022"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702" w:history="1">
            <w:r w:rsidR="00426909" w:rsidRPr="00FC5DD1">
              <w:rPr>
                <w:rStyle w:val="a5"/>
                <w:noProof/>
              </w:rPr>
              <w:t>3.5. Нормализация сигналов и преобразование форматов</w:t>
            </w:r>
            <w:r w:rsidR="00426909">
              <w:rPr>
                <w:noProof/>
                <w:webHidden/>
              </w:rPr>
              <w:tab/>
            </w:r>
            <w:r w:rsidR="00426909">
              <w:rPr>
                <w:noProof/>
                <w:webHidden/>
              </w:rPr>
              <w:fldChar w:fldCharType="begin"/>
            </w:r>
            <w:r w:rsidR="00426909">
              <w:rPr>
                <w:noProof/>
                <w:webHidden/>
              </w:rPr>
              <w:instrText xml:space="preserve"> PAGEREF _Toc201697702 \h </w:instrText>
            </w:r>
            <w:r w:rsidR="00426909">
              <w:rPr>
                <w:noProof/>
                <w:webHidden/>
              </w:rPr>
            </w:r>
            <w:r w:rsidR="00426909">
              <w:rPr>
                <w:noProof/>
                <w:webHidden/>
              </w:rPr>
              <w:fldChar w:fldCharType="separate"/>
            </w:r>
            <w:r w:rsidR="00426909">
              <w:rPr>
                <w:noProof/>
                <w:webHidden/>
              </w:rPr>
              <w:t>96</w:t>
            </w:r>
            <w:r w:rsidR="00426909">
              <w:rPr>
                <w:noProof/>
                <w:webHidden/>
              </w:rPr>
              <w:fldChar w:fldCharType="end"/>
            </w:r>
          </w:hyperlink>
        </w:p>
        <w:p w14:paraId="5DFD8D6C" w14:textId="445A360D"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3" w:history="1">
            <w:r w:rsidR="00426909" w:rsidRPr="00FC5DD1">
              <w:rPr>
                <w:rStyle w:val="a5"/>
                <w:rFonts w:cs="Arial"/>
                <w:noProof/>
              </w:rPr>
              <w:t>3.5.1.</w:t>
            </w:r>
            <w:r w:rsidR="00426909" w:rsidRPr="00FC5DD1">
              <w:rPr>
                <w:rStyle w:val="a5"/>
                <w:noProof/>
              </w:rPr>
              <w:t xml:space="preserve"> Методика определения базисных значений для нормализации</w:t>
            </w:r>
            <w:r w:rsidR="00426909">
              <w:rPr>
                <w:noProof/>
                <w:webHidden/>
              </w:rPr>
              <w:tab/>
            </w:r>
            <w:r w:rsidR="00426909">
              <w:rPr>
                <w:noProof/>
                <w:webHidden/>
              </w:rPr>
              <w:fldChar w:fldCharType="begin"/>
            </w:r>
            <w:r w:rsidR="00426909">
              <w:rPr>
                <w:noProof/>
                <w:webHidden/>
              </w:rPr>
              <w:instrText xml:space="preserve"> PAGEREF _Toc201697703 \h </w:instrText>
            </w:r>
            <w:r w:rsidR="00426909">
              <w:rPr>
                <w:noProof/>
                <w:webHidden/>
              </w:rPr>
            </w:r>
            <w:r w:rsidR="00426909">
              <w:rPr>
                <w:noProof/>
                <w:webHidden/>
              </w:rPr>
              <w:fldChar w:fldCharType="separate"/>
            </w:r>
            <w:r w:rsidR="00426909">
              <w:rPr>
                <w:noProof/>
                <w:webHidden/>
              </w:rPr>
              <w:t>96</w:t>
            </w:r>
            <w:r w:rsidR="00426909">
              <w:rPr>
                <w:noProof/>
                <w:webHidden/>
              </w:rPr>
              <w:fldChar w:fldCharType="end"/>
            </w:r>
          </w:hyperlink>
        </w:p>
        <w:p w14:paraId="6327581A" w14:textId="127D5AAE"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4" w:history="1">
            <w:r w:rsidR="00426909" w:rsidRPr="00FC5DD1">
              <w:rPr>
                <w:rStyle w:val="a5"/>
                <w:rFonts w:cs="Arial"/>
                <w:noProof/>
              </w:rPr>
              <w:t>3.5.2.</w:t>
            </w:r>
            <w:r w:rsidR="00426909" w:rsidRPr="00FC5DD1">
              <w:rPr>
                <w:rStyle w:val="a5"/>
                <w:noProof/>
              </w:rPr>
              <w:t xml:space="preserve"> Применение нормализации и преобразование осциллограмм в формат CSV</w:t>
            </w:r>
            <w:r w:rsidR="00426909">
              <w:rPr>
                <w:noProof/>
                <w:webHidden/>
              </w:rPr>
              <w:tab/>
            </w:r>
            <w:r w:rsidR="00426909">
              <w:rPr>
                <w:noProof/>
                <w:webHidden/>
              </w:rPr>
              <w:fldChar w:fldCharType="begin"/>
            </w:r>
            <w:r w:rsidR="00426909">
              <w:rPr>
                <w:noProof/>
                <w:webHidden/>
              </w:rPr>
              <w:instrText xml:space="preserve"> PAGEREF _Toc201697704 \h </w:instrText>
            </w:r>
            <w:r w:rsidR="00426909">
              <w:rPr>
                <w:noProof/>
                <w:webHidden/>
              </w:rPr>
            </w:r>
            <w:r w:rsidR="00426909">
              <w:rPr>
                <w:noProof/>
                <w:webHidden/>
              </w:rPr>
              <w:fldChar w:fldCharType="separate"/>
            </w:r>
            <w:r w:rsidR="00426909">
              <w:rPr>
                <w:noProof/>
                <w:webHidden/>
              </w:rPr>
              <w:t>99</w:t>
            </w:r>
            <w:r w:rsidR="00426909">
              <w:rPr>
                <w:noProof/>
                <w:webHidden/>
              </w:rPr>
              <w:fldChar w:fldCharType="end"/>
            </w:r>
          </w:hyperlink>
        </w:p>
        <w:p w14:paraId="776BBE8D" w14:textId="0FCCF951"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705" w:history="1">
            <w:r w:rsidR="00426909" w:rsidRPr="00FC5DD1">
              <w:rPr>
                <w:rStyle w:val="a5"/>
                <w:noProof/>
              </w:rPr>
              <w:t>3.6. Разметка (аннотирование) осциллограмм</w:t>
            </w:r>
            <w:r w:rsidR="00426909">
              <w:rPr>
                <w:noProof/>
                <w:webHidden/>
              </w:rPr>
              <w:tab/>
            </w:r>
            <w:r w:rsidR="00426909">
              <w:rPr>
                <w:noProof/>
                <w:webHidden/>
              </w:rPr>
              <w:fldChar w:fldCharType="begin"/>
            </w:r>
            <w:r w:rsidR="00426909">
              <w:rPr>
                <w:noProof/>
                <w:webHidden/>
              </w:rPr>
              <w:instrText xml:space="preserve"> PAGEREF _Toc201697705 \h </w:instrText>
            </w:r>
            <w:r w:rsidR="00426909">
              <w:rPr>
                <w:noProof/>
                <w:webHidden/>
              </w:rPr>
            </w:r>
            <w:r w:rsidR="00426909">
              <w:rPr>
                <w:noProof/>
                <w:webHidden/>
              </w:rPr>
              <w:fldChar w:fldCharType="separate"/>
            </w:r>
            <w:r w:rsidR="00426909">
              <w:rPr>
                <w:noProof/>
                <w:webHidden/>
              </w:rPr>
              <w:t>101</w:t>
            </w:r>
            <w:r w:rsidR="00426909">
              <w:rPr>
                <w:noProof/>
                <w:webHidden/>
              </w:rPr>
              <w:fldChar w:fldCharType="end"/>
            </w:r>
          </w:hyperlink>
        </w:p>
        <w:p w14:paraId="7B7A10A5" w14:textId="59C8CD99"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6" w:history="1">
            <w:r w:rsidR="00426909" w:rsidRPr="00FC5DD1">
              <w:rPr>
                <w:rStyle w:val="a5"/>
                <w:rFonts w:cs="Arial"/>
                <w:noProof/>
              </w:rPr>
              <w:t>3.6.1.</w:t>
            </w:r>
            <w:r w:rsidR="00426909" w:rsidRPr="00FC5DD1">
              <w:rPr>
                <w:rStyle w:val="a5"/>
                <w:noProof/>
              </w:rPr>
              <w:t xml:space="preserve"> Необходимость разметки для обучения ML моделей и анализа</w:t>
            </w:r>
            <w:r w:rsidR="00426909">
              <w:rPr>
                <w:noProof/>
                <w:webHidden/>
              </w:rPr>
              <w:tab/>
            </w:r>
            <w:r w:rsidR="00426909">
              <w:rPr>
                <w:noProof/>
                <w:webHidden/>
              </w:rPr>
              <w:fldChar w:fldCharType="begin"/>
            </w:r>
            <w:r w:rsidR="00426909">
              <w:rPr>
                <w:noProof/>
                <w:webHidden/>
              </w:rPr>
              <w:instrText xml:space="preserve"> PAGEREF _Toc201697706 \h </w:instrText>
            </w:r>
            <w:r w:rsidR="00426909">
              <w:rPr>
                <w:noProof/>
                <w:webHidden/>
              </w:rPr>
            </w:r>
            <w:r w:rsidR="00426909">
              <w:rPr>
                <w:noProof/>
                <w:webHidden/>
              </w:rPr>
              <w:fldChar w:fldCharType="separate"/>
            </w:r>
            <w:r w:rsidR="00426909">
              <w:rPr>
                <w:noProof/>
                <w:webHidden/>
              </w:rPr>
              <w:t>102</w:t>
            </w:r>
            <w:r w:rsidR="00426909">
              <w:rPr>
                <w:noProof/>
                <w:webHidden/>
              </w:rPr>
              <w:fldChar w:fldCharType="end"/>
            </w:r>
          </w:hyperlink>
        </w:p>
        <w:p w14:paraId="14DD79AA" w14:textId="7DE24F74"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7" w:history="1">
            <w:r w:rsidR="00426909" w:rsidRPr="00FC5DD1">
              <w:rPr>
                <w:rStyle w:val="a5"/>
                <w:rFonts w:cs="Arial"/>
                <w:noProof/>
              </w:rPr>
              <w:t>3.6.2.</w:t>
            </w:r>
            <w:r w:rsidR="00426909" w:rsidRPr="00FC5DD1">
              <w:rPr>
                <w:rStyle w:val="a5"/>
                <w:noProof/>
              </w:rPr>
              <w:t xml:space="preserve"> Подготовка данных для ручной разметки</w:t>
            </w:r>
            <w:r w:rsidR="00426909">
              <w:rPr>
                <w:noProof/>
                <w:webHidden/>
              </w:rPr>
              <w:tab/>
            </w:r>
            <w:r w:rsidR="00426909">
              <w:rPr>
                <w:noProof/>
                <w:webHidden/>
              </w:rPr>
              <w:fldChar w:fldCharType="begin"/>
            </w:r>
            <w:r w:rsidR="00426909">
              <w:rPr>
                <w:noProof/>
                <w:webHidden/>
              </w:rPr>
              <w:instrText xml:space="preserve"> PAGEREF _Toc201697707 \h </w:instrText>
            </w:r>
            <w:r w:rsidR="00426909">
              <w:rPr>
                <w:noProof/>
                <w:webHidden/>
              </w:rPr>
            </w:r>
            <w:r w:rsidR="00426909">
              <w:rPr>
                <w:noProof/>
                <w:webHidden/>
              </w:rPr>
              <w:fldChar w:fldCharType="separate"/>
            </w:r>
            <w:r w:rsidR="00426909">
              <w:rPr>
                <w:noProof/>
                <w:webHidden/>
              </w:rPr>
              <w:t>103</w:t>
            </w:r>
            <w:r w:rsidR="00426909">
              <w:rPr>
                <w:noProof/>
                <w:webHidden/>
              </w:rPr>
              <w:fldChar w:fldCharType="end"/>
            </w:r>
          </w:hyperlink>
        </w:p>
        <w:p w14:paraId="0F911BA5" w14:textId="1C9D2231"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8" w:history="1">
            <w:r w:rsidR="00426909" w:rsidRPr="00FC5DD1">
              <w:rPr>
                <w:rStyle w:val="a5"/>
                <w:rFonts w:cs="Arial"/>
                <w:noProof/>
              </w:rPr>
              <w:t>3.6.3.</w:t>
            </w:r>
            <w:r w:rsidR="00426909" w:rsidRPr="00FC5DD1">
              <w:rPr>
                <w:rStyle w:val="a5"/>
                <w:noProof/>
              </w:rPr>
              <w:t xml:space="preserve"> Автоматизация процесса разметки и перспективы</w:t>
            </w:r>
            <w:r w:rsidR="00426909">
              <w:rPr>
                <w:noProof/>
                <w:webHidden/>
              </w:rPr>
              <w:tab/>
            </w:r>
            <w:r w:rsidR="00426909">
              <w:rPr>
                <w:noProof/>
                <w:webHidden/>
              </w:rPr>
              <w:fldChar w:fldCharType="begin"/>
            </w:r>
            <w:r w:rsidR="00426909">
              <w:rPr>
                <w:noProof/>
                <w:webHidden/>
              </w:rPr>
              <w:instrText xml:space="preserve"> PAGEREF _Toc201697708 \h </w:instrText>
            </w:r>
            <w:r w:rsidR="00426909">
              <w:rPr>
                <w:noProof/>
                <w:webHidden/>
              </w:rPr>
            </w:r>
            <w:r w:rsidR="00426909">
              <w:rPr>
                <w:noProof/>
                <w:webHidden/>
              </w:rPr>
              <w:fldChar w:fldCharType="separate"/>
            </w:r>
            <w:r w:rsidR="00426909">
              <w:rPr>
                <w:noProof/>
                <w:webHidden/>
              </w:rPr>
              <w:t>103</w:t>
            </w:r>
            <w:r w:rsidR="00426909">
              <w:rPr>
                <w:noProof/>
                <w:webHidden/>
              </w:rPr>
              <w:fldChar w:fldCharType="end"/>
            </w:r>
          </w:hyperlink>
        </w:p>
        <w:p w14:paraId="4CDE34D9" w14:textId="034F8BAA"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09" w:history="1">
            <w:r w:rsidR="00426909" w:rsidRPr="00FC5DD1">
              <w:rPr>
                <w:rStyle w:val="a5"/>
                <w:rFonts w:cs="Arial"/>
                <w:noProof/>
              </w:rPr>
              <w:t>3.6.4.</w:t>
            </w:r>
            <w:r w:rsidR="00426909" w:rsidRPr="00FC5DD1">
              <w:rPr>
                <w:rStyle w:val="a5"/>
                <w:noProof/>
              </w:rPr>
              <w:t xml:space="preserve"> Фильтрация «пустых» осциллограмм</w:t>
            </w:r>
            <w:r w:rsidR="00426909">
              <w:rPr>
                <w:noProof/>
                <w:webHidden/>
              </w:rPr>
              <w:tab/>
            </w:r>
            <w:r w:rsidR="00426909">
              <w:rPr>
                <w:noProof/>
                <w:webHidden/>
              </w:rPr>
              <w:fldChar w:fldCharType="begin"/>
            </w:r>
            <w:r w:rsidR="00426909">
              <w:rPr>
                <w:noProof/>
                <w:webHidden/>
              </w:rPr>
              <w:instrText xml:space="preserve"> PAGEREF _Toc201697709 \h </w:instrText>
            </w:r>
            <w:r w:rsidR="00426909">
              <w:rPr>
                <w:noProof/>
                <w:webHidden/>
              </w:rPr>
            </w:r>
            <w:r w:rsidR="00426909">
              <w:rPr>
                <w:noProof/>
                <w:webHidden/>
              </w:rPr>
              <w:fldChar w:fldCharType="separate"/>
            </w:r>
            <w:r w:rsidR="00426909">
              <w:rPr>
                <w:noProof/>
                <w:webHidden/>
              </w:rPr>
              <w:t>103</w:t>
            </w:r>
            <w:r w:rsidR="00426909">
              <w:rPr>
                <w:noProof/>
                <w:webHidden/>
              </w:rPr>
              <w:fldChar w:fldCharType="end"/>
            </w:r>
          </w:hyperlink>
        </w:p>
        <w:p w14:paraId="039E539C" w14:textId="6300106D"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710" w:history="1">
            <w:r w:rsidR="00426909" w:rsidRPr="00FC5DD1">
              <w:rPr>
                <w:rStyle w:val="a5"/>
                <w:noProof/>
              </w:rPr>
              <w:t>3.7. Выводы</w:t>
            </w:r>
            <w:r w:rsidR="00426909">
              <w:rPr>
                <w:noProof/>
                <w:webHidden/>
              </w:rPr>
              <w:tab/>
            </w:r>
            <w:r w:rsidR="00426909">
              <w:rPr>
                <w:noProof/>
                <w:webHidden/>
              </w:rPr>
              <w:fldChar w:fldCharType="begin"/>
            </w:r>
            <w:r w:rsidR="00426909">
              <w:rPr>
                <w:noProof/>
                <w:webHidden/>
              </w:rPr>
              <w:instrText xml:space="preserve"> PAGEREF _Toc201697710 \h </w:instrText>
            </w:r>
            <w:r w:rsidR="00426909">
              <w:rPr>
                <w:noProof/>
                <w:webHidden/>
              </w:rPr>
            </w:r>
            <w:r w:rsidR="00426909">
              <w:rPr>
                <w:noProof/>
                <w:webHidden/>
              </w:rPr>
              <w:fldChar w:fldCharType="separate"/>
            </w:r>
            <w:r w:rsidR="00426909">
              <w:rPr>
                <w:noProof/>
                <w:webHidden/>
              </w:rPr>
              <w:t>106</w:t>
            </w:r>
            <w:r w:rsidR="00426909">
              <w:rPr>
                <w:noProof/>
                <w:webHidden/>
              </w:rPr>
              <w:fldChar w:fldCharType="end"/>
            </w:r>
          </w:hyperlink>
        </w:p>
        <w:p w14:paraId="6BFA34ED" w14:textId="365DB806"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711" w:history="1">
            <w:r w:rsidR="00426909" w:rsidRPr="00FC5DD1">
              <w:rPr>
                <w:rStyle w:val="a5"/>
                <w:i/>
                <w:noProof/>
              </w:rPr>
              <w:t>Глава 4</w:t>
            </w:r>
            <w:r w:rsidR="00426909" w:rsidRPr="00FC5DD1">
              <w:rPr>
                <w:rStyle w:val="a5"/>
                <w:noProof/>
              </w:rPr>
              <w:t xml:space="preserve"> Статистический анализ функционирования БАВР на основе реальных осциллограмм (Планируемая)</w:t>
            </w:r>
            <w:r w:rsidR="00426909">
              <w:rPr>
                <w:noProof/>
                <w:webHidden/>
              </w:rPr>
              <w:tab/>
            </w:r>
            <w:r w:rsidR="00426909">
              <w:rPr>
                <w:noProof/>
                <w:webHidden/>
              </w:rPr>
              <w:fldChar w:fldCharType="begin"/>
            </w:r>
            <w:r w:rsidR="00426909">
              <w:rPr>
                <w:noProof/>
                <w:webHidden/>
              </w:rPr>
              <w:instrText xml:space="preserve"> PAGEREF _Toc201697711 \h </w:instrText>
            </w:r>
            <w:r w:rsidR="00426909">
              <w:rPr>
                <w:noProof/>
                <w:webHidden/>
              </w:rPr>
            </w:r>
            <w:r w:rsidR="00426909">
              <w:rPr>
                <w:noProof/>
                <w:webHidden/>
              </w:rPr>
              <w:fldChar w:fldCharType="separate"/>
            </w:r>
            <w:r w:rsidR="00426909">
              <w:rPr>
                <w:noProof/>
                <w:webHidden/>
              </w:rPr>
              <w:t>107</w:t>
            </w:r>
            <w:r w:rsidR="00426909">
              <w:rPr>
                <w:noProof/>
                <w:webHidden/>
              </w:rPr>
              <w:fldChar w:fldCharType="end"/>
            </w:r>
          </w:hyperlink>
        </w:p>
        <w:p w14:paraId="78CD5D35" w14:textId="2F1A38B1"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712" w:history="1">
            <w:r w:rsidR="00426909" w:rsidRPr="00FC5DD1">
              <w:rPr>
                <w:rStyle w:val="a5"/>
                <w:noProof/>
              </w:rPr>
              <w:t>4.1. Введение</w:t>
            </w:r>
            <w:r w:rsidR="00426909">
              <w:rPr>
                <w:noProof/>
                <w:webHidden/>
              </w:rPr>
              <w:tab/>
            </w:r>
            <w:r w:rsidR="00426909">
              <w:rPr>
                <w:noProof/>
                <w:webHidden/>
              </w:rPr>
              <w:fldChar w:fldCharType="begin"/>
            </w:r>
            <w:r w:rsidR="00426909">
              <w:rPr>
                <w:noProof/>
                <w:webHidden/>
              </w:rPr>
              <w:instrText xml:space="preserve"> PAGEREF _Toc201697712 \h </w:instrText>
            </w:r>
            <w:r w:rsidR="00426909">
              <w:rPr>
                <w:noProof/>
                <w:webHidden/>
              </w:rPr>
            </w:r>
            <w:r w:rsidR="00426909">
              <w:rPr>
                <w:noProof/>
                <w:webHidden/>
              </w:rPr>
              <w:fldChar w:fldCharType="separate"/>
            </w:r>
            <w:r w:rsidR="00426909">
              <w:rPr>
                <w:noProof/>
                <w:webHidden/>
              </w:rPr>
              <w:t>107</w:t>
            </w:r>
            <w:r w:rsidR="00426909">
              <w:rPr>
                <w:noProof/>
                <w:webHidden/>
              </w:rPr>
              <w:fldChar w:fldCharType="end"/>
            </w:r>
          </w:hyperlink>
        </w:p>
        <w:p w14:paraId="797DB6DB" w14:textId="6A8536DD"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713" w:history="1">
            <w:r w:rsidR="00426909" w:rsidRPr="00FC5DD1">
              <w:rPr>
                <w:rStyle w:val="a5"/>
                <w:i/>
                <w:noProof/>
              </w:rPr>
              <w:t>Глава 5</w:t>
            </w:r>
            <w:r w:rsidR="00426909" w:rsidRPr="00FC5DD1">
              <w:rPr>
                <w:rStyle w:val="a5"/>
                <w:noProof/>
              </w:rPr>
              <w:t xml:space="preserve"> Разработка и исследование адаптивных алгоритмов БАВР с применением методов машинного обучения (Планируемая)</w:t>
            </w:r>
            <w:r w:rsidR="00426909">
              <w:rPr>
                <w:noProof/>
                <w:webHidden/>
              </w:rPr>
              <w:tab/>
            </w:r>
            <w:r w:rsidR="00426909">
              <w:rPr>
                <w:noProof/>
                <w:webHidden/>
              </w:rPr>
              <w:fldChar w:fldCharType="begin"/>
            </w:r>
            <w:r w:rsidR="00426909">
              <w:rPr>
                <w:noProof/>
                <w:webHidden/>
              </w:rPr>
              <w:instrText xml:space="preserve"> PAGEREF _Toc201697713 \h </w:instrText>
            </w:r>
            <w:r w:rsidR="00426909">
              <w:rPr>
                <w:noProof/>
                <w:webHidden/>
              </w:rPr>
            </w:r>
            <w:r w:rsidR="00426909">
              <w:rPr>
                <w:noProof/>
                <w:webHidden/>
              </w:rPr>
              <w:fldChar w:fldCharType="separate"/>
            </w:r>
            <w:r w:rsidR="00426909">
              <w:rPr>
                <w:noProof/>
                <w:webHidden/>
              </w:rPr>
              <w:t>108</w:t>
            </w:r>
            <w:r w:rsidR="00426909">
              <w:rPr>
                <w:noProof/>
                <w:webHidden/>
              </w:rPr>
              <w:fldChar w:fldCharType="end"/>
            </w:r>
          </w:hyperlink>
        </w:p>
        <w:p w14:paraId="66DCF275" w14:textId="37F33936"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714" w:history="1">
            <w:r w:rsidR="00426909" w:rsidRPr="00FC5DD1">
              <w:rPr>
                <w:rStyle w:val="a5"/>
                <w:noProof/>
              </w:rPr>
              <w:t>5.1. Введение</w:t>
            </w:r>
            <w:r w:rsidR="00426909">
              <w:rPr>
                <w:noProof/>
                <w:webHidden/>
              </w:rPr>
              <w:tab/>
            </w:r>
            <w:r w:rsidR="00426909">
              <w:rPr>
                <w:noProof/>
                <w:webHidden/>
              </w:rPr>
              <w:fldChar w:fldCharType="begin"/>
            </w:r>
            <w:r w:rsidR="00426909">
              <w:rPr>
                <w:noProof/>
                <w:webHidden/>
              </w:rPr>
              <w:instrText xml:space="preserve"> PAGEREF _Toc201697714 \h </w:instrText>
            </w:r>
            <w:r w:rsidR="00426909">
              <w:rPr>
                <w:noProof/>
                <w:webHidden/>
              </w:rPr>
            </w:r>
            <w:r w:rsidR="00426909">
              <w:rPr>
                <w:noProof/>
                <w:webHidden/>
              </w:rPr>
              <w:fldChar w:fldCharType="separate"/>
            </w:r>
            <w:r w:rsidR="00426909">
              <w:rPr>
                <w:noProof/>
                <w:webHidden/>
              </w:rPr>
              <w:t>108</w:t>
            </w:r>
            <w:r w:rsidR="00426909">
              <w:rPr>
                <w:noProof/>
                <w:webHidden/>
              </w:rPr>
              <w:fldChar w:fldCharType="end"/>
            </w:r>
          </w:hyperlink>
        </w:p>
        <w:p w14:paraId="454E58EE" w14:textId="48DB2C05"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715" w:history="1">
            <w:r w:rsidR="00426909" w:rsidRPr="00FC5DD1">
              <w:rPr>
                <w:rStyle w:val="a5"/>
                <w:noProof/>
              </w:rPr>
              <w:t>БИБЛИОГРАФИЧЕСКИЙ СПИСОК</w:t>
            </w:r>
            <w:r w:rsidR="00426909">
              <w:rPr>
                <w:noProof/>
                <w:webHidden/>
              </w:rPr>
              <w:tab/>
            </w:r>
            <w:r w:rsidR="00426909">
              <w:rPr>
                <w:noProof/>
                <w:webHidden/>
              </w:rPr>
              <w:fldChar w:fldCharType="begin"/>
            </w:r>
            <w:r w:rsidR="00426909">
              <w:rPr>
                <w:noProof/>
                <w:webHidden/>
              </w:rPr>
              <w:instrText xml:space="preserve"> PAGEREF _Toc201697715 \h </w:instrText>
            </w:r>
            <w:r w:rsidR="00426909">
              <w:rPr>
                <w:noProof/>
                <w:webHidden/>
              </w:rPr>
            </w:r>
            <w:r w:rsidR="00426909">
              <w:rPr>
                <w:noProof/>
                <w:webHidden/>
              </w:rPr>
              <w:fldChar w:fldCharType="separate"/>
            </w:r>
            <w:r w:rsidR="00426909">
              <w:rPr>
                <w:noProof/>
                <w:webHidden/>
              </w:rPr>
              <w:t>109</w:t>
            </w:r>
            <w:r w:rsidR="00426909">
              <w:rPr>
                <w:noProof/>
                <w:webHidden/>
              </w:rPr>
              <w:fldChar w:fldCharType="end"/>
            </w:r>
          </w:hyperlink>
        </w:p>
        <w:p w14:paraId="69B687E9" w14:textId="48A7820A"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716" w:history="1">
            <w:r w:rsidR="00426909" w:rsidRPr="00FC5DD1">
              <w:rPr>
                <w:rStyle w:val="a5"/>
                <w:noProof/>
              </w:rPr>
              <w:t>Приложение 1. Что-то буду сюда добавлять постепенно.</w:t>
            </w:r>
            <w:r w:rsidR="00426909">
              <w:rPr>
                <w:noProof/>
                <w:webHidden/>
              </w:rPr>
              <w:tab/>
            </w:r>
            <w:r w:rsidR="00426909">
              <w:rPr>
                <w:noProof/>
                <w:webHidden/>
              </w:rPr>
              <w:fldChar w:fldCharType="begin"/>
            </w:r>
            <w:r w:rsidR="00426909">
              <w:rPr>
                <w:noProof/>
                <w:webHidden/>
              </w:rPr>
              <w:instrText xml:space="preserve"> PAGEREF _Toc201697716 \h </w:instrText>
            </w:r>
            <w:r w:rsidR="00426909">
              <w:rPr>
                <w:noProof/>
                <w:webHidden/>
              </w:rPr>
            </w:r>
            <w:r w:rsidR="00426909">
              <w:rPr>
                <w:noProof/>
                <w:webHidden/>
              </w:rPr>
              <w:fldChar w:fldCharType="separate"/>
            </w:r>
            <w:r w:rsidR="00426909">
              <w:rPr>
                <w:noProof/>
                <w:webHidden/>
              </w:rPr>
              <w:t>116</w:t>
            </w:r>
            <w:r w:rsidR="00426909">
              <w:rPr>
                <w:noProof/>
                <w:webHidden/>
              </w:rPr>
              <w:fldChar w:fldCharType="end"/>
            </w:r>
          </w:hyperlink>
        </w:p>
        <w:p w14:paraId="1A88F39A" w14:textId="5AF65386" w:rsidR="00426909" w:rsidRDefault="00CF4DC1">
          <w:pPr>
            <w:pStyle w:val="11"/>
            <w:tabs>
              <w:tab w:val="right" w:leader="dot" w:pos="9345"/>
            </w:tabs>
            <w:rPr>
              <w:rFonts w:asciiTheme="minorHAnsi" w:eastAsiaTheme="minorEastAsia" w:hAnsiTheme="minorHAnsi"/>
              <w:noProof/>
              <w:sz w:val="22"/>
              <w:szCs w:val="22"/>
              <w:lang w:eastAsia="ru-RU"/>
            </w:rPr>
          </w:pPr>
          <w:hyperlink w:anchor="_Toc201697717" w:history="1">
            <w:r w:rsidR="00426909" w:rsidRPr="00FC5DD1">
              <w:rPr>
                <w:rStyle w:val="a5"/>
                <w:i/>
                <w:noProof/>
              </w:rPr>
              <w:t>Глава 6</w:t>
            </w:r>
            <w:r w:rsidR="00426909" w:rsidRPr="00FC5DD1">
              <w:rPr>
                <w:rStyle w:val="a5"/>
                <w:noProof/>
                <w:highlight w:val="green"/>
              </w:rPr>
              <w:t xml:space="preserve"> Мысли в слух</w:t>
            </w:r>
            <w:r w:rsidR="00426909">
              <w:rPr>
                <w:noProof/>
                <w:webHidden/>
              </w:rPr>
              <w:tab/>
            </w:r>
            <w:r w:rsidR="00426909">
              <w:rPr>
                <w:noProof/>
                <w:webHidden/>
              </w:rPr>
              <w:fldChar w:fldCharType="begin"/>
            </w:r>
            <w:r w:rsidR="00426909">
              <w:rPr>
                <w:noProof/>
                <w:webHidden/>
              </w:rPr>
              <w:instrText xml:space="preserve"> PAGEREF _Toc201697717 \h </w:instrText>
            </w:r>
            <w:r w:rsidR="00426909">
              <w:rPr>
                <w:noProof/>
                <w:webHidden/>
              </w:rPr>
            </w:r>
            <w:r w:rsidR="00426909">
              <w:rPr>
                <w:noProof/>
                <w:webHidden/>
              </w:rPr>
              <w:fldChar w:fldCharType="separate"/>
            </w:r>
            <w:r w:rsidR="00426909">
              <w:rPr>
                <w:noProof/>
                <w:webHidden/>
              </w:rPr>
              <w:t>117</w:t>
            </w:r>
            <w:r w:rsidR="00426909">
              <w:rPr>
                <w:noProof/>
                <w:webHidden/>
              </w:rPr>
              <w:fldChar w:fldCharType="end"/>
            </w:r>
          </w:hyperlink>
        </w:p>
        <w:p w14:paraId="12F61B63" w14:textId="762EBA41"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718" w:history="1">
            <w:r w:rsidR="00426909" w:rsidRPr="00FC5DD1">
              <w:rPr>
                <w:rStyle w:val="a5"/>
                <w:noProof/>
              </w:rPr>
              <w:t>6.1. ИИ</w:t>
            </w:r>
            <w:r w:rsidR="00426909">
              <w:rPr>
                <w:noProof/>
                <w:webHidden/>
              </w:rPr>
              <w:tab/>
            </w:r>
            <w:r w:rsidR="00426909">
              <w:rPr>
                <w:noProof/>
                <w:webHidden/>
              </w:rPr>
              <w:fldChar w:fldCharType="begin"/>
            </w:r>
            <w:r w:rsidR="00426909">
              <w:rPr>
                <w:noProof/>
                <w:webHidden/>
              </w:rPr>
              <w:instrText xml:space="preserve"> PAGEREF _Toc201697718 \h </w:instrText>
            </w:r>
            <w:r w:rsidR="00426909">
              <w:rPr>
                <w:noProof/>
                <w:webHidden/>
              </w:rPr>
            </w:r>
            <w:r w:rsidR="00426909">
              <w:rPr>
                <w:noProof/>
                <w:webHidden/>
              </w:rPr>
              <w:fldChar w:fldCharType="separate"/>
            </w:r>
            <w:r w:rsidR="00426909">
              <w:rPr>
                <w:noProof/>
                <w:webHidden/>
              </w:rPr>
              <w:t>117</w:t>
            </w:r>
            <w:r w:rsidR="00426909">
              <w:rPr>
                <w:noProof/>
                <w:webHidden/>
              </w:rPr>
              <w:fldChar w:fldCharType="end"/>
            </w:r>
          </w:hyperlink>
        </w:p>
        <w:p w14:paraId="06856089" w14:textId="6C945095"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19" w:history="1">
            <w:r w:rsidR="00426909" w:rsidRPr="00FC5DD1">
              <w:rPr>
                <w:rStyle w:val="a5"/>
                <w:noProof/>
              </w:rPr>
              <w:t xml:space="preserve">6.1.1. Общие знания про </w:t>
            </w:r>
            <w:r w:rsidR="00426909" w:rsidRPr="00FC5DD1">
              <w:rPr>
                <w:rStyle w:val="a5"/>
                <w:noProof/>
                <w:lang w:val="en-US"/>
              </w:rPr>
              <w:t>ML</w:t>
            </w:r>
            <w:r w:rsidR="00426909">
              <w:rPr>
                <w:noProof/>
                <w:webHidden/>
              </w:rPr>
              <w:tab/>
            </w:r>
            <w:r w:rsidR="00426909">
              <w:rPr>
                <w:noProof/>
                <w:webHidden/>
              </w:rPr>
              <w:fldChar w:fldCharType="begin"/>
            </w:r>
            <w:r w:rsidR="00426909">
              <w:rPr>
                <w:noProof/>
                <w:webHidden/>
              </w:rPr>
              <w:instrText xml:space="preserve"> PAGEREF _Toc201697719 \h </w:instrText>
            </w:r>
            <w:r w:rsidR="00426909">
              <w:rPr>
                <w:noProof/>
                <w:webHidden/>
              </w:rPr>
            </w:r>
            <w:r w:rsidR="00426909">
              <w:rPr>
                <w:noProof/>
                <w:webHidden/>
              </w:rPr>
              <w:fldChar w:fldCharType="separate"/>
            </w:r>
            <w:r w:rsidR="00426909">
              <w:rPr>
                <w:noProof/>
                <w:webHidden/>
              </w:rPr>
              <w:t>117</w:t>
            </w:r>
            <w:r w:rsidR="00426909">
              <w:rPr>
                <w:noProof/>
                <w:webHidden/>
              </w:rPr>
              <w:fldChar w:fldCharType="end"/>
            </w:r>
          </w:hyperlink>
        </w:p>
        <w:p w14:paraId="45D52AC1" w14:textId="7E586F14"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20" w:history="1">
            <w:r w:rsidR="00426909" w:rsidRPr="00FC5DD1">
              <w:rPr>
                <w:rStyle w:val="a5"/>
                <w:noProof/>
              </w:rPr>
              <w:t>6.1.2. Подготовка датасета</w:t>
            </w:r>
            <w:r w:rsidR="00426909">
              <w:rPr>
                <w:noProof/>
                <w:webHidden/>
              </w:rPr>
              <w:tab/>
            </w:r>
            <w:r w:rsidR="00426909">
              <w:rPr>
                <w:noProof/>
                <w:webHidden/>
              </w:rPr>
              <w:fldChar w:fldCharType="begin"/>
            </w:r>
            <w:r w:rsidR="00426909">
              <w:rPr>
                <w:noProof/>
                <w:webHidden/>
              </w:rPr>
              <w:instrText xml:space="preserve"> PAGEREF _Toc201697720 \h </w:instrText>
            </w:r>
            <w:r w:rsidR="00426909">
              <w:rPr>
                <w:noProof/>
                <w:webHidden/>
              </w:rPr>
            </w:r>
            <w:r w:rsidR="00426909">
              <w:rPr>
                <w:noProof/>
                <w:webHidden/>
              </w:rPr>
              <w:fldChar w:fldCharType="separate"/>
            </w:r>
            <w:r w:rsidR="00426909">
              <w:rPr>
                <w:noProof/>
                <w:webHidden/>
              </w:rPr>
              <w:t>118</w:t>
            </w:r>
            <w:r w:rsidR="00426909">
              <w:rPr>
                <w:noProof/>
                <w:webHidden/>
              </w:rPr>
              <w:fldChar w:fldCharType="end"/>
            </w:r>
          </w:hyperlink>
        </w:p>
        <w:p w14:paraId="1DD616CA" w14:textId="5F98ED6C"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21" w:history="1">
            <w:r w:rsidR="00426909" w:rsidRPr="00FC5DD1">
              <w:rPr>
                <w:rStyle w:val="a5"/>
                <w:noProof/>
                <w:highlight w:val="yellow"/>
              </w:rPr>
              <w:t xml:space="preserve">6.1.3. Перенос идей из </w:t>
            </w:r>
            <w:r w:rsidR="00426909" w:rsidRPr="00FC5DD1">
              <w:rPr>
                <w:rStyle w:val="a5"/>
                <w:noProof/>
                <w:highlight w:val="yellow"/>
                <w:lang w:val="en-US"/>
              </w:rPr>
              <w:t>LLM</w:t>
            </w:r>
            <w:r w:rsidR="00426909" w:rsidRPr="00FC5DD1">
              <w:rPr>
                <w:rStyle w:val="a5"/>
                <w:noProof/>
                <w:highlight w:val="yellow"/>
              </w:rPr>
              <w:t xml:space="preserve"> в текущие задачи</w:t>
            </w:r>
            <w:r w:rsidR="00426909">
              <w:rPr>
                <w:noProof/>
                <w:webHidden/>
              </w:rPr>
              <w:tab/>
            </w:r>
            <w:r w:rsidR="00426909">
              <w:rPr>
                <w:noProof/>
                <w:webHidden/>
              </w:rPr>
              <w:fldChar w:fldCharType="begin"/>
            </w:r>
            <w:r w:rsidR="00426909">
              <w:rPr>
                <w:noProof/>
                <w:webHidden/>
              </w:rPr>
              <w:instrText xml:space="preserve"> PAGEREF _Toc201697721 \h </w:instrText>
            </w:r>
            <w:r w:rsidR="00426909">
              <w:rPr>
                <w:noProof/>
                <w:webHidden/>
              </w:rPr>
            </w:r>
            <w:r w:rsidR="00426909">
              <w:rPr>
                <w:noProof/>
                <w:webHidden/>
              </w:rPr>
              <w:fldChar w:fldCharType="separate"/>
            </w:r>
            <w:r w:rsidR="00426909">
              <w:rPr>
                <w:noProof/>
                <w:webHidden/>
              </w:rPr>
              <w:t>118</w:t>
            </w:r>
            <w:r w:rsidR="00426909">
              <w:rPr>
                <w:noProof/>
                <w:webHidden/>
              </w:rPr>
              <w:fldChar w:fldCharType="end"/>
            </w:r>
          </w:hyperlink>
        </w:p>
        <w:p w14:paraId="393513B5" w14:textId="087B1BF2"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22" w:history="1">
            <w:r w:rsidR="00426909" w:rsidRPr="00FC5DD1">
              <w:rPr>
                <w:rStyle w:val="a5"/>
                <w:noProof/>
                <w:highlight w:val="yellow"/>
              </w:rPr>
              <w:t>6.1.4. Дикие идеи по ИИ</w:t>
            </w:r>
            <w:r w:rsidR="00426909">
              <w:rPr>
                <w:noProof/>
                <w:webHidden/>
              </w:rPr>
              <w:tab/>
            </w:r>
            <w:r w:rsidR="00426909">
              <w:rPr>
                <w:noProof/>
                <w:webHidden/>
              </w:rPr>
              <w:fldChar w:fldCharType="begin"/>
            </w:r>
            <w:r w:rsidR="00426909">
              <w:rPr>
                <w:noProof/>
                <w:webHidden/>
              </w:rPr>
              <w:instrText xml:space="preserve"> PAGEREF _Toc201697722 \h </w:instrText>
            </w:r>
            <w:r w:rsidR="00426909">
              <w:rPr>
                <w:noProof/>
                <w:webHidden/>
              </w:rPr>
            </w:r>
            <w:r w:rsidR="00426909">
              <w:rPr>
                <w:noProof/>
                <w:webHidden/>
              </w:rPr>
              <w:fldChar w:fldCharType="separate"/>
            </w:r>
            <w:r w:rsidR="00426909">
              <w:rPr>
                <w:noProof/>
                <w:webHidden/>
              </w:rPr>
              <w:t>121</w:t>
            </w:r>
            <w:r w:rsidR="00426909">
              <w:rPr>
                <w:noProof/>
                <w:webHidden/>
              </w:rPr>
              <w:fldChar w:fldCharType="end"/>
            </w:r>
          </w:hyperlink>
        </w:p>
        <w:p w14:paraId="4441D5CE" w14:textId="0A841955" w:rsidR="00426909" w:rsidRDefault="00CF4DC1">
          <w:pPr>
            <w:pStyle w:val="21"/>
            <w:tabs>
              <w:tab w:val="right" w:leader="dot" w:pos="9345"/>
            </w:tabs>
            <w:rPr>
              <w:rFonts w:asciiTheme="minorHAnsi" w:eastAsiaTheme="minorEastAsia" w:hAnsiTheme="minorHAnsi"/>
              <w:noProof/>
              <w:sz w:val="22"/>
              <w:szCs w:val="22"/>
              <w:lang w:eastAsia="ru-RU"/>
            </w:rPr>
          </w:pPr>
          <w:hyperlink w:anchor="_Toc201697723" w:history="1">
            <w:r w:rsidR="00426909" w:rsidRPr="00FC5DD1">
              <w:rPr>
                <w:rStyle w:val="a5"/>
                <w:noProof/>
              </w:rPr>
              <w:t>6.2. БАВР</w:t>
            </w:r>
            <w:r w:rsidR="00426909">
              <w:rPr>
                <w:noProof/>
                <w:webHidden/>
              </w:rPr>
              <w:tab/>
            </w:r>
            <w:r w:rsidR="00426909">
              <w:rPr>
                <w:noProof/>
                <w:webHidden/>
              </w:rPr>
              <w:fldChar w:fldCharType="begin"/>
            </w:r>
            <w:r w:rsidR="00426909">
              <w:rPr>
                <w:noProof/>
                <w:webHidden/>
              </w:rPr>
              <w:instrText xml:space="preserve"> PAGEREF _Toc201697723 \h </w:instrText>
            </w:r>
            <w:r w:rsidR="00426909">
              <w:rPr>
                <w:noProof/>
                <w:webHidden/>
              </w:rPr>
            </w:r>
            <w:r w:rsidR="00426909">
              <w:rPr>
                <w:noProof/>
                <w:webHidden/>
              </w:rPr>
              <w:fldChar w:fldCharType="separate"/>
            </w:r>
            <w:r w:rsidR="00426909">
              <w:rPr>
                <w:noProof/>
                <w:webHidden/>
              </w:rPr>
              <w:t>122</w:t>
            </w:r>
            <w:r w:rsidR="00426909">
              <w:rPr>
                <w:noProof/>
                <w:webHidden/>
              </w:rPr>
              <w:fldChar w:fldCharType="end"/>
            </w:r>
          </w:hyperlink>
        </w:p>
        <w:p w14:paraId="2CB40B84" w14:textId="0E74F2E3" w:rsidR="00426909" w:rsidRDefault="00CF4DC1">
          <w:pPr>
            <w:pStyle w:val="31"/>
            <w:tabs>
              <w:tab w:val="right" w:leader="dot" w:pos="9345"/>
            </w:tabs>
            <w:rPr>
              <w:rFonts w:asciiTheme="minorHAnsi" w:eastAsiaTheme="minorEastAsia" w:hAnsiTheme="minorHAnsi"/>
              <w:noProof/>
              <w:sz w:val="22"/>
              <w:szCs w:val="22"/>
              <w:lang w:eastAsia="ru-RU"/>
            </w:rPr>
          </w:pPr>
          <w:hyperlink w:anchor="_Toc201697724" w:history="1">
            <w:r w:rsidR="00426909" w:rsidRPr="00FC5DD1">
              <w:rPr>
                <w:rStyle w:val="a5"/>
                <w:noProof/>
              </w:rPr>
              <w:t>6.2.1. Задачи</w:t>
            </w:r>
            <w:r w:rsidR="00426909">
              <w:rPr>
                <w:noProof/>
                <w:webHidden/>
              </w:rPr>
              <w:tab/>
            </w:r>
            <w:r w:rsidR="00426909">
              <w:rPr>
                <w:noProof/>
                <w:webHidden/>
              </w:rPr>
              <w:fldChar w:fldCharType="begin"/>
            </w:r>
            <w:r w:rsidR="00426909">
              <w:rPr>
                <w:noProof/>
                <w:webHidden/>
              </w:rPr>
              <w:instrText xml:space="preserve"> PAGEREF _Toc201697724 \h </w:instrText>
            </w:r>
            <w:r w:rsidR="00426909">
              <w:rPr>
                <w:noProof/>
                <w:webHidden/>
              </w:rPr>
            </w:r>
            <w:r w:rsidR="00426909">
              <w:rPr>
                <w:noProof/>
                <w:webHidden/>
              </w:rPr>
              <w:fldChar w:fldCharType="separate"/>
            </w:r>
            <w:r w:rsidR="00426909">
              <w:rPr>
                <w:noProof/>
                <w:webHidden/>
              </w:rPr>
              <w:t>122</w:t>
            </w:r>
            <w:r w:rsidR="00426909">
              <w:rPr>
                <w:noProof/>
                <w:webHidden/>
              </w:rPr>
              <w:fldChar w:fldCharType="end"/>
            </w:r>
          </w:hyperlink>
        </w:p>
        <w:p w14:paraId="77BF618F" w14:textId="122A8BF7" w:rsidR="0068346C" w:rsidRDefault="001604CF" w:rsidP="001604CF">
          <w:pPr>
            <w:rPr>
              <w:rFonts w:cs="Times New Roman"/>
              <w:szCs w:val="24"/>
            </w:rPr>
          </w:pPr>
          <w:r>
            <w:rPr>
              <w:b/>
              <w:bCs/>
            </w:rPr>
            <w:fldChar w:fldCharType="end"/>
          </w:r>
        </w:p>
      </w:sdtContent>
    </w:sdt>
    <w:p w14:paraId="707605FC" w14:textId="77777777" w:rsidR="001604CF" w:rsidRDefault="001604CF">
      <w:pPr>
        <w:rPr>
          <w:rFonts w:eastAsiaTheme="majorEastAsia" w:cstheme="majorBidi"/>
          <w:b/>
          <w:szCs w:val="26"/>
        </w:rPr>
      </w:pPr>
      <w:r>
        <w:br w:type="page"/>
      </w:r>
    </w:p>
    <w:p w14:paraId="6187803A" w14:textId="6A5D14FA" w:rsidR="00702B40" w:rsidRPr="0068346C" w:rsidRDefault="00702B40" w:rsidP="00F16688">
      <w:pPr>
        <w:pStyle w:val="0-lvl"/>
      </w:pPr>
      <w:bookmarkStart w:id="3" w:name="_Toc201697646"/>
      <w:r w:rsidRPr="00C04475">
        <w:rPr>
          <w:highlight w:val="yellow"/>
        </w:rPr>
        <w:lastRenderedPageBreak/>
        <w:t>Введение</w:t>
      </w:r>
      <w:bookmarkEnd w:id="3"/>
    </w:p>
    <w:p w14:paraId="20308F00" w14:textId="232B69CF" w:rsidR="00702B40" w:rsidRPr="00702B40" w:rsidRDefault="00702B40">
      <w:pPr>
        <w:rPr>
          <w:color w:val="FF0000"/>
        </w:rPr>
      </w:pPr>
      <w:r w:rsidRPr="00702B40">
        <w:rPr>
          <w:color w:val="FF0000"/>
          <w:highlight w:val="yellow"/>
        </w:rPr>
        <w:t>НАПИСАТЬ ВВЕДЕНИЕ!</w:t>
      </w:r>
    </w:p>
    <w:p w14:paraId="25E0902D" w14:textId="223AF361" w:rsidR="008B6E84" w:rsidRDefault="008B6E84"/>
    <w:p w14:paraId="31D2D316" w14:textId="77777777" w:rsidR="00227070" w:rsidRPr="002E4CCA" w:rsidRDefault="00227070" w:rsidP="00227070">
      <w:pPr>
        <w:jc w:val="left"/>
        <w:rPr>
          <w:b/>
          <w:bCs/>
          <w:sz w:val="32"/>
          <w:szCs w:val="36"/>
        </w:rPr>
      </w:pPr>
      <w:r w:rsidRPr="002E4CCA">
        <w:rPr>
          <w:b/>
          <w:bCs/>
          <w:sz w:val="32"/>
          <w:szCs w:val="36"/>
        </w:rPr>
        <w:t xml:space="preserve">Основная цель </w:t>
      </w:r>
      <w:commentRangeStart w:id="4"/>
      <w:commentRangeStart w:id="5"/>
      <w:r w:rsidRPr="002E4CCA">
        <w:rPr>
          <w:b/>
          <w:bCs/>
          <w:sz w:val="32"/>
          <w:szCs w:val="36"/>
        </w:rPr>
        <w:t>диссертации</w:t>
      </w:r>
      <w:commentRangeEnd w:id="4"/>
      <w:r>
        <w:rPr>
          <w:rStyle w:val="a8"/>
          <w:rFonts w:eastAsia="SimSun" w:cs="Times New Roman"/>
          <w:lang w:val="en-US"/>
        </w:rPr>
        <w:commentReference w:id="4"/>
      </w:r>
      <w:commentRangeEnd w:id="5"/>
      <w:r>
        <w:rPr>
          <w:rStyle w:val="a8"/>
          <w:rFonts w:eastAsia="SimSun" w:cs="Times New Roman"/>
          <w:lang w:val="en-US"/>
        </w:rPr>
        <w:commentReference w:id="5"/>
      </w:r>
      <w:r w:rsidRPr="002E4CCA">
        <w:rPr>
          <w:b/>
          <w:bCs/>
          <w:sz w:val="32"/>
          <w:szCs w:val="36"/>
        </w:rPr>
        <w:t>:</w:t>
      </w:r>
    </w:p>
    <w:p w14:paraId="7FF8B0CE" w14:textId="77777777" w:rsidR="00227070" w:rsidRDefault="00227070" w:rsidP="00227070">
      <w:r>
        <w:t>Разработка и исследование методов и алгоритмов для повышения надежности, быстродействия и адаптивности систем быстродействующего автоматического ввода резерва (БАВР), в частности, за счет совершенствования работы реле направления мощности (РНМ) и алгоритмов восстановления нормального режима (ВНР), с использованием обширного анализа реальных осциллограмм и применения современных подходов, включая машинное обучение.</w:t>
      </w:r>
    </w:p>
    <w:p w14:paraId="02A3C96C" w14:textId="77777777" w:rsidR="00227070" w:rsidRDefault="00227070" w:rsidP="00227070"/>
    <w:p w14:paraId="6072EE01" w14:textId="41A9FCE2" w:rsidR="00227070" w:rsidRDefault="00227070" w:rsidP="00227070">
      <w:r>
        <w:t>Ключевые проблемы, решаемые в диссертации (</w:t>
      </w:r>
      <w:r w:rsidRPr="00227070">
        <w:rPr>
          <w:color w:val="FF0000"/>
        </w:rPr>
        <w:t xml:space="preserve">а </w:t>
      </w:r>
      <w:r>
        <w:rPr>
          <w:color w:val="FF0000"/>
        </w:rPr>
        <w:t>в чём-то</w:t>
      </w:r>
      <w:r w:rsidRPr="00227070">
        <w:rPr>
          <w:color w:val="FF0000"/>
        </w:rPr>
        <w:t xml:space="preserve"> уже решённые</w:t>
      </w:r>
      <w:r>
        <w:t>):</w:t>
      </w:r>
    </w:p>
    <w:p w14:paraId="342177EE" w14:textId="77777777" w:rsidR="00227070" w:rsidRDefault="00227070" w:rsidP="00227070">
      <w:pPr>
        <w:pStyle w:val="a7"/>
        <w:numPr>
          <w:ilvl w:val="0"/>
          <w:numId w:val="39"/>
        </w:numPr>
        <w:ind w:left="851" w:hanging="425"/>
      </w:pPr>
      <w:r>
        <w:t>Недостаточная эффективность стандартных РНМ: Задержки срабатывания/отпускания, ложные блокировки РНМ в сложных режимах (внешние КЗ, пуск мощных двигателей, несимметричные нагрузки, колебания нагрузки, переходные процессы, насыщение ТТ).</w:t>
      </w:r>
    </w:p>
    <w:p w14:paraId="0302AE98" w14:textId="77777777" w:rsidR="00227070" w:rsidRDefault="00227070" w:rsidP="00227070">
      <w:pPr>
        <w:pStyle w:val="a7"/>
        <w:numPr>
          <w:ilvl w:val="0"/>
          <w:numId w:val="39"/>
        </w:numPr>
        <w:ind w:left="851" w:hanging="425"/>
      </w:pPr>
      <w:r>
        <w:t>Проблемы стандартных ВНР: Некорректные переключения при ОЗЗ, расхождении углов/частот между источниками, риски при одновременном срабатывании нескольких ВНР.</w:t>
      </w:r>
    </w:p>
    <w:p w14:paraId="18F0BB7D" w14:textId="77777777" w:rsidR="00227070" w:rsidRDefault="00227070" w:rsidP="00227070">
      <w:pPr>
        <w:pStyle w:val="a7"/>
        <w:numPr>
          <w:ilvl w:val="0"/>
          <w:numId w:val="39"/>
        </w:numPr>
        <w:ind w:left="851" w:hanging="425"/>
      </w:pPr>
      <w:r>
        <w:t>Ограничения традиционных методов анализа и проектирования РЗА: Сложность учета всего многообразия реальных режимов, трудоемкость ручной настройки, нехватка репрезентативных данных для верификации.</w:t>
      </w:r>
    </w:p>
    <w:p w14:paraId="66555BB7" w14:textId="77777777" w:rsidR="00227070" w:rsidRDefault="00227070" w:rsidP="00227070">
      <w:pPr>
        <w:pStyle w:val="a7"/>
        <w:numPr>
          <w:ilvl w:val="0"/>
          <w:numId w:val="39"/>
        </w:numPr>
        <w:ind w:left="851" w:hanging="425"/>
      </w:pPr>
      <w:r>
        <w:t>Необходимость адаптации РЗА к изменяющимся условиям сети: Интеграция распределенной генерации, усложнение конфигураций сети, разнообразие нагрузок.</w:t>
      </w:r>
    </w:p>
    <w:p w14:paraId="73AC59E3" w14:textId="77777777" w:rsidR="00227070" w:rsidRDefault="00227070" w:rsidP="00227070"/>
    <w:p w14:paraId="36015493" w14:textId="77777777" w:rsidR="00227070" w:rsidRPr="002E4CCA" w:rsidRDefault="00227070" w:rsidP="00227070">
      <w:pPr>
        <w:rPr>
          <w:b/>
          <w:bCs/>
          <w:sz w:val="32"/>
          <w:szCs w:val="36"/>
        </w:rPr>
      </w:pPr>
      <w:r w:rsidRPr="002E4CCA">
        <w:rPr>
          <w:b/>
          <w:bCs/>
          <w:sz w:val="32"/>
          <w:szCs w:val="36"/>
        </w:rPr>
        <w:t>Структура и краткое содержание глав:</w:t>
      </w:r>
    </w:p>
    <w:p w14:paraId="6C164FA9" w14:textId="77777777" w:rsidR="00227070" w:rsidRPr="002E4CCA" w:rsidRDefault="00227070" w:rsidP="00227070">
      <w:pPr>
        <w:rPr>
          <w:b/>
          <w:bCs/>
        </w:rPr>
      </w:pPr>
      <w:r w:rsidRPr="002E4CCA">
        <w:rPr>
          <w:b/>
          <w:bCs/>
        </w:rPr>
        <w:t>Глава 1: Современные проблемы быстродействующего автоматического ввода резерва и варианты их устранения стандартными методами</w:t>
      </w:r>
    </w:p>
    <w:p w14:paraId="2EFAF271" w14:textId="77777777" w:rsidR="00227070" w:rsidRDefault="00227070" w:rsidP="00227070">
      <w:r w:rsidRPr="002E4CCA">
        <w:rPr>
          <w:b/>
          <w:bCs/>
        </w:rPr>
        <w:t>Статус:</w:t>
      </w:r>
      <w:r>
        <w:t xml:space="preserve"> </w:t>
      </w:r>
      <w:r w:rsidRPr="002E4CCA">
        <w:rPr>
          <w:highlight w:val="yellow"/>
        </w:rPr>
        <w:t>Предварительный набросок, задающий общую проблематику.</w:t>
      </w:r>
    </w:p>
    <w:p w14:paraId="6C33B031" w14:textId="77777777" w:rsidR="00227070" w:rsidRPr="002E4CCA" w:rsidRDefault="00227070" w:rsidP="00227070">
      <w:pPr>
        <w:rPr>
          <w:b/>
          <w:bCs/>
        </w:rPr>
      </w:pPr>
      <w:r w:rsidRPr="002E4CCA">
        <w:rPr>
          <w:b/>
          <w:bCs/>
        </w:rPr>
        <w:t>Содержание:</w:t>
      </w:r>
    </w:p>
    <w:p w14:paraId="15FB2B29" w14:textId="77777777" w:rsidR="00227070" w:rsidRDefault="00227070" w:rsidP="00227070">
      <w:r>
        <w:t>Обоснование необходимости надежного электроснабжения и роли БАВР.</w:t>
      </w:r>
    </w:p>
    <w:p w14:paraId="5FB371F9" w14:textId="77777777" w:rsidR="00227070" w:rsidRDefault="00227070" w:rsidP="00227070">
      <w:r>
        <w:t>Сравнение БАВР и традиционного АВР, выделение преимуществ БАВР (быстродействие, селективность).</w:t>
      </w:r>
    </w:p>
    <w:p w14:paraId="02285280" w14:textId="77777777" w:rsidR="00227070" w:rsidRDefault="00227070" w:rsidP="00227070">
      <w:r>
        <w:t>Описание базовых пусковых, разрешающих и блокирующих органов БАВР (контроль Umin, угол, частота, Umax, токовые защиты, РНМ, контроль U0 и др.).</w:t>
      </w:r>
    </w:p>
    <w:p w14:paraId="5FF1A156" w14:textId="77777777" w:rsidR="00227070" w:rsidRDefault="00227070" w:rsidP="00227070">
      <w:r>
        <w:t>Обозначение экономических и технологических преимуществ БАВР.</w:t>
      </w:r>
    </w:p>
    <w:p w14:paraId="53C739DC" w14:textId="77777777" w:rsidR="00227070" w:rsidRDefault="00227070" w:rsidP="00227070">
      <w:r>
        <w:t xml:space="preserve">Ключевая проблема: Задержки и отказы БАВР, особенно из-за некорректной работы РНМ. Анализ влияния преобразования Фурье, математических особенностей расчета </w:t>
      </w:r>
      <w:r>
        <w:lastRenderedPageBreak/>
        <w:t>векторов, задержек при отсутствии двигательной нагрузки (обнуление сигналов за период сети).</w:t>
      </w:r>
    </w:p>
    <w:p w14:paraId="1D0380B2" w14:textId="77777777" w:rsidR="00227070" w:rsidRDefault="00227070" w:rsidP="00227070">
      <w:r>
        <w:t>Примеры реальных осциллограмм, демонстрирующие проблемы РНМ (долгий отпуск, блокировка через 200мс, отказ при несимметричном снижении напряжения).</w:t>
      </w:r>
    </w:p>
    <w:p w14:paraId="2A6CE2FD" w14:textId="77777777" w:rsidR="00227070" w:rsidRDefault="00227070" w:rsidP="00227070">
      <w:r>
        <w:t>Анализ существующих адаптивных функций РНМ (например, в терминалах ООО "АПС" версии 2.0) как частичного решения проблем.</w:t>
      </w:r>
    </w:p>
    <w:p w14:paraId="2E4CD1D6" w14:textId="77777777" w:rsidR="00227070" w:rsidRDefault="00227070" w:rsidP="00227070">
      <w:r>
        <w:t>Обзор и критика реализаций РНМ у различных производителей (ЭКРА, Механотроника (БМРЗ), Бреслер, ЧЭАЗ, Радиус Автоматика, Релематика, ABB, SEL, Siemens), с акцентом на то, что многие из них не решают фундаментальные проблемы РНМ.</w:t>
      </w:r>
    </w:p>
    <w:p w14:paraId="541AD4FC" w14:textId="77777777" w:rsidR="00227070" w:rsidRDefault="00227070" w:rsidP="00227070">
      <w:r>
        <w:t>Описание сложных случаев функционирования адаптивного РНМ: колебательный характер нагрузки (двигатели с частотным приводом), проблемы с выбором коэффициента отстройки (Котс) при пуске мощных синхронных двигателей, влияние внешних переключений на угол между секциями.</w:t>
      </w:r>
    </w:p>
    <w:p w14:paraId="2469A403" w14:textId="77777777" w:rsidR="00227070" w:rsidRDefault="00227070" w:rsidP="00227070">
      <w:r>
        <w:t>Введение в проблематику измерения тока с применением катушек Роговского и ёмкостных делителей как перспективной альтернативы традиционным ТТ и ТН, но с отсутствием на момент начала работы проработанных решений для БАВР.</w:t>
      </w:r>
    </w:p>
    <w:p w14:paraId="03C5C01D" w14:textId="77777777" w:rsidR="00227070" w:rsidRDefault="00227070" w:rsidP="00227070">
      <w:r>
        <w:t>Предварительные выводы о том, что стандартные и даже существующие адаптивные методы имеют ограничения, что требует более глубоких исследований и новых подходов.</w:t>
      </w:r>
    </w:p>
    <w:p w14:paraId="5467D4C7" w14:textId="77777777" w:rsidR="00227070" w:rsidRDefault="00227070" w:rsidP="00227070"/>
    <w:p w14:paraId="2E5AB1A2" w14:textId="77777777" w:rsidR="00227070" w:rsidRPr="002E4CCA" w:rsidRDefault="00227070" w:rsidP="00227070">
      <w:pPr>
        <w:rPr>
          <w:b/>
          <w:bCs/>
        </w:rPr>
      </w:pPr>
      <w:r w:rsidRPr="002E4CCA">
        <w:rPr>
          <w:b/>
          <w:bCs/>
        </w:rPr>
        <w:t>Глава 2: Современные модернизации быстродействующего автоматического ввода резерва стандартными методами</w:t>
      </w:r>
    </w:p>
    <w:p w14:paraId="685D576F" w14:textId="77777777" w:rsidR="00227070" w:rsidRDefault="00227070" w:rsidP="00227070">
      <w:r w:rsidRPr="002E4CCA">
        <w:rPr>
          <w:b/>
          <w:bCs/>
        </w:rPr>
        <w:t>Статус:</w:t>
      </w:r>
      <w:r>
        <w:t xml:space="preserve"> </w:t>
      </w:r>
      <w:r w:rsidRPr="002E4CCA">
        <w:rPr>
          <w:highlight w:val="cyan"/>
        </w:rPr>
        <w:t>Первая стадия завершённости</w:t>
      </w:r>
      <w:r>
        <w:t xml:space="preserve"> </w:t>
      </w:r>
    </w:p>
    <w:p w14:paraId="5FF03761" w14:textId="77777777" w:rsidR="00227070" w:rsidRPr="002E4CCA" w:rsidRDefault="00227070" w:rsidP="00227070">
      <w:pPr>
        <w:rPr>
          <w:b/>
          <w:bCs/>
        </w:rPr>
      </w:pPr>
      <w:r w:rsidRPr="002E4CCA">
        <w:rPr>
          <w:b/>
          <w:bCs/>
        </w:rPr>
        <w:t>Содержание:</w:t>
      </w:r>
    </w:p>
    <w:p w14:paraId="1D898052" w14:textId="77777777" w:rsidR="00227070" w:rsidRDefault="00227070" w:rsidP="00227070">
      <w:r>
        <w:t>Углубленное исследование применения катушек Роговского (КР) для РНМ:</w:t>
      </w:r>
    </w:p>
    <w:p w14:paraId="3F0C9BD6" w14:textId="77777777" w:rsidR="00227070" w:rsidRDefault="00227070" w:rsidP="00227070">
      <w:pPr>
        <w:pStyle w:val="a7"/>
        <w:numPr>
          <w:ilvl w:val="0"/>
          <w:numId w:val="39"/>
        </w:numPr>
        <w:ind w:left="851" w:hanging="425"/>
      </w:pPr>
      <w:r>
        <w:t>Теоретическое сравнение КР и ТТ в идеальных условиях (анализ влияния апериодической составляющей, переходных процессов).</w:t>
      </w:r>
    </w:p>
    <w:p w14:paraId="61C3369C" w14:textId="77777777" w:rsidR="00227070" w:rsidRDefault="00227070" w:rsidP="00227070">
      <w:pPr>
        <w:pStyle w:val="a7"/>
        <w:numPr>
          <w:ilvl w:val="0"/>
          <w:numId w:val="39"/>
        </w:numPr>
        <w:ind w:left="851" w:hanging="425"/>
      </w:pPr>
      <w:r>
        <w:t>Оценка влияния различных факторов (постоянная времени затухания, начальный угол КЗ, частота дискретизации, высшие гармоники, оконные функции БПФ) на точность измерения.</w:t>
      </w:r>
    </w:p>
    <w:p w14:paraId="1912DEA8" w14:textId="77777777" w:rsidR="00227070" w:rsidRDefault="00227070" w:rsidP="00227070">
      <w:pPr>
        <w:pStyle w:val="a7"/>
        <w:numPr>
          <w:ilvl w:val="0"/>
          <w:numId w:val="39"/>
        </w:numPr>
        <w:ind w:left="851" w:hanging="425"/>
      </w:pPr>
      <w:r>
        <w:t>Преимущества КР: отсутствие насыщения, более быстрый переход в установившийся режим, меньшее влияние апериодики.</w:t>
      </w:r>
    </w:p>
    <w:p w14:paraId="03F4A0A9" w14:textId="77777777" w:rsidR="00227070" w:rsidRDefault="00227070" w:rsidP="00227070">
      <w:pPr>
        <w:pStyle w:val="a7"/>
        <w:numPr>
          <w:ilvl w:val="0"/>
          <w:numId w:val="39"/>
        </w:numPr>
        <w:ind w:left="851" w:hanging="425"/>
      </w:pPr>
      <w:r>
        <w:t>Разработка гибридного алгоритма РНМ (комбинация сигналов от ТТ и КР) для улучшения работы в сложных режимах (удаленные КЗ, ОЗЗ с переходом в двухфазное, насыщение ТТ).</w:t>
      </w:r>
    </w:p>
    <w:p w14:paraId="5AC42DC3" w14:textId="77777777" w:rsidR="00227070" w:rsidRDefault="00227070" w:rsidP="00227070">
      <w:pPr>
        <w:pStyle w:val="a7"/>
        <w:numPr>
          <w:ilvl w:val="0"/>
          <w:numId w:val="39"/>
        </w:numPr>
        <w:ind w:left="851" w:hanging="425"/>
      </w:pPr>
      <w:r>
        <w:t>Анализ поведения РНМ на основе КР в реальных условиях эксплуатации (примеры осциллограмм с БАВР, использующим КР, при коммутации УКРМ и при работе ВНР).</w:t>
      </w:r>
    </w:p>
    <w:p w14:paraId="331C7EC9" w14:textId="77777777" w:rsidR="00227070" w:rsidRDefault="00227070" w:rsidP="00227070">
      <w:r>
        <w:t>Совершенствование алгоритмов восстановления нормального режима (ВНР):</w:t>
      </w:r>
    </w:p>
    <w:p w14:paraId="6738C2E7" w14:textId="77777777" w:rsidR="00227070" w:rsidRDefault="00227070" w:rsidP="00227070">
      <w:pPr>
        <w:pStyle w:val="a7"/>
        <w:numPr>
          <w:ilvl w:val="0"/>
          <w:numId w:val="39"/>
        </w:numPr>
        <w:ind w:left="851" w:hanging="425"/>
      </w:pPr>
      <w:r>
        <w:t>Анализ существующих проблем стандартных ВНР (блокировка по ОЗЗ, несинхронная работа источников, большие уравнительные токи при расхождении углов/частот, одновременное срабатывание множества ВНР).</w:t>
      </w:r>
    </w:p>
    <w:p w14:paraId="079A089D" w14:textId="77777777" w:rsidR="00227070" w:rsidRDefault="00227070" w:rsidP="00227070">
      <w:pPr>
        <w:pStyle w:val="a7"/>
        <w:numPr>
          <w:ilvl w:val="0"/>
          <w:numId w:val="39"/>
        </w:numPr>
        <w:ind w:left="851" w:hanging="425"/>
      </w:pPr>
      <w:r>
        <w:t>Предложенные модернизации:</w:t>
      </w:r>
    </w:p>
    <w:p w14:paraId="3B4929B4" w14:textId="77777777" w:rsidR="00227070" w:rsidRDefault="00227070" w:rsidP="00227070">
      <w:pPr>
        <w:pStyle w:val="a7"/>
        <w:numPr>
          <w:ilvl w:val="1"/>
          <w:numId w:val="39"/>
        </w:numPr>
        <w:ind w:left="1418" w:hanging="425"/>
      </w:pPr>
      <w:r>
        <w:t>Блокировка ВНР при ОЗЗ на одной/обеих секциях.</w:t>
      </w:r>
    </w:p>
    <w:p w14:paraId="00D1C0DA" w14:textId="77777777" w:rsidR="00227070" w:rsidRDefault="00227070" w:rsidP="00227070">
      <w:pPr>
        <w:pStyle w:val="a7"/>
        <w:numPr>
          <w:ilvl w:val="1"/>
          <w:numId w:val="39"/>
        </w:numPr>
        <w:ind w:left="1418" w:hanging="425"/>
      </w:pPr>
      <w:r>
        <w:lastRenderedPageBreak/>
        <w:t>Блокировка ВНР при превышении допустимого угла между источниками.</w:t>
      </w:r>
    </w:p>
    <w:p w14:paraId="09E0123D" w14:textId="77777777" w:rsidR="00227070" w:rsidRDefault="00227070" w:rsidP="00227070">
      <w:pPr>
        <w:pStyle w:val="a7"/>
        <w:numPr>
          <w:ilvl w:val="1"/>
          <w:numId w:val="39"/>
        </w:numPr>
        <w:ind w:left="1418" w:hanging="425"/>
      </w:pPr>
      <w:r>
        <w:t>Блокировка ВНР по разности частот.</w:t>
      </w:r>
    </w:p>
    <w:p w14:paraId="7428539F" w14:textId="77777777" w:rsidR="00227070" w:rsidRDefault="00227070" w:rsidP="00227070">
      <w:pPr>
        <w:pStyle w:val="a7"/>
        <w:numPr>
          <w:ilvl w:val="1"/>
          <w:numId w:val="39"/>
        </w:numPr>
        <w:ind w:left="1418" w:hanging="425"/>
      </w:pPr>
      <w:r>
        <w:t>Использование функции контроля синхронизма (ANSI 25).</w:t>
      </w:r>
    </w:p>
    <w:p w14:paraId="4A1CFF92" w14:textId="77777777" w:rsidR="00227070" w:rsidRDefault="00227070" w:rsidP="00227070">
      <w:pPr>
        <w:pStyle w:val="a7"/>
        <w:numPr>
          <w:ilvl w:val="1"/>
          <w:numId w:val="39"/>
        </w:numPr>
        <w:ind w:left="1418" w:hanging="425"/>
      </w:pPr>
      <w:r>
        <w:t>Введение временной селективности для предотвращения одновременного срабатывания нескольких ВНР на одном объекте.</w:t>
      </w:r>
    </w:p>
    <w:p w14:paraId="55856F8F" w14:textId="77777777" w:rsidR="00227070" w:rsidRDefault="00227070" w:rsidP="00227070">
      <w:pPr>
        <w:pStyle w:val="a7"/>
        <w:numPr>
          <w:ilvl w:val="1"/>
          <w:numId w:val="39"/>
        </w:numPr>
        <w:ind w:left="1418" w:hanging="425"/>
      </w:pPr>
      <w:r>
        <w:t>Выводы о повышении надежности и быстродействия БАВР за счет применения КР и усовершенствованных алгоритмов ВНР в рамках стандартных (не ML) подходов.</w:t>
      </w:r>
    </w:p>
    <w:p w14:paraId="7B15B3E3" w14:textId="77777777" w:rsidR="00227070" w:rsidRDefault="00227070" w:rsidP="00227070"/>
    <w:p w14:paraId="0AA2FDBC" w14:textId="77777777" w:rsidR="00227070" w:rsidRPr="002E4CCA" w:rsidRDefault="00227070" w:rsidP="00227070">
      <w:pPr>
        <w:rPr>
          <w:b/>
          <w:bCs/>
        </w:rPr>
      </w:pPr>
      <w:r w:rsidRPr="002E4CCA">
        <w:rPr>
          <w:b/>
          <w:bCs/>
        </w:rPr>
        <w:t>Глава 3: Подготовка датасета на основе реальных осциллограмм</w:t>
      </w:r>
    </w:p>
    <w:p w14:paraId="29ECC8ED" w14:textId="77777777" w:rsidR="00227070" w:rsidRDefault="00227070" w:rsidP="00227070">
      <w:r w:rsidRPr="002E4CCA">
        <w:rPr>
          <w:b/>
          <w:bCs/>
        </w:rPr>
        <w:t>Статус:</w:t>
      </w:r>
      <w:r>
        <w:t xml:space="preserve"> </w:t>
      </w:r>
      <w:r w:rsidRPr="002E4CCA">
        <w:rPr>
          <w:highlight w:val="cyan"/>
        </w:rPr>
        <w:t>Первая стадия завершённости</w:t>
      </w:r>
      <w:r>
        <w:t xml:space="preserve"> </w:t>
      </w:r>
    </w:p>
    <w:p w14:paraId="7BE4E557" w14:textId="77777777" w:rsidR="00227070" w:rsidRPr="00227070" w:rsidRDefault="00227070" w:rsidP="00227070">
      <w:pPr>
        <w:rPr>
          <w:color w:val="FF0000"/>
        </w:rPr>
      </w:pPr>
      <w:r w:rsidRPr="00227070">
        <w:rPr>
          <w:b/>
          <w:bCs/>
          <w:color w:val="FF0000"/>
        </w:rPr>
        <w:t>+</w:t>
      </w:r>
      <w:r w:rsidRPr="00227070">
        <w:rPr>
          <w:color w:val="FF0000"/>
        </w:rPr>
        <w:t xml:space="preserve"> Хорошо бы добавить симулированные данные. И они будут. </w:t>
      </w:r>
    </w:p>
    <w:p w14:paraId="173F321E" w14:textId="77777777" w:rsidR="00227070" w:rsidRPr="002E4CCA" w:rsidRDefault="00227070" w:rsidP="00227070">
      <w:pPr>
        <w:rPr>
          <w:b/>
          <w:bCs/>
        </w:rPr>
      </w:pPr>
      <w:r w:rsidRPr="002E4CCA">
        <w:rPr>
          <w:b/>
          <w:bCs/>
        </w:rPr>
        <w:t>Содержание:</w:t>
      </w:r>
    </w:p>
    <w:p w14:paraId="6E7277F2" w14:textId="77777777" w:rsidR="00227070" w:rsidRDefault="00227070" w:rsidP="00227070">
      <w:r>
        <w:t>Обоснование необходимости создания обширного датасета реальных осциллограмм для анализа и разработки новых алгоритмов РЗА, особенно БАВР.</w:t>
      </w:r>
    </w:p>
    <w:p w14:paraId="387070F5" w14:textId="77777777" w:rsidR="00227070" w:rsidRDefault="00227070" w:rsidP="00227070">
      <w:r>
        <w:t>Методология формирования датасета:</w:t>
      </w:r>
    </w:p>
    <w:p w14:paraId="4CAA2C2A" w14:textId="77777777" w:rsidR="00227070" w:rsidRDefault="00227070" w:rsidP="00227070">
      <w:pPr>
        <w:pStyle w:val="a7"/>
        <w:numPr>
          <w:ilvl w:val="0"/>
          <w:numId w:val="39"/>
        </w:numPr>
        <w:ind w:left="851" w:hanging="425"/>
      </w:pPr>
      <w:r>
        <w:t>Сбор данных из различных источников (энергопредприятия, архивы ПНР).</w:t>
      </w:r>
    </w:p>
    <w:p w14:paraId="376D13D6" w14:textId="77777777" w:rsidR="00227070" w:rsidRDefault="00227070" w:rsidP="00227070">
      <w:pPr>
        <w:pStyle w:val="a7"/>
        <w:numPr>
          <w:ilvl w:val="0"/>
          <w:numId w:val="39"/>
        </w:numPr>
        <w:ind w:left="851" w:hanging="425"/>
      </w:pPr>
      <w:r>
        <w:t>Автоматизированный поиск и копирование уникальных осциллограмм (с использованием MD5-хешей).</w:t>
      </w:r>
    </w:p>
    <w:p w14:paraId="6E9EC4A4" w14:textId="77777777" w:rsidR="00227070" w:rsidRDefault="00227070" w:rsidP="00227070">
      <w:pPr>
        <w:pStyle w:val="a7"/>
        <w:numPr>
          <w:ilvl w:val="0"/>
          <w:numId w:val="39"/>
        </w:numPr>
        <w:ind w:left="851" w:hanging="425"/>
      </w:pPr>
      <w:r>
        <w:t>Унификация форматов (приведение к ASCII COMTRADE).</w:t>
      </w:r>
    </w:p>
    <w:p w14:paraId="5BEAC7DB" w14:textId="77777777" w:rsidR="00227070" w:rsidRDefault="00227070" w:rsidP="00227070">
      <w:pPr>
        <w:pStyle w:val="a7"/>
        <w:numPr>
          <w:ilvl w:val="0"/>
          <w:numId w:val="39"/>
        </w:numPr>
        <w:ind w:left="851" w:hanging="425"/>
      </w:pPr>
      <w:r>
        <w:t>Деперсонализация (анонимизация) данных для публичного доступа.</w:t>
      </w:r>
    </w:p>
    <w:p w14:paraId="5901F533" w14:textId="77777777" w:rsidR="00227070" w:rsidRDefault="00227070" w:rsidP="00227070">
      <w:pPr>
        <w:pStyle w:val="a7"/>
        <w:numPr>
          <w:ilvl w:val="0"/>
          <w:numId w:val="39"/>
        </w:numPr>
        <w:ind w:left="851" w:hanging="425"/>
      </w:pPr>
      <w:r>
        <w:t>Стандартизация имен аналоговых и дискретных сигналов (разработка трехсегментной структуры имени, словари сопоставления).</w:t>
      </w:r>
    </w:p>
    <w:p w14:paraId="3B287ACC" w14:textId="77777777" w:rsidR="00227070" w:rsidRDefault="00227070" w:rsidP="00227070">
      <w:pPr>
        <w:pStyle w:val="a7"/>
        <w:numPr>
          <w:ilvl w:val="0"/>
          <w:numId w:val="39"/>
        </w:numPr>
        <w:ind w:left="851" w:hanging="425"/>
      </w:pPr>
      <w:r>
        <w:t>Определение базисных (номинальных) значений для нормализации (алгоритм на основе анализа первой и высших гармоник H1/Hx_max).</w:t>
      </w:r>
    </w:p>
    <w:p w14:paraId="1AFBB2B6" w14:textId="77777777" w:rsidR="00227070" w:rsidRDefault="00227070" w:rsidP="00227070">
      <w:pPr>
        <w:pStyle w:val="a7"/>
        <w:numPr>
          <w:ilvl w:val="0"/>
          <w:numId w:val="39"/>
        </w:numPr>
        <w:ind w:left="851" w:hanging="425"/>
      </w:pPr>
      <w:r>
        <w:t>Нормализация сигналов и преобразование в формат CSV.</w:t>
      </w:r>
    </w:p>
    <w:p w14:paraId="4503B859" w14:textId="77777777" w:rsidR="00227070" w:rsidRDefault="00227070" w:rsidP="00227070">
      <w:pPr>
        <w:pStyle w:val="a7"/>
        <w:numPr>
          <w:ilvl w:val="0"/>
          <w:numId w:val="39"/>
        </w:numPr>
        <w:ind w:left="851" w:hanging="425"/>
      </w:pPr>
      <w:r>
        <w:t>Иерархическая разметка (аннотирование) событий (общая классификация: "Нет события", "Оперативные переключения", "Анормальные события", "Аварийные события").</w:t>
      </w:r>
    </w:p>
    <w:p w14:paraId="3AC40C11" w14:textId="77777777" w:rsidR="00227070" w:rsidRDefault="00227070" w:rsidP="00227070">
      <w:pPr>
        <w:pStyle w:val="a7"/>
        <w:numPr>
          <w:ilvl w:val="0"/>
          <w:numId w:val="39"/>
        </w:numPr>
        <w:ind w:left="851" w:hanging="425"/>
      </w:pPr>
      <w:r>
        <w:t>Фильтрация "пустых" осциллограмм.</w:t>
      </w:r>
    </w:p>
    <w:p w14:paraId="0E0FCAEF" w14:textId="77777777" w:rsidR="00227070" w:rsidRDefault="00227070" w:rsidP="00227070">
      <w:r>
        <w:t>Результат: Публично доступный датасет из 50 765 реальных осциллограмм, структурированный и готовый для анализа и использования в ML-задачах.</w:t>
      </w:r>
    </w:p>
    <w:p w14:paraId="0EE8F5BD" w14:textId="77777777" w:rsidR="00227070" w:rsidRDefault="00227070" w:rsidP="00227070">
      <w:r>
        <w:t>Описание разработанных программных инструментов для автоматизации процесса (на Python).</w:t>
      </w:r>
    </w:p>
    <w:p w14:paraId="1A280F02" w14:textId="77777777" w:rsidR="00227070" w:rsidRDefault="00227070" w:rsidP="00227070">
      <w:r>
        <w:t>Выводы о значении созданного датасета как фундамента для дальнейших исследований.</w:t>
      </w:r>
    </w:p>
    <w:p w14:paraId="0DD46DD0" w14:textId="77777777" w:rsidR="00227070" w:rsidRDefault="00227070" w:rsidP="00227070"/>
    <w:p w14:paraId="29856CE0" w14:textId="77777777" w:rsidR="00227070" w:rsidRPr="002E4CCA" w:rsidRDefault="00227070" w:rsidP="00227070">
      <w:pPr>
        <w:rPr>
          <w:b/>
          <w:bCs/>
        </w:rPr>
      </w:pPr>
      <w:r w:rsidRPr="002E4CCA">
        <w:rPr>
          <w:b/>
          <w:bCs/>
        </w:rPr>
        <w:t>Глава 4: Статистический анализ функционирования БАВР на основе реальных осциллограмм (Планируемая)</w:t>
      </w:r>
    </w:p>
    <w:p w14:paraId="7EAE9C92" w14:textId="77777777" w:rsidR="00227070" w:rsidRDefault="00227070" w:rsidP="00227070">
      <w:r w:rsidRPr="002E4CCA">
        <w:rPr>
          <w:b/>
          <w:bCs/>
        </w:rPr>
        <w:t>Статус</w:t>
      </w:r>
      <w:r>
        <w:t xml:space="preserve">: </w:t>
      </w:r>
      <w:r w:rsidRPr="00227070">
        <w:rPr>
          <w:color w:val="FF0000"/>
        </w:rPr>
        <w:t>В планах</w:t>
      </w:r>
      <w:r w:rsidRPr="00227070">
        <w:t>.</w:t>
      </w:r>
    </w:p>
    <w:p w14:paraId="0BB98D05" w14:textId="77777777" w:rsidR="00227070" w:rsidRPr="002E4CCA" w:rsidRDefault="00227070" w:rsidP="00227070">
      <w:pPr>
        <w:rPr>
          <w:b/>
          <w:bCs/>
        </w:rPr>
      </w:pPr>
      <w:r w:rsidRPr="002E4CCA">
        <w:rPr>
          <w:b/>
          <w:bCs/>
        </w:rPr>
        <w:t>Содержание (предполагаемое):</w:t>
      </w:r>
    </w:p>
    <w:p w14:paraId="6863B595" w14:textId="77777777" w:rsidR="00227070" w:rsidRDefault="00227070" w:rsidP="00227070">
      <w:r>
        <w:lastRenderedPageBreak/>
        <w:t>Использование датасета из Главы 3 для проведения глубокого статистического анализа.</w:t>
      </w:r>
    </w:p>
    <w:p w14:paraId="5439FAE1" w14:textId="77777777" w:rsidR="00227070" w:rsidRDefault="00227070" w:rsidP="00227070">
      <w:r>
        <w:t>Анализ временных характеристик коммутационного оборудования, задействованного в циклах БАВР (реальные времена включения/отключения выключателей).</w:t>
      </w:r>
    </w:p>
    <w:p w14:paraId="4F5A7D34" w14:textId="77777777" w:rsidR="00227070" w:rsidRDefault="00227070" w:rsidP="00227070">
      <w:r>
        <w:t xml:space="preserve">Исследование уровней перенапряжений при ОЗЗ в реальных сетях </w:t>
      </w:r>
      <w:r w:rsidRPr="00227070">
        <w:rPr>
          <w:color w:val="FF0000"/>
        </w:rPr>
        <w:t>и их влияния на работу БАВР</w:t>
      </w:r>
      <w:r>
        <w:t xml:space="preserve"> (</w:t>
      </w:r>
      <w:r w:rsidRPr="002E4CCA">
        <w:rPr>
          <w:highlight w:val="yellow"/>
        </w:rPr>
        <w:t>Предварительный набросо</w:t>
      </w:r>
      <w:r>
        <w:rPr>
          <w:highlight w:val="yellow"/>
        </w:rPr>
        <w:t>к уже есть</w:t>
      </w:r>
      <w:r>
        <w:t>).</w:t>
      </w:r>
    </w:p>
    <w:p w14:paraId="5D820A35" w14:textId="77777777" w:rsidR="00227070" w:rsidRDefault="00227070" w:rsidP="00227070">
      <w:r>
        <w:t>…</w:t>
      </w:r>
    </w:p>
    <w:p w14:paraId="60CE76AF" w14:textId="77777777" w:rsidR="00227070" w:rsidRDefault="00227070" w:rsidP="00227070"/>
    <w:p w14:paraId="6BABF2D6" w14:textId="77777777" w:rsidR="00227070" w:rsidRPr="002E4CCA" w:rsidRDefault="00227070" w:rsidP="00227070">
      <w:pPr>
        <w:rPr>
          <w:b/>
          <w:bCs/>
        </w:rPr>
      </w:pPr>
      <w:r w:rsidRPr="002E4CCA">
        <w:rPr>
          <w:b/>
          <w:bCs/>
        </w:rPr>
        <w:t>Глава 5: Разработка и исследование адаптивных алгоритмов БАВР с применением методов машинного обучения (Планируемая)</w:t>
      </w:r>
    </w:p>
    <w:p w14:paraId="3E8FDEB9" w14:textId="77777777" w:rsidR="00227070" w:rsidRDefault="00227070" w:rsidP="00227070">
      <w:r w:rsidRPr="002E4CCA">
        <w:rPr>
          <w:b/>
          <w:bCs/>
        </w:rPr>
        <w:t>Статус:</w:t>
      </w:r>
      <w:r>
        <w:t xml:space="preserve"> </w:t>
      </w:r>
      <w:r w:rsidRPr="00227070">
        <w:rPr>
          <w:color w:val="FF0000"/>
        </w:rPr>
        <w:t>В планах</w:t>
      </w:r>
      <w:r w:rsidRPr="00227070">
        <w:t>.</w:t>
      </w:r>
    </w:p>
    <w:p w14:paraId="30603719" w14:textId="77777777" w:rsidR="00227070" w:rsidRPr="002E4CCA" w:rsidRDefault="00227070" w:rsidP="00227070">
      <w:pPr>
        <w:rPr>
          <w:b/>
          <w:bCs/>
        </w:rPr>
      </w:pPr>
      <w:r w:rsidRPr="002E4CCA">
        <w:rPr>
          <w:b/>
          <w:bCs/>
        </w:rPr>
        <w:t>Содержание (предполагаемое):</w:t>
      </w:r>
    </w:p>
    <w:p w14:paraId="762E9664" w14:textId="77777777" w:rsidR="00227070" w:rsidRDefault="00227070" w:rsidP="00227070">
      <w:r>
        <w:t>Применение ML для автоматизации разметки (аннотирования) осциллограмм (</w:t>
      </w:r>
      <w:r w:rsidRPr="002E4CCA">
        <w:rPr>
          <w:highlight w:val="yellow"/>
        </w:rPr>
        <w:t>Предварительный набросо</w:t>
      </w:r>
      <w:r>
        <w:rPr>
          <w:highlight w:val="yellow"/>
        </w:rPr>
        <w:t>к уже есть</w:t>
      </w:r>
      <w:r>
        <w:t>):</w:t>
      </w:r>
    </w:p>
    <w:p w14:paraId="744C7223" w14:textId="77777777" w:rsidR="00227070" w:rsidRDefault="00227070" w:rsidP="00227070">
      <w:pPr>
        <w:pStyle w:val="a7"/>
        <w:numPr>
          <w:ilvl w:val="0"/>
          <w:numId w:val="39"/>
        </w:numPr>
        <w:ind w:left="851" w:hanging="425"/>
      </w:pPr>
      <w:r>
        <w:t>Разработка и обучение моделей (например, CNN, RNN) для классификации событий и определения их временных границ на основе датасета из Главы 3.</w:t>
      </w:r>
    </w:p>
    <w:p w14:paraId="33C393A3" w14:textId="77777777" w:rsidR="00227070" w:rsidRDefault="00227070" w:rsidP="00227070">
      <w:pPr>
        <w:pStyle w:val="a7"/>
        <w:numPr>
          <w:ilvl w:val="0"/>
          <w:numId w:val="39"/>
        </w:numPr>
        <w:ind w:left="851" w:hanging="425"/>
      </w:pPr>
      <w:r>
        <w:t>Оценка точности и эффективности автоматической разметки.</w:t>
      </w:r>
    </w:p>
    <w:p w14:paraId="7103B5D8" w14:textId="77777777" w:rsidR="00227070" w:rsidRDefault="00227070" w:rsidP="00227070"/>
    <w:p w14:paraId="3664134F" w14:textId="77777777" w:rsidR="00227070" w:rsidRDefault="00227070" w:rsidP="00227070">
      <w:r>
        <w:t>Разработка адаптивных органов БАВР на основе нейронных сетей, в частности, усовершенствованного РНМ:</w:t>
      </w:r>
    </w:p>
    <w:p w14:paraId="384590A5" w14:textId="77777777" w:rsidR="00227070" w:rsidRDefault="00227070" w:rsidP="00227070">
      <w:pPr>
        <w:pStyle w:val="a7"/>
        <w:numPr>
          <w:ilvl w:val="0"/>
          <w:numId w:val="39"/>
        </w:numPr>
        <w:ind w:left="851" w:hanging="425"/>
      </w:pPr>
      <w:r>
        <w:t>Формирование наборов признаков из осциллограмм (временные ряды, спектральные компоненты, статистические характеристики).</w:t>
      </w:r>
    </w:p>
    <w:p w14:paraId="5FCAE6B3" w14:textId="77777777" w:rsidR="00227070" w:rsidRDefault="00227070" w:rsidP="00227070">
      <w:pPr>
        <w:pStyle w:val="a7"/>
        <w:numPr>
          <w:ilvl w:val="0"/>
          <w:numId w:val="39"/>
        </w:numPr>
        <w:ind w:left="851" w:hanging="425"/>
      </w:pPr>
      <w:r>
        <w:t>Проектирование архитектур нейронных сетей, способных принимать решения о направлении мощности и блокировке/разрешении БАВР.</w:t>
      </w:r>
    </w:p>
    <w:p w14:paraId="06015C4A" w14:textId="77777777" w:rsidR="00227070" w:rsidRDefault="00227070" w:rsidP="00227070">
      <w:pPr>
        <w:pStyle w:val="a7"/>
        <w:numPr>
          <w:ilvl w:val="0"/>
          <w:numId w:val="39"/>
        </w:numPr>
        <w:ind w:left="851" w:hanging="425"/>
      </w:pPr>
      <w:r>
        <w:t>Обучение моделей на размеченном датасете из Главы 3 (и, возможно, данных из Главы 4).</w:t>
      </w:r>
    </w:p>
    <w:p w14:paraId="7D3E2EA3" w14:textId="77777777" w:rsidR="00227070" w:rsidRDefault="00227070" w:rsidP="00227070">
      <w:pPr>
        <w:pStyle w:val="a7"/>
        <w:numPr>
          <w:ilvl w:val="0"/>
          <w:numId w:val="39"/>
        </w:numPr>
        <w:ind w:left="851" w:hanging="425"/>
      </w:pPr>
      <w:r>
        <w:t>Тестирование и сравнение предложенных ML-алгоритмов с традиционными и существующими адаптивными алгоритмами РНМ.</w:t>
      </w:r>
    </w:p>
    <w:p w14:paraId="5590266A" w14:textId="77777777" w:rsidR="00227070" w:rsidRDefault="00227070" w:rsidP="00227070">
      <w:pPr>
        <w:pStyle w:val="a7"/>
        <w:numPr>
          <w:ilvl w:val="0"/>
          <w:numId w:val="39"/>
        </w:numPr>
        <w:ind w:left="851" w:hanging="425"/>
      </w:pPr>
      <w:r>
        <w:t>Оценка вычислительной сложности и возможности реализации предложенных ML-решений на современных микропроцессорных платформах РЗА.</w:t>
      </w:r>
    </w:p>
    <w:p w14:paraId="161E8C73" w14:textId="77777777" w:rsidR="00227070" w:rsidRDefault="00227070" w:rsidP="00227070">
      <w:pPr>
        <w:pStyle w:val="a7"/>
        <w:numPr>
          <w:ilvl w:val="0"/>
          <w:numId w:val="39"/>
        </w:numPr>
        <w:ind w:left="851" w:hanging="425"/>
      </w:pPr>
      <w:r>
        <w:t>Разработка новых адаптивных алгоритмов БАВР (в частности, РНМ) на основе методов машинного обучения, обладающих повышенной надежностью и эффективностью.</w:t>
      </w:r>
    </w:p>
    <w:p w14:paraId="2CFEC662" w14:textId="77777777" w:rsidR="00227070" w:rsidRDefault="00227070" w:rsidP="00227070">
      <w:pPr>
        <w:pStyle w:val="a7"/>
        <w:numPr>
          <w:ilvl w:val="0"/>
          <w:numId w:val="39"/>
        </w:numPr>
        <w:ind w:left="851" w:hanging="425"/>
      </w:pPr>
      <w:r>
        <w:t>Анализ применимости данных подходов для других задач РЗА</w:t>
      </w:r>
    </w:p>
    <w:p w14:paraId="4A9784EA" w14:textId="77777777" w:rsidR="00227070" w:rsidRDefault="00227070"/>
    <w:p w14:paraId="01B6EBFA" w14:textId="3307DAA0" w:rsidR="00702B40" w:rsidRDefault="00702B40">
      <w:pPr>
        <w:rPr>
          <w:rFonts w:eastAsiaTheme="majorEastAsia" w:cstheme="majorBidi"/>
          <w:b/>
          <w:sz w:val="36"/>
          <w:szCs w:val="32"/>
        </w:rPr>
      </w:pPr>
      <w:r>
        <w:br w:type="page"/>
      </w:r>
    </w:p>
    <w:p w14:paraId="3FFF194B" w14:textId="603DB8C2" w:rsidR="00702B40" w:rsidRPr="005E0EAC" w:rsidRDefault="0060324C" w:rsidP="00F16688">
      <w:pPr>
        <w:pStyle w:val="1"/>
      </w:pPr>
      <w:bookmarkStart w:id="6" w:name="_Toc201697647"/>
      <w:r>
        <w:lastRenderedPageBreak/>
        <w:t xml:space="preserve">СОВРЕМЕННЫЕ </w:t>
      </w:r>
      <w:r w:rsidR="00DC2A15" w:rsidRPr="005E0EAC">
        <w:t>ПРОБЛЕМЫ</w:t>
      </w:r>
      <w:r>
        <w:t xml:space="preserve"> </w:t>
      </w:r>
      <w:commentRangeStart w:id="7"/>
      <w:r w:rsidR="00BB0E6C" w:rsidRPr="00BB0E6C">
        <w:t xml:space="preserve">быстродействующего </w:t>
      </w:r>
      <w:commentRangeEnd w:id="7"/>
      <w:r w:rsidR="00BB0E6C">
        <w:rPr>
          <w:rStyle w:val="a8"/>
          <w:rFonts w:eastAsia="SimSun" w:cs="Times New Roman"/>
          <w:b w:val="0"/>
          <w:lang w:val="en-US"/>
        </w:rPr>
        <w:commentReference w:id="7"/>
      </w:r>
      <w:r w:rsidR="000567BB">
        <w:t xml:space="preserve">АВТОМАТИЧЕСКОГО ВВОДА РЕЗЕРВА И ВАРИАНТЫ ИХ </w:t>
      </w:r>
      <w:r w:rsidR="00BB0E6C" w:rsidRPr="00BB0E6C">
        <w:t xml:space="preserve">устранения </w:t>
      </w:r>
      <w:commentRangeStart w:id="8"/>
      <w:r w:rsidR="000567BB">
        <w:t xml:space="preserve">СТАНДАРТНЫМИ </w:t>
      </w:r>
      <w:commentRangeEnd w:id="8"/>
      <w:r w:rsidR="00C871EA">
        <w:rPr>
          <w:rStyle w:val="a8"/>
          <w:rFonts w:eastAsia="SimSun" w:cs="Times New Roman"/>
          <w:b w:val="0"/>
          <w:lang w:val="en-US"/>
        </w:rPr>
        <w:commentReference w:id="8"/>
      </w:r>
      <w:r w:rsidR="000567BB">
        <w:t>МЕТОДАМИ</w:t>
      </w:r>
      <w:bookmarkEnd w:id="6"/>
    </w:p>
    <w:p w14:paraId="46C784AE" w14:textId="6B69BDD8" w:rsidR="0068346C" w:rsidRDefault="0068346C" w:rsidP="00C04475">
      <w:pPr>
        <w:pStyle w:val="2"/>
      </w:pPr>
      <w:bookmarkStart w:id="9" w:name="_Toc201697648"/>
      <w:r w:rsidRPr="0068346C">
        <w:t>Введение</w:t>
      </w:r>
      <w:bookmarkEnd w:id="9"/>
      <w:r w:rsidRPr="0068346C">
        <w:t xml:space="preserve"> </w:t>
      </w:r>
    </w:p>
    <w:p w14:paraId="27FE68DD" w14:textId="3A62B366" w:rsidR="003E4F8C" w:rsidRDefault="003E4F8C" w:rsidP="003E4F8C">
      <w:pPr>
        <w:spacing w:after="120"/>
        <w:ind w:firstLine="284"/>
        <w:rPr>
          <w:rFonts w:cs="Arial"/>
          <w:color w:val="FF0000"/>
          <w:szCs w:val="18"/>
        </w:rPr>
      </w:pPr>
      <w:r w:rsidRPr="00290284">
        <w:rPr>
          <w:rFonts w:cs="Arial"/>
          <w:szCs w:val="18"/>
        </w:rPr>
        <w:t>Необходимость обеспечения надежного электроснабжения для непрерывности технологических процессов обуславливает активное применение устройств быстродействующего автоматического ввода резерва (БАВР) на промышленных предприятиях</w:t>
      </w:r>
      <w:r>
        <w:rPr>
          <w:rFonts w:cs="Arial"/>
          <w:szCs w:val="18"/>
        </w:rPr>
        <w:t xml:space="preserve">. </w:t>
      </w:r>
      <w:r w:rsidRPr="005A2600">
        <w:rPr>
          <w:rFonts w:cs="Arial"/>
          <w:szCs w:val="18"/>
        </w:rPr>
        <w:t xml:space="preserve">БАВР являются усовершенствованием традиционных устройств автоматического ввода резерва (АВР). </w:t>
      </w:r>
      <w:r w:rsidRPr="00290284">
        <w:rPr>
          <w:rFonts w:cs="Arial"/>
          <w:szCs w:val="18"/>
        </w:rPr>
        <w:t>В большинстве устройств АВР используются пусковые органы напряжения. Их уставки по времени срабатывания требуется согласовывать с временами срабатывания защит отходящих присоединений и другими автоматическими устройствами</w:t>
      </w:r>
      <w:r w:rsidRPr="005A2600">
        <w:rPr>
          <w:rFonts w:cs="Arial"/>
          <w:szCs w:val="18"/>
        </w:rPr>
        <w:t xml:space="preserve">. Это может увеличить время переключения (и время нарушения электроснабжения) до нескольких секунд </w:t>
      </w:r>
      <w:r w:rsidRPr="000D2A0B">
        <w:rPr>
          <w:rFonts w:cs="Arial"/>
          <w:color w:val="FF0000"/>
          <w:szCs w:val="18"/>
          <w:highlight w:val="yellow"/>
        </w:rPr>
        <w:t>[</w:t>
      </w:r>
      <w:r w:rsidR="000D2A0B" w:rsidRPr="000D2A0B">
        <w:rPr>
          <w:rFonts w:cs="Arial"/>
          <w:color w:val="FF0000"/>
          <w:szCs w:val="18"/>
          <w:highlight w:val="yellow"/>
        </w:rPr>
        <w:fldChar w:fldCharType="begin"/>
      </w:r>
      <w:r w:rsidR="000D2A0B" w:rsidRPr="000D2A0B">
        <w:rPr>
          <w:rFonts w:cs="Arial"/>
          <w:color w:val="FF0000"/>
          <w:szCs w:val="18"/>
          <w:highlight w:val="yellow"/>
        </w:rPr>
        <w:instrText xml:space="preserve"> REF _Ref198730235 \r \h </w:instrText>
      </w:r>
      <w:r w:rsidR="000D2A0B">
        <w:rPr>
          <w:rFonts w:cs="Arial"/>
          <w:color w:val="FF0000"/>
          <w:szCs w:val="18"/>
          <w:highlight w:val="yellow"/>
        </w:rPr>
        <w:instrText xml:space="preserve"> \* MERGEFORMAT </w:instrText>
      </w:r>
      <w:r w:rsidR="000D2A0B" w:rsidRPr="000D2A0B">
        <w:rPr>
          <w:rFonts w:cs="Arial"/>
          <w:color w:val="FF0000"/>
          <w:szCs w:val="18"/>
          <w:highlight w:val="yellow"/>
        </w:rPr>
      </w:r>
      <w:r w:rsidR="000D2A0B" w:rsidRPr="000D2A0B">
        <w:rPr>
          <w:rFonts w:cs="Arial"/>
          <w:color w:val="FF0000"/>
          <w:szCs w:val="18"/>
          <w:highlight w:val="yellow"/>
        </w:rPr>
        <w:fldChar w:fldCharType="separate"/>
      </w:r>
      <w:r w:rsidR="00F16688">
        <w:rPr>
          <w:rFonts w:cs="Arial"/>
          <w:color w:val="FF0000"/>
          <w:szCs w:val="18"/>
          <w:highlight w:val="yellow"/>
        </w:rPr>
        <w:t>1</w:t>
      </w:r>
      <w:r w:rsidR="000D2A0B" w:rsidRPr="000D2A0B">
        <w:rPr>
          <w:rFonts w:cs="Arial"/>
          <w:color w:val="FF0000"/>
          <w:szCs w:val="18"/>
          <w:highlight w:val="yellow"/>
        </w:rPr>
        <w:fldChar w:fldCharType="end"/>
      </w:r>
      <w:r w:rsidR="000D2A0B" w:rsidRPr="000D2A0B">
        <w:rPr>
          <w:rFonts w:cs="Arial"/>
          <w:color w:val="FF0000"/>
          <w:szCs w:val="18"/>
          <w:highlight w:val="yellow"/>
        </w:rPr>
        <w:t>,</w:t>
      </w:r>
      <w:r w:rsidR="000D2A0B" w:rsidRPr="000D2A0B">
        <w:rPr>
          <w:rFonts w:cs="Arial"/>
          <w:color w:val="FF0000"/>
          <w:szCs w:val="18"/>
          <w:highlight w:val="yellow"/>
        </w:rPr>
        <w:fldChar w:fldCharType="begin"/>
      </w:r>
      <w:r w:rsidR="000D2A0B" w:rsidRPr="000D2A0B">
        <w:rPr>
          <w:rFonts w:cs="Arial"/>
          <w:color w:val="FF0000"/>
          <w:szCs w:val="18"/>
          <w:highlight w:val="yellow"/>
        </w:rPr>
        <w:instrText xml:space="preserve"> REF _Ref198730238 \r \h </w:instrText>
      </w:r>
      <w:r w:rsidR="000D2A0B">
        <w:rPr>
          <w:rFonts w:cs="Arial"/>
          <w:color w:val="FF0000"/>
          <w:szCs w:val="18"/>
          <w:highlight w:val="yellow"/>
        </w:rPr>
        <w:instrText xml:space="preserve"> \* MERGEFORMAT </w:instrText>
      </w:r>
      <w:r w:rsidR="000D2A0B" w:rsidRPr="000D2A0B">
        <w:rPr>
          <w:rFonts w:cs="Arial"/>
          <w:color w:val="FF0000"/>
          <w:szCs w:val="18"/>
          <w:highlight w:val="yellow"/>
        </w:rPr>
      </w:r>
      <w:r w:rsidR="000D2A0B" w:rsidRPr="000D2A0B">
        <w:rPr>
          <w:rFonts w:cs="Arial"/>
          <w:color w:val="FF0000"/>
          <w:szCs w:val="18"/>
          <w:highlight w:val="yellow"/>
        </w:rPr>
        <w:fldChar w:fldCharType="separate"/>
      </w:r>
      <w:r w:rsidR="00F16688">
        <w:rPr>
          <w:rFonts w:cs="Arial"/>
          <w:color w:val="FF0000"/>
          <w:szCs w:val="18"/>
          <w:highlight w:val="yellow"/>
        </w:rPr>
        <w:t>2</w:t>
      </w:r>
      <w:r w:rsidR="000D2A0B" w:rsidRPr="000D2A0B">
        <w:rPr>
          <w:rFonts w:cs="Arial"/>
          <w:color w:val="FF0000"/>
          <w:szCs w:val="18"/>
          <w:highlight w:val="yellow"/>
        </w:rPr>
        <w:fldChar w:fldCharType="end"/>
      </w:r>
      <w:r w:rsidRPr="000D2A0B">
        <w:rPr>
          <w:rFonts w:cs="Arial"/>
          <w:color w:val="FF0000"/>
          <w:szCs w:val="18"/>
          <w:highlight w:val="yellow"/>
        </w:rPr>
        <w:t>].</w:t>
      </w:r>
    </w:p>
    <w:p w14:paraId="301D8583" w14:textId="77777777" w:rsidR="000D2A0B" w:rsidRDefault="003E4F8C" w:rsidP="003E4F8C">
      <w:pPr>
        <w:spacing w:after="120"/>
        <w:ind w:firstLine="284"/>
        <w:rPr>
          <w:rFonts w:cs="Arial"/>
          <w:spacing w:val="-2"/>
          <w:szCs w:val="18"/>
        </w:rPr>
      </w:pPr>
      <w:r w:rsidRPr="00290284">
        <w:rPr>
          <w:rFonts w:cs="Arial"/>
          <w:spacing w:val="-2"/>
          <w:szCs w:val="18"/>
        </w:rPr>
        <w:t>Устройства БАВР используют селективные пусковые, разрешающие и блокирующие органы. Это позволяет определять место (зону) аварии без необходимости отстройки по времени от других защит элементов сети, обеспечивая высокую чувствительность</w:t>
      </w:r>
      <w:r>
        <w:rPr>
          <w:rFonts w:cs="Arial"/>
          <w:spacing w:val="-2"/>
          <w:szCs w:val="18"/>
        </w:rPr>
        <w:t xml:space="preserve">. </w:t>
      </w:r>
    </w:p>
    <w:p w14:paraId="2E97CBBD" w14:textId="297C4216" w:rsidR="000D2A0B" w:rsidRDefault="003E4F8C" w:rsidP="003E4F8C">
      <w:pPr>
        <w:spacing w:after="120"/>
        <w:ind w:firstLine="284"/>
        <w:rPr>
          <w:rFonts w:cs="Arial"/>
          <w:spacing w:val="-2"/>
          <w:szCs w:val="18"/>
        </w:rPr>
      </w:pPr>
      <w:r w:rsidRPr="005A2600">
        <w:rPr>
          <w:rFonts w:cs="Arial"/>
          <w:spacing w:val="-2"/>
          <w:szCs w:val="18"/>
        </w:rPr>
        <w:t>Основные пусковые органы БАВР</w:t>
      </w:r>
      <w:r w:rsidR="000D2A0B">
        <w:rPr>
          <w:rFonts w:cs="Arial"/>
          <w:spacing w:val="-2"/>
          <w:szCs w:val="18"/>
        </w:rPr>
        <w:t xml:space="preserve"> </w:t>
      </w:r>
      <w:r w:rsidR="000D2A0B" w:rsidRPr="000D2A0B">
        <w:rPr>
          <w:rFonts w:cs="Arial"/>
          <w:spacing w:val="-2"/>
          <w:szCs w:val="18"/>
          <w:highlight w:val="yellow"/>
        </w:rPr>
        <w:t>[</w:t>
      </w:r>
      <w:r w:rsidR="000D2A0B" w:rsidRPr="000D2A0B">
        <w:rPr>
          <w:rFonts w:cs="Arial"/>
          <w:spacing w:val="-2"/>
          <w:szCs w:val="18"/>
          <w:highlight w:val="yellow"/>
        </w:rPr>
        <w:fldChar w:fldCharType="begin"/>
      </w:r>
      <w:r w:rsidR="000D2A0B" w:rsidRPr="000D2A0B">
        <w:rPr>
          <w:rFonts w:cs="Arial"/>
          <w:spacing w:val="-2"/>
          <w:szCs w:val="18"/>
          <w:highlight w:val="yellow"/>
        </w:rPr>
        <w:instrText xml:space="preserve"> REF _Ref198730275 \r \h  \* MERGEFORMAT </w:instrText>
      </w:r>
      <w:r w:rsidR="000D2A0B" w:rsidRPr="000D2A0B">
        <w:rPr>
          <w:rFonts w:cs="Arial"/>
          <w:spacing w:val="-2"/>
          <w:szCs w:val="18"/>
          <w:highlight w:val="yellow"/>
        </w:rPr>
      </w:r>
      <w:r w:rsidR="000D2A0B" w:rsidRPr="000D2A0B">
        <w:rPr>
          <w:rFonts w:cs="Arial"/>
          <w:spacing w:val="-2"/>
          <w:szCs w:val="18"/>
          <w:highlight w:val="yellow"/>
        </w:rPr>
        <w:fldChar w:fldCharType="separate"/>
      </w:r>
      <w:r w:rsidR="00F16688">
        <w:rPr>
          <w:rFonts w:cs="Arial"/>
          <w:spacing w:val="-2"/>
          <w:szCs w:val="18"/>
          <w:highlight w:val="yellow"/>
        </w:rPr>
        <w:t>3</w:t>
      </w:r>
      <w:r w:rsidR="000D2A0B" w:rsidRPr="000D2A0B">
        <w:rPr>
          <w:rFonts w:cs="Arial"/>
          <w:spacing w:val="-2"/>
          <w:szCs w:val="18"/>
          <w:highlight w:val="yellow"/>
        </w:rPr>
        <w:fldChar w:fldCharType="end"/>
      </w:r>
      <w:r w:rsidR="000D2A0B" w:rsidRPr="000D2A0B">
        <w:rPr>
          <w:rFonts w:cs="Arial"/>
          <w:spacing w:val="-2"/>
          <w:szCs w:val="18"/>
          <w:highlight w:val="yellow"/>
        </w:rPr>
        <w:t>-</w:t>
      </w:r>
      <w:r w:rsidR="000D2A0B" w:rsidRPr="000D2A0B">
        <w:rPr>
          <w:rFonts w:cs="Arial"/>
          <w:spacing w:val="-2"/>
          <w:szCs w:val="18"/>
          <w:highlight w:val="yellow"/>
        </w:rPr>
        <w:fldChar w:fldCharType="begin"/>
      </w:r>
      <w:r w:rsidR="000D2A0B" w:rsidRPr="000D2A0B">
        <w:rPr>
          <w:rFonts w:cs="Arial"/>
          <w:spacing w:val="-2"/>
          <w:szCs w:val="18"/>
          <w:highlight w:val="yellow"/>
        </w:rPr>
        <w:instrText xml:space="preserve"> REF _Ref198730280 \r \h  \* MERGEFORMAT </w:instrText>
      </w:r>
      <w:r w:rsidR="000D2A0B" w:rsidRPr="000D2A0B">
        <w:rPr>
          <w:rFonts w:cs="Arial"/>
          <w:spacing w:val="-2"/>
          <w:szCs w:val="18"/>
          <w:highlight w:val="yellow"/>
        </w:rPr>
      </w:r>
      <w:r w:rsidR="000D2A0B" w:rsidRPr="000D2A0B">
        <w:rPr>
          <w:rFonts w:cs="Arial"/>
          <w:spacing w:val="-2"/>
          <w:szCs w:val="18"/>
          <w:highlight w:val="yellow"/>
        </w:rPr>
        <w:fldChar w:fldCharType="separate"/>
      </w:r>
      <w:r w:rsidR="00F16688">
        <w:rPr>
          <w:rFonts w:cs="Arial"/>
          <w:spacing w:val="-2"/>
          <w:szCs w:val="18"/>
          <w:highlight w:val="yellow"/>
        </w:rPr>
        <w:t>9</w:t>
      </w:r>
      <w:r w:rsidR="000D2A0B" w:rsidRPr="000D2A0B">
        <w:rPr>
          <w:rFonts w:cs="Arial"/>
          <w:spacing w:val="-2"/>
          <w:szCs w:val="18"/>
          <w:highlight w:val="yellow"/>
        </w:rPr>
        <w:fldChar w:fldCharType="end"/>
      </w:r>
      <w:r w:rsidR="000D2A0B" w:rsidRPr="000D2A0B">
        <w:rPr>
          <w:rFonts w:cs="Arial"/>
          <w:spacing w:val="-2"/>
          <w:szCs w:val="18"/>
          <w:highlight w:val="yellow"/>
        </w:rPr>
        <w:t>]</w:t>
      </w:r>
      <w:r w:rsidRPr="00955D61">
        <w:rPr>
          <w:color w:val="FF0000"/>
        </w:rPr>
        <w:t xml:space="preserve"> </w:t>
      </w:r>
      <w:r w:rsidRPr="005A2600">
        <w:rPr>
          <w:rFonts w:cs="Arial"/>
          <w:spacing w:val="-2"/>
          <w:szCs w:val="18"/>
        </w:rPr>
        <w:t>– контроль минимального напряжения (ANSI код 27/27S) и пуск по углу между векторами напряжения (для определения торможения двигательной нагрузки).</w:t>
      </w:r>
      <w:r w:rsidR="000D2A0B" w:rsidRPr="000D2A0B">
        <w:rPr>
          <w:rFonts w:cs="Arial"/>
          <w:spacing w:val="-2"/>
          <w:szCs w:val="18"/>
        </w:rPr>
        <w:t xml:space="preserve"> </w:t>
      </w:r>
      <w:r w:rsidR="000D2A0B">
        <w:rPr>
          <w:rFonts w:cs="Times New Roman"/>
        </w:rPr>
        <w:t>Устройства некоторых производителей</w:t>
      </w:r>
      <w:r w:rsidR="00BC7A16">
        <w:rPr>
          <w:rFonts w:cs="Times New Roman"/>
        </w:rPr>
        <w:t>, преимущественно иностранных,</w:t>
      </w:r>
      <w:r w:rsidR="000D2A0B">
        <w:rPr>
          <w:rFonts w:cs="Times New Roman"/>
        </w:rPr>
        <w:t xml:space="preserve"> в качестве </w:t>
      </w:r>
      <w:r w:rsidR="00BC7A16">
        <w:rPr>
          <w:rFonts w:cs="Times New Roman"/>
        </w:rPr>
        <w:t xml:space="preserve">основного </w:t>
      </w:r>
      <w:r w:rsidR="000D2A0B">
        <w:rPr>
          <w:rFonts w:cs="Times New Roman"/>
        </w:rPr>
        <w:t>пускового органа используют</w:t>
      </w:r>
      <w:r w:rsidR="00BC7A16">
        <w:rPr>
          <w:rFonts w:cs="Times New Roman"/>
        </w:rPr>
        <w:t xml:space="preserve"> не «пуск по углу», а</w:t>
      </w:r>
      <w:r w:rsidR="000D2A0B">
        <w:rPr>
          <w:rFonts w:cs="Times New Roman"/>
        </w:rPr>
        <w:t xml:space="preserve"> сигнал частоты </w:t>
      </w:r>
      <w:r w:rsidR="00BC7A16">
        <w:rPr>
          <w:rFonts w:cs="Times New Roman"/>
        </w:rPr>
        <w:t>или его изменение (</w:t>
      </w:r>
      <w:r w:rsidR="00BC7A16" w:rsidRPr="005A2600">
        <w:rPr>
          <w:rFonts w:cs="Arial"/>
          <w:spacing w:val="-2"/>
          <w:szCs w:val="18"/>
        </w:rPr>
        <w:t xml:space="preserve">ANSI код </w:t>
      </w:r>
      <w:r w:rsidR="00BC7A16">
        <w:rPr>
          <w:rFonts w:cs="Arial"/>
          <w:spacing w:val="-2"/>
          <w:szCs w:val="18"/>
        </w:rPr>
        <w:t>81</w:t>
      </w:r>
      <w:r w:rsidR="00BC7A16">
        <w:rPr>
          <w:rFonts w:cs="Arial"/>
          <w:spacing w:val="-2"/>
          <w:szCs w:val="18"/>
          <w:lang w:val="en-US"/>
        </w:rPr>
        <w:t>L</w:t>
      </w:r>
      <w:r w:rsidR="00BC7A16">
        <w:rPr>
          <w:rFonts w:cs="Times New Roman"/>
        </w:rPr>
        <w:t xml:space="preserve">) </w:t>
      </w:r>
      <w:r w:rsidR="00BC7A16" w:rsidRPr="00BC7A16">
        <w:rPr>
          <w:rFonts w:cs="Times New Roman"/>
          <w:highlight w:val="yellow"/>
        </w:rPr>
        <w:t>[</w:t>
      </w:r>
      <w:r w:rsidR="00BC7A16" w:rsidRPr="00BC7A16">
        <w:rPr>
          <w:rFonts w:cs="Times New Roman"/>
          <w:highlight w:val="yellow"/>
        </w:rPr>
        <w:fldChar w:fldCharType="begin"/>
      </w:r>
      <w:r w:rsidR="00BC7A16" w:rsidRPr="00BC7A16">
        <w:rPr>
          <w:rFonts w:cs="Times New Roman"/>
          <w:highlight w:val="yellow"/>
        </w:rPr>
        <w:instrText xml:space="preserve"> REF _Ref198730796 \r \h </w:instrText>
      </w:r>
      <w:r w:rsidR="00BC7A16">
        <w:rPr>
          <w:rFonts w:cs="Times New Roman"/>
          <w:highlight w:val="yellow"/>
        </w:rPr>
        <w:instrText xml:space="preserve"> \* MERGEFORMAT </w:instrText>
      </w:r>
      <w:r w:rsidR="00BC7A16" w:rsidRPr="00BC7A16">
        <w:rPr>
          <w:rFonts w:cs="Times New Roman"/>
          <w:highlight w:val="yellow"/>
        </w:rPr>
      </w:r>
      <w:r w:rsidR="00BC7A16" w:rsidRPr="00BC7A16">
        <w:rPr>
          <w:rFonts w:cs="Times New Roman"/>
          <w:highlight w:val="yellow"/>
        </w:rPr>
        <w:fldChar w:fldCharType="separate"/>
      </w:r>
      <w:r w:rsidR="00F16688">
        <w:rPr>
          <w:rFonts w:cs="Times New Roman"/>
          <w:highlight w:val="yellow"/>
        </w:rPr>
        <w:t>8</w:t>
      </w:r>
      <w:r w:rsidR="00BC7A16" w:rsidRPr="00BC7A16">
        <w:rPr>
          <w:rFonts w:cs="Times New Roman"/>
          <w:highlight w:val="yellow"/>
        </w:rPr>
        <w:fldChar w:fldCharType="end"/>
      </w:r>
      <w:r w:rsidR="00BC7A16" w:rsidRPr="00BC7A16">
        <w:rPr>
          <w:rFonts w:cs="Times New Roman"/>
          <w:highlight w:val="yellow"/>
        </w:rPr>
        <w:t xml:space="preserve">, </w:t>
      </w:r>
      <w:r w:rsidR="00BC7A16" w:rsidRPr="00BC7A16">
        <w:rPr>
          <w:rFonts w:cs="Arial"/>
          <w:spacing w:val="-2"/>
          <w:szCs w:val="18"/>
          <w:highlight w:val="yellow"/>
        </w:rPr>
        <w:fldChar w:fldCharType="begin"/>
      </w:r>
      <w:r w:rsidR="00BC7A16" w:rsidRPr="00BC7A16">
        <w:rPr>
          <w:rFonts w:cs="Arial"/>
          <w:spacing w:val="-2"/>
          <w:szCs w:val="18"/>
          <w:highlight w:val="yellow"/>
        </w:rPr>
        <w:instrText xml:space="preserve"> REF _Ref198730280 \r \h  \* MERGEFORMAT </w:instrText>
      </w:r>
      <w:r w:rsidR="00BC7A16" w:rsidRPr="00BC7A16">
        <w:rPr>
          <w:rFonts w:cs="Arial"/>
          <w:spacing w:val="-2"/>
          <w:szCs w:val="18"/>
          <w:highlight w:val="yellow"/>
        </w:rPr>
      </w:r>
      <w:r w:rsidR="00BC7A16" w:rsidRPr="00BC7A16">
        <w:rPr>
          <w:rFonts w:cs="Arial"/>
          <w:spacing w:val="-2"/>
          <w:szCs w:val="18"/>
          <w:highlight w:val="yellow"/>
        </w:rPr>
        <w:fldChar w:fldCharType="separate"/>
      </w:r>
      <w:r w:rsidR="00F16688">
        <w:rPr>
          <w:rFonts w:cs="Arial"/>
          <w:spacing w:val="-2"/>
          <w:szCs w:val="18"/>
          <w:highlight w:val="yellow"/>
        </w:rPr>
        <w:t>9</w:t>
      </w:r>
      <w:r w:rsidR="00BC7A16" w:rsidRPr="00BC7A16">
        <w:rPr>
          <w:rFonts w:cs="Arial"/>
          <w:spacing w:val="-2"/>
          <w:szCs w:val="18"/>
          <w:highlight w:val="yellow"/>
        </w:rPr>
        <w:fldChar w:fldCharType="end"/>
      </w:r>
      <w:r w:rsidR="00BC7A16" w:rsidRPr="00BC7A16">
        <w:rPr>
          <w:rFonts w:cs="Times New Roman"/>
          <w:highlight w:val="yellow"/>
        </w:rPr>
        <w:t>]</w:t>
      </w:r>
      <w:r w:rsidR="00BC7A16" w:rsidRPr="00BC7A16">
        <w:rPr>
          <w:rFonts w:cs="Times New Roman"/>
        </w:rPr>
        <w:t>, однако его физическая суть от этого не меняется</w:t>
      </w:r>
      <w:r w:rsidR="000D2A0B" w:rsidRPr="00BC7A16">
        <w:rPr>
          <w:rFonts w:cs="Times New Roman"/>
        </w:rPr>
        <w:t>.</w:t>
      </w:r>
    </w:p>
    <w:p w14:paraId="4DFD14EF" w14:textId="13DEDBFF" w:rsidR="00BC7A16" w:rsidRDefault="00BC7A16" w:rsidP="003E4F8C">
      <w:pPr>
        <w:spacing w:after="120"/>
        <w:ind w:firstLine="284"/>
        <w:rPr>
          <w:rFonts w:cs="Arial"/>
          <w:spacing w:val="-2"/>
          <w:szCs w:val="18"/>
        </w:rPr>
      </w:pPr>
      <w:r>
        <w:rPr>
          <w:rFonts w:cs="Arial"/>
          <w:spacing w:val="-2"/>
          <w:szCs w:val="18"/>
        </w:rPr>
        <w:t>Основной р</w:t>
      </w:r>
      <w:r w:rsidR="003E4F8C" w:rsidRPr="005A2600">
        <w:rPr>
          <w:rFonts w:cs="Arial"/>
          <w:spacing w:val="-2"/>
          <w:szCs w:val="18"/>
        </w:rPr>
        <w:t xml:space="preserve">азрешающий орган БАВР – контроль повышенного напряжения (ANSI 59), который контролирует достаточность напряжения на резервном источнике. </w:t>
      </w:r>
    </w:p>
    <w:p w14:paraId="6609BB8D" w14:textId="33B8B452" w:rsidR="003E4F8C" w:rsidRDefault="003E4F8C" w:rsidP="003E4F8C">
      <w:pPr>
        <w:spacing w:after="120"/>
        <w:ind w:firstLine="284"/>
        <w:rPr>
          <w:rFonts w:cs="Arial"/>
          <w:spacing w:val="-2"/>
          <w:szCs w:val="18"/>
        </w:rPr>
      </w:pPr>
      <w:r w:rsidRPr="005A2600">
        <w:rPr>
          <w:rFonts w:cs="Arial"/>
          <w:spacing w:val="-2"/>
          <w:szCs w:val="18"/>
        </w:rPr>
        <w:t xml:space="preserve">Основные блокирующие органы БАВР – это токовая защита от междуфазных коротких замыканий (КЗ) (ANSI код 50/51), реле направления мощности (РНМ) и контроль напряжения нулевой последовательности (ANSI </w:t>
      </w:r>
      <w:r w:rsidR="00BC7A16" w:rsidRPr="005A2600">
        <w:rPr>
          <w:rFonts w:cs="Arial"/>
          <w:spacing w:val="-2"/>
          <w:szCs w:val="18"/>
        </w:rPr>
        <w:t xml:space="preserve">код </w:t>
      </w:r>
      <w:r w:rsidRPr="005A2600">
        <w:rPr>
          <w:rFonts w:cs="Arial"/>
          <w:spacing w:val="-2"/>
          <w:szCs w:val="18"/>
        </w:rPr>
        <w:t>59N).</w:t>
      </w:r>
    </w:p>
    <w:p w14:paraId="01DF1FD2" w14:textId="5F3A14D0" w:rsidR="00BC7A16" w:rsidRDefault="00BC7A16" w:rsidP="003E4F8C">
      <w:pPr>
        <w:spacing w:after="120"/>
        <w:ind w:firstLine="284"/>
        <w:rPr>
          <w:rFonts w:cs="Arial"/>
          <w:spacing w:val="-2"/>
          <w:szCs w:val="18"/>
        </w:rPr>
      </w:pPr>
      <w:r>
        <w:rPr>
          <w:rFonts w:cs="Arial"/>
          <w:spacing w:val="-2"/>
          <w:szCs w:val="18"/>
        </w:rPr>
        <w:t xml:space="preserve">Безусловно, используются и другие органы для обеспечения функционирования в различных режимах, например: </w:t>
      </w:r>
    </w:p>
    <w:p w14:paraId="18E0E67A" w14:textId="1AE5FF75" w:rsidR="00BC7A16" w:rsidRDefault="00BC7A16" w:rsidP="00BC7A16">
      <w:pPr>
        <w:pStyle w:val="a7"/>
        <w:numPr>
          <w:ilvl w:val="0"/>
          <w:numId w:val="23"/>
        </w:numPr>
        <w:spacing w:after="120"/>
        <w:rPr>
          <w:rFonts w:cs="Arial"/>
          <w:spacing w:val="-2"/>
          <w:szCs w:val="18"/>
        </w:rPr>
      </w:pPr>
      <w:r>
        <w:rPr>
          <w:rFonts w:cs="Arial"/>
          <w:spacing w:val="-2"/>
          <w:szCs w:val="18"/>
        </w:rPr>
        <w:t>З</w:t>
      </w:r>
      <w:r w:rsidRPr="00BC7A16">
        <w:rPr>
          <w:rFonts w:cs="Arial"/>
          <w:spacing w:val="-2"/>
          <w:szCs w:val="18"/>
        </w:rPr>
        <w:t>ащита минимального тока (ANSI код 37) используется для исключения некорректного срабатывания</w:t>
      </w:r>
      <w:r>
        <w:rPr>
          <w:rFonts w:cs="Arial"/>
          <w:spacing w:val="-2"/>
          <w:szCs w:val="18"/>
        </w:rPr>
        <w:t xml:space="preserve"> при переводе секции в холостой ход</w:t>
      </w:r>
      <w:r w:rsidR="00F314A4">
        <w:rPr>
          <w:rFonts w:cs="Arial"/>
          <w:spacing w:val="-2"/>
          <w:szCs w:val="18"/>
        </w:rPr>
        <w:t>;</w:t>
      </w:r>
    </w:p>
    <w:p w14:paraId="77E4667B" w14:textId="6E5A0DD4" w:rsidR="00BC7A16" w:rsidRDefault="00BC7A16" w:rsidP="00BC7A16">
      <w:pPr>
        <w:pStyle w:val="a7"/>
        <w:numPr>
          <w:ilvl w:val="0"/>
          <w:numId w:val="23"/>
        </w:numPr>
        <w:spacing w:after="120"/>
        <w:rPr>
          <w:rFonts w:cs="Arial"/>
          <w:spacing w:val="-2"/>
          <w:szCs w:val="18"/>
        </w:rPr>
      </w:pPr>
      <w:r>
        <w:rPr>
          <w:rFonts w:cs="Arial"/>
          <w:spacing w:val="-2"/>
          <w:szCs w:val="18"/>
        </w:rPr>
        <w:t>Блокировка по сумме токов применяется для исключения срабатывания в режимах, когда ток превышает максимально допустимый для одного из вводов</w:t>
      </w:r>
      <w:r w:rsidR="00F314A4">
        <w:rPr>
          <w:rFonts w:cs="Arial"/>
          <w:spacing w:val="-2"/>
          <w:szCs w:val="18"/>
        </w:rPr>
        <w:t>, что может возникать на несимметричных подстанциях;</w:t>
      </w:r>
    </w:p>
    <w:p w14:paraId="0FD16F29" w14:textId="54114955" w:rsidR="00F314A4" w:rsidRDefault="00F314A4" w:rsidP="00BC7A16">
      <w:pPr>
        <w:pStyle w:val="a7"/>
        <w:numPr>
          <w:ilvl w:val="0"/>
          <w:numId w:val="23"/>
        </w:numPr>
        <w:spacing w:after="120"/>
        <w:rPr>
          <w:rFonts w:cs="Arial"/>
          <w:spacing w:val="-2"/>
          <w:szCs w:val="18"/>
        </w:rPr>
      </w:pPr>
      <w:r>
        <w:rPr>
          <w:rFonts w:cs="Arial"/>
          <w:spacing w:val="-2"/>
          <w:szCs w:val="18"/>
        </w:rPr>
        <w:t>Защиты по току нулевой последовательности (</w:t>
      </w:r>
      <w:r w:rsidRPr="00BC7A16">
        <w:rPr>
          <w:rFonts w:cs="Arial"/>
          <w:spacing w:val="-2"/>
          <w:szCs w:val="18"/>
        </w:rPr>
        <w:t xml:space="preserve">ANSI код </w:t>
      </w:r>
      <w:r>
        <w:rPr>
          <w:rFonts w:cs="Arial"/>
          <w:spacing w:val="-2"/>
          <w:szCs w:val="18"/>
        </w:rPr>
        <w:t>50</w:t>
      </w:r>
      <w:r>
        <w:rPr>
          <w:rFonts w:cs="Arial"/>
          <w:spacing w:val="-2"/>
          <w:szCs w:val="18"/>
          <w:lang w:val="en-US"/>
        </w:rPr>
        <w:t>N</w:t>
      </w:r>
      <w:r w:rsidRPr="00F314A4">
        <w:rPr>
          <w:rFonts w:cs="Arial"/>
          <w:spacing w:val="-2"/>
          <w:szCs w:val="18"/>
        </w:rPr>
        <w:t>/51</w:t>
      </w:r>
      <w:r>
        <w:rPr>
          <w:rFonts w:cs="Arial"/>
          <w:spacing w:val="-2"/>
          <w:szCs w:val="18"/>
          <w:lang w:val="en-US"/>
        </w:rPr>
        <w:t>N</w:t>
      </w:r>
      <w:r w:rsidRPr="00F314A4">
        <w:rPr>
          <w:rFonts w:cs="Arial"/>
          <w:spacing w:val="-2"/>
          <w:szCs w:val="18"/>
        </w:rPr>
        <w:t xml:space="preserve"> </w:t>
      </w:r>
      <w:r>
        <w:rPr>
          <w:rFonts w:cs="Arial"/>
          <w:spacing w:val="-2"/>
          <w:szCs w:val="18"/>
        </w:rPr>
        <w:t>и 67</w:t>
      </w:r>
      <w:r>
        <w:rPr>
          <w:rFonts w:cs="Arial"/>
          <w:spacing w:val="-2"/>
          <w:szCs w:val="18"/>
          <w:lang w:val="en-US"/>
        </w:rPr>
        <w:t>N</w:t>
      </w:r>
      <w:r>
        <w:rPr>
          <w:rFonts w:cs="Arial"/>
          <w:spacing w:val="-2"/>
          <w:szCs w:val="18"/>
        </w:rPr>
        <w:t>)</w:t>
      </w:r>
      <w:r w:rsidRPr="00F314A4">
        <w:rPr>
          <w:rFonts w:cs="Arial"/>
          <w:spacing w:val="-2"/>
          <w:szCs w:val="18"/>
        </w:rPr>
        <w:t xml:space="preserve"> </w:t>
      </w:r>
      <w:r>
        <w:rPr>
          <w:rFonts w:cs="Arial"/>
          <w:spacing w:val="-2"/>
          <w:szCs w:val="18"/>
        </w:rPr>
        <w:t xml:space="preserve">могут выступать в качестве пусковых. Это актуально для объектов, где ОЗЗ является частым случаем и перерастает в двухфазное замыкание на землю. Данный вопрос будет рассмотрен отдельно в </w:t>
      </w:r>
      <w:commentRangeStart w:id="10"/>
      <w:r w:rsidRPr="00F314A4">
        <w:rPr>
          <w:rFonts w:cs="Arial"/>
          <w:color w:val="FF0000"/>
          <w:spacing w:val="-2"/>
          <w:szCs w:val="18"/>
        </w:rPr>
        <w:t>главе ХХХХ</w:t>
      </w:r>
      <w:commentRangeEnd w:id="10"/>
      <w:r w:rsidRPr="00F314A4">
        <w:rPr>
          <w:rStyle w:val="a8"/>
          <w:rFonts w:eastAsia="SimSun" w:cs="Times New Roman"/>
          <w:color w:val="FF0000"/>
          <w:lang w:val="en-US"/>
        </w:rPr>
        <w:commentReference w:id="10"/>
      </w:r>
      <w:r>
        <w:rPr>
          <w:rFonts w:cs="Arial"/>
          <w:spacing w:val="-2"/>
          <w:szCs w:val="18"/>
        </w:rPr>
        <w:t>.</w:t>
      </w:r>
    </w:p>
    <w:p w14:paraId="36373066" w14:textId="4CFD8288" w:rsidR="00F314A4" w:rsidRPr="00BC7A16" w:rsidRDefault="00F314A4" w:rsidP="00BC7A16">
      <w:pPr>
        <w:pStyle w:val="a7"/>
        <w:numPr>
          <w:ilvl w:val="0"/>
          <w:numId w:val="23"/>
        </w:numPr>
        <w:spacing w:after="120"/>
        <w:rPr>
          <w:rFonts w:cs="Arial"/>
          <w:spacing w:val="-2"/>
          <w:szCs w:val="18"/>
        </w:rPr>
      </w:pPr>
      <w:r>
        <w:rPr>
          <w:rFonts w:cs="Arial"/>
          <w:spacing w:val="-2"/>
          <w:szCs w:val="18"/>
        </w:rPr>
        <w:t>Контроль синхронизма иногда реализуется отдельным органом (</w:t>
      </w:r>
      <w:r w:rsidRPr="00BC7A16">
        <w:rPr>
          <w:rFonts w:cs="Arial"/>
          <w:spacing w:val="-2"/>
          <w:szCs w:val="18"/>
        </w:rPr>
        <w:t xml:space="preserve">ANSI код </w:t>
      </w:r>
      <w:r>
        <w:rPr>
          <w:rFonts w:cs="Arial"/>
          <w:spacing w:val="-2"/>
          <w:szCs w:val="18"/>
        </w:rPr>
        <w:t>25). Использование данной функции актуально при подключении мощной синхронной двигательной нагрузки. Однако при исправном и корректном функционировании, правильность работы может быть обеспечена базовым набором органов.</w:t>
      </w:r>
    </w:p>
    <w:p w14:paraId="4878C5E1" w14:textId="7A159C85" w:rsidR="000D2A0B" w:rsidRPr="00020E4C" w:rsidRDefault="00BC7A16" w:rsidP="000D2A0B">
      <w:pPr>
        <w:spacing w:after="120"/>
        <w:ind w:firstLine="284"/>
        <w:rPr>
          <w:rFonts w:cs="Arial"/>
          <w:szCs w:val="18"/>
        </w:rPr>
      </w:pPr>
      <w:r>
        <w:rPr>
          <w:rFonts w:cs="Arial"/>
          <w:spacing w:val="-2"/>
          <w:szCs w:val="18"/>
        </w:rPr>
        <w:t>Но эти функции не являются минимально требуемыми для корректно</w:t>
      </w:r>
      <w:r w:rsidR="00F314A4">
        <w:rPr>
          <w:rFonts w:cs="Arial"/>
          <w:spacing w:val="-2"/>
          <w:szCs w:val="18"/>
        </w:rPr>
        <w:t>го</w:t>
      </w:r>
      <w:r>
        <w:rPr>
          <w:rFonts w:cs="Arial"/>
          <w:spacing w:val="-2"/>
          <w:szCs w:val="18"/>
        </w:rPr>
        <w:t xml:space="preserve"> функционирования</w:t>
      </w:r>
      <w:r w:rsidR="00F314A4">
        <w:rPr>
          <w:rFonts w:cs="Arial"/>
          <w:spacing w:val="-2"/>
          <w:szCs w:val="18"/>
        </w:rPr>
        <w:t>, и встречаются лишь на ряде особых объектов</w:t>
      </w:r>
      <w:r>
        <w:rPr>
          <w:rFonts w:cs="Arial"/>
          <w:spacing w:val="-2"/>
          <w:szCs w:val="18"/>
        </w:rPr>
        <w:t>.</w:t>
      </w:r>
      <w:r w:rsidR="00F314A4">
        <w:rPr>
          <w:rFonts w:cs="Arial"/>
          <w:spacing w:val="-2"/>
          <w:szCs w:val="18"/>
        </w:rPr>
        <w:t xml:space="preserve"> </w:t>
      </w:r>
      <w:r>
        <w:rPr>
          <w:rFonts w:cs="Arial"/>
          <w:szCs w:val="18"/>
        </w:rPr>
        <w:t xml:space="preserve">Базовая </w:t>
      </w:r>
      <w:r w:rsidR="00F314A4">
        <w:rPr>
          <w:rFonts w:cs="Arial"/>
          <w:szCs w:val="18"/>
        </w:rPr>
        <w:t xml:space="preserve">же </w:t>
      </w:r>
      <w:r>
        <w:rPr>
          <w:rFonts w:cs="Arial"/>
          <w:szCs w:val="18"/>
        </w:rPr>
        <w:t>минимальная с</w:t>
      </w:r>
      <w:r w:rsidR="000D2A0B" w:rsidRPr="00065407">
        <w:rPr>
          <w:rFonts w:cs="Arial"/>
          <w:szCs w:val="18"/>
        </w:rPr>
        <w:t xml:space="preserve">хема подключения и схематическое изображение упрощенной логики БАВР приведено на </w:t>
      </w:r>
      <w:r w:rsidR="000D2A0B" w:rsidRPr="000D2A0B">
        <w:rPr>
          <w:rFonts w:cs="Arial"/>
          <w:szCs w:val="18"/>
          <w:highlight w:val="yellow"/>
        </w:rPr>
        <w:lastRenderedPageBreak/>
        <w:t>рисунке 1</w:t>
      </w:r>
      <w:r w:rsidR="000D2A0B" w:rsidRPr="00065407">
        <w:rPr>
          <w:rFonts w:cs="Arial"/>
          <w:szCs w:val="18"/>
        </w:rPr>
        <w:t xml:space="preserve"> (подписи в сигналах «B1/B2» указывают на номер секции и соответствующий ему выключатель).</w:t>
      </w:r>
    </w:p>
    <w:tbl>
      <w:tblPr>
        <w:tblStyle w:val="a6"/>
        <w:tblW w:w="9351" w:type="dxa"/>
        <w:tblLook w:val="04A0" w:firstRow="1" w:lastRow="0" w:firstColumn="1" w:lastColumn="0" w:noHBand="0" w:noVBand="1"/>
      </w:tblPr>
      <w:tblGrid>
        <w:gridCol w:w="9351"/>
      </w:tblGrid>
      <w:tr w:rsidR="003E4F8C" w:rsidRPr="005A2600" w14:paraId="5A43B750" w14:textId="77777777" w:rsidTr="00F314A4">
        <w:tc>
          <w:tcPr>
            <w:tcW w:w="9351" w:type="dxa"/>
          </w:tcPr>
          <w:p w14:paraId="03A7DFDC" w14:textId="08E57AB3" w:rsidR="003E4F8C" w:rsidRPr="005A2600" w:rsidRDefault="000D2A0B" w:rsidP="00F314A4">
            <w:pPr>
              <w:jc w:val="center"/>
              <w:rPr>
                <w:noProof/>
                <w:sz w:val="16"/>
                <w:szCs w:val="16"/>
                <w:lang w:eastAsia="ru-RU"/>
              </w:rPr>
            </w:pPr>
            <w:commentRangeStart w:id="11"/>
            <w:r w:rsidRPr="005A2600">
              <w:rPr>
                <w:noProof/>
                <w:lang w:eastAsia="ru-RU"/>
              </w:rPr>
              <w:drawing>
                <wp:inline distT="0" distB="0" distL="0" distR="0" wp14:anchorId="66A0EA42" wp14:editId="4647DFE3">
                  <wp:extent cx="3060000" cy="1465249"/>
                  <wp:effectExtent l="0" t="0" r="7620" b="190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0000" cy="1465249"/>
                          </a:xfrm>
                          <a:prstGeom prst="rect">
                            <a:avLst/>
                          </a:prstGeom>
                          <a:noFill/>
                          <a:ln>
                            <a:noFill/>
                          </a:ln>
                        </pic:spPr>
                      </pic:pic>
                    </a:graphicData>
                  </a:graphic>
                </wp:inline>
              </w:drawing>
            </w:r>
            <w:commentRangeEnd w:id="11"/>
            <w:r>
              <w:rPr>
                <w:rStyle w:val="a8"/>
                <w:rFonts w:eastAsia="SimSun" w:cs="Times New Roman"/>
                <w:lang w:val="en-US"/>
              </w:rPr>
              <w:commentReference w:id="11"/>
            </w:r>
          </w:p>
        </w:tc>
      </w:tr>
      <w:tr w:rsidR="003E4F8C" w:rsidRPr="005A2600" w14:paraId="0B8F01F4" w14:textId="77777777" w:rsidTr="00F314A4">
        <w:tc>
          <w:tcPr>
            <w:tcW w:w="9351" w:type="dxa"/>
          </w:tcPr>
          <w:p w14:paraId="72DC6155" w14:textId="77777777" w:rsidR="003E4F8C" w:rsidRPr="005A2600" w:rsidRDefault="003E4F8C" w:rsidP="00F314A4">
            <w:pPr>
              <w:jc w:val="center"/>
              <w:rPr>
                <w:sz w:val="16"/>
                <w:szCs w:val="16"/>
              </w:rPr>
            </w:pPr>
            <w:r w:rsidRPr="005A2600">
              <w:rPr>
                <w:sz w:val="16"/>
                <w:szCs w:val="16"/>
              </w:rPr>
              <w:t>а)</w:t>
            </w:r>
          </w:p>
        </w:tc>
      </w:tr>
      <w:tr w:rsidR="003E4F8C" w:rsidRPr="005A2600" w14:paraId="3144D6E2" w14:textId="77777777" w:rsidTr="00F314A4">
        <w:tc>
          <w:tcPr>
            <w:tcW w:w="9351" w:type="dxa"/>
          </w:tcPr>
          <w:p w14:paraId="084A9BBA" w14:textId="32A0E8C5" w:rsidR="003E4F8C" w:rsidRPr="005A2600" w:rsidRDefault="000D2A0B" w:rsidP="00F314A4">
            <w:pPr>
              <w:jc w:val="center"/>
            </w:pPr>
            <w:r w:rsidRPr="005A2600">
              <w:object w:dxaOrig="4141" w:dyaOrig="2446" w14:anchorId="64B5E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1.3pt;height:141.85pt" o:ole="">
                  <v:imagedata r:id="rId13" o:title=""/>
                </v:shape>
                <o:OLEObject Type="Embed" ProgID="Visio.Drawing.15" ShapeID="_x0000_i1025" DrawAspect="Content" ObjectID="_1846438717" r:id="rId14"/>
              </w:object>
            </w:r>
          </w:p>
        </w:tc>
      </w:tr>
      <w:tr w:rsidR="003E4F8C" w:rsidRPr="005A2600" w14:paraId="13C54297" w14:textId="77777777" w:rsidTr="00F314A4">
        <w:tc>
          <w:tcPr>
            <w:tcW w:w="9351" w:type="dxa"/>
          </w:tcPr>
          <w:p w14:paraId="38F46B4D" w14:textId="77777777" w:rsidR="003E4F8C" w:rsidRPr="005A2600" w:rsidRDefault="003E4F8C" w:rsidP="00362955">
            <w:r w:rsidRPr="005A2600">
              <w:rPr>
                <w:sz w:val="16"/>
                <w:szCs w:val="16"/>
              </w:rPr>
              <w:t>б)</w:t>
            </w:r>
          </w:p>
        </w:tc>
      </w:tr>
      <w:tr w:rsidR="003E4F8C" w:rsidRPr="00024D2E" w14:paraId="1C665484" w14:textId="77777777" w:rsidTr="00F314A4">
        <w:tc>
          <w:tcPr>
            <w:tcW w:w="9351" w:type="dxa"/>
          </w:tcPr>
          <w:p w14:paraId="119857A0" w14:textId="77777777" w:rsidR="003E4F8C" w:rsidRPr="00142553" w:rsidRDefault="003E4F8C" w:rsidP="003E4F8C">
            <w:pPr>
              <w:pStyle w:val="figurecaption"/>
              <w:spacing w:before="0" w:after="0"/>
              <w:ind w:left="360" w:hanging="360"/>
              <w:rPr>
                <w:lang w:val="ru-RU"/>
              </w:rPr>
            </w:pPr>
            <w:r w:rsidRPr="005A2600">
              <w:rPr>
                <w:lang w:val="ru-RU"/>
              </w:rPr>
              <w:t>Схемы а) подключения БАВР; б) логики срабатывания БАВР</w:t>
            </w:r>
            <w:ins w:id="12" w:author="Евдаков Алексей" w:date="2025-01-27T16:40:00Z">
              <w:r>
                <w:rPr>
                  <w:lang w:val="ru-RU"/>
                </w:rPr>
                <w:t>.</w:t>
              </w:r>
            </w:ins>
          </w:p>
        </w:tc>
      </w:tr>
    </w:tbl>
    <w:p w14:paraId="1CC5190F" w14:textId="77777777" w:rsidR="003E4F8C" w:rsidRPr="00142553" w:rsidRDefault="003E4F8C" w:rsidP="003E4F8C">
      <w:pPr>
        <w:ind w:firstLine="284"/>
        <w:rPr>
          <w:rFonts w:cs="Arial"/>
          <w:szCs w:val="18"/>
        </w:rPr>
      </w:pPr>
    </w:p>
    <w:p w14:paraId="3F2D8700" w14:textId="2A9B12DA" w:rsidR="00C871EA" w:rsidRPr="00074198" w:rsidRDefault="00846528" w:rsidP="00C871EA">
      <w:pPr>
        <w:spacing w:after="120"/>
        <w:ind w:firstLine="284"/>
      </w:pPr>
      <w:r w:rsidRPr="00846528">
        <w:rPr>
          <w:rFonts w:cs="Arial"/>
          <w:szCs w:val="18"/>
        </w:rPr>
        <w:t xml:space="preserve">Использование этих базовых органов в алгоритмах БАВР обеспечивает практически мгновенную реакцию на аварию, что позволяет обеспечить </w:t>
      </w:r>
      <w:r w:rsidR="00C871EA" w:rsidRPr="00846528">
        <w:rPr>
          <w:highlight w:val="yellow"/>
        </w:rPr>
        <w:t>[</w:t>
      </w:r>
      <w:r w:rsidRPr="00846528">
        <w:rPr>
          <w:highlight w:val="yellow"/>
        </w:rPr>
        <w:fldChar w:fldCharType="begin"/>
      </w:r>
      <w:r w:rsidRPr="00846528">
        <w:rPr>
          <w:highlight w:val="yellow"/>
        </w:rPr>
        <w:instrText xml:space="preserve"> REF _Ref198731694 \r \h </w:instrText>
      </w:r>
      <w:r>
        <w:rPr>
          <w:highlight w:val="yellow"/>
        </w:rPr>
        <w:instrText xml:space="preserve"> \* MERGEFORMAT </w:instrText>
      </w:r>
      <w:r w:rsidRPr="00846528">
        <w:rPr>
          <w:highlight w:val="yellow"/>
        </w:rPr>
      </w:r>
      <w:r w:rsidRPr="00846528">
        <w:rPr>
          <w:highlight w:val="yellow"/>
        </w:rPr>
        <w:fldChar w:fldCharType="separate"/>
      </w:r>
      <w:r w:rsidR="00F16688">
        <w:rPr>
          <w:highlight w:val="yellow"/>
        </w:rPr>
        <w:t>10</w:t>
      </w:r>
      <w:r w:rsidRPr="00846528">
        <w:rPr>
          <w:highlight w:val="yellow"/>
        </w:rPr>
        <w:fldChar w:fldCharType="end"/>
      </w:r>
      <w:r w:rsidRPr="00846528">
        <w:rPr>
          <w:highlight w:val="yellow"/>
        </w:rPr>
        <w:t xml:space="preserve">, </w:t>
      </w:r>
      <w:r w:rsidRPr="00846528">
        <w:rPr>
          <w:highlight w:val="yellow"/>
        </w:rPr>
        <w:fldChar w:fldCharType="begin"/>
      </w:r>
      <w:r w:rsidRPr="00846528">
        <w:rPr>
          <w:highlight w:val="yellow"/>
        </w:rPr>
        <w:instrText xml:space="preserve"> REF _Ref198732581 \r \h </w:instrText>
      </w:r>
      <w:r>
        <w:rPr>
          <w:highlight w:val="yellow"/>
        </w:rPr>
        <w:instrText xml:space="preserve"> \* MERGEFORMAT </w:instrText>
      </w:r>
      <w:r w:rsidRPr="00846528">
        <w:rPr>
          <w:highlight w:val="yellow"/>
        </w:rPr>
      </w:r>
      <w:r w:rsidRPr="00846528">
        <w:rPr>
          <w:highlight w:val="yellow"/>
        </w:rPr>
        <w:fldChar w:fldCharType="separate"/>
      </w:r>
      <w:r w:rsidR="00F16688">
        <w:rPr>
          <w:highlight w:val="yellow"/>
        </w:rPr>
        <w:t>11</w:t>
      </w:r>
      <w:r w:rsidRPr="00846528">
        <w:rPr>
          <w:highlight w:val="yellow"/>
        </w:rPr>
        <w:fldChar w:fldCharType="end"/>
      </w:r>
      <w:r w:rsidR="00C871EA" w:rsidRPr="00846528">
        <w:rPr>
          <w:highlight w:val="yellow"/>
        </w:rPr>
        <w:t>]:</w:t>
      </w:r>
    </w:p>
    <w:p w14:paraId="50A0E118" w14:textId="77777777" w:rsidR="00C871EA" w:rsidRPr="00846528" w:rsidRDefault="00C871EA" w:rsidP="00C871EA">
      <w:pPr>
        <w:pStyle w:val="a7"/>
        <w:numPr>
          <w:ilvl w:val="0"/>
          <w:numId w:val="6"/>
        </w:numPr>
        <w:spacing w:after="120"/>
        <w:ind w:left="0" w:firstLine="284"/>
        <w:rPr>
          <w:szCs w:val="24"/>
        </w:rPr>
      </w:pPr>
      <w:r w:rsidRPr="00846528">
        <w:rPr>
          <w:szCs w:val="24"/>
        </w:rPr>
        <w:t>обеспечить надежное и непрерывное электроснабжение потребителей в случае аварийных и ненормальных режимов в питающих и распределительных электрических сетях;</w:t>
      </w:r>
    </w:p>
    <w:p w14:paraId="46E8243E" w14:textId="77777777" w:rsidR="00C871EA" w:rsidRPr="00846528" w:rsidRDefault="00C871EA" w:rsidP="00C871EA">
      <w:pPr>
        <w:pStyle w:val="a7"/>
        <w:numPr>
          <w:ilvl w:val="0"/>
          <w:numId w:val="6"/>
        </w:numPr>
        <w:spacing w:after="120"/>
        <w:ind w:left="0" w:firstLine="284"/>
        <w:rPr>
          <w:szCs w:val="24"/>
        </w:rPr>
      </w:pPr>
      <w:r w:rsidRPr="00846528">
        <w:rPr>
          <w:szCs w:val="24"/>
        </w:rPr>
        <w:t>обеспечить успешный самозапуск электродвигателей;</w:t>
      </w:r>
    </w:p>
    <w:p w14:paraId="52C34626" w14:textId="77777777" w:rsidR="00C871EA" w:rsidRPr="00846528" w:rsidRDefault="00C871EA" w:rsidP="00C871EA">
      <w:pPr>
        <w:pStyle w:val="a7"/>
        <w:numPr>
          <w:ilvl w:val="0"/>
          <w:numId w:val="6"/>
        </w:numPr>
        <w:spacing w:after="120"/>
        <w:ind w:left="0" w:firstLine="284"/>
        <w:rPr>
          <w:szCs w:val="24"/>
        </w:rPr>
      </w:pPr>
      <w:r w:rsidRPr="00846528">
        <w:rPr>
          <w:szCs w:val="24"/>
        </w:rPr>
        <w:t>предотвратить дорогостоящие перерывы в работе технологического оборудования;</w:t>
      </w:r>
    </w:p>
    <w:p w14:paraId="286701AA" w14:textId="77777777" w:rsidR="00C871EA" w:rsidRPr="00846528" w:rsidRDefault="00C871EA" w:rsidP="00C871EA">
      <w:pPr>
        <w:pStyle w:val="a7"/>
        <w:numPr>
          <w:ilvl w:val="0"/>
          <w:numId w:val="6"/>
        </w:numPr>
        <w:spacing w:after="120"/>
        <w:ind w:left="0" w:firstLine="284"/>
        <w:rPr>
          <w:szCs w:val="24"/>
        </w:rPr>
      </w:pPr>
      <w:r w:rsidRPr="00846528">
        <w:rPr>
          <w:szCs w:val="24"/>
        </w:rPr>
        <w:t>повысить ресурс электродвигателей, насосов, трансформаторов и другого оборудования ввиду снижения токов самозапуска в 2–3 раза;</w:t>
      </w:r>
    </w:p>
    <w:p w14:paraId="12B792C7" w14:textId="77777777" w:rsidR="00C871EA" w:rsidRPr="00846528" w:rsidRDefault="00C871EA" w:rsidP="00C871EA">
      <w:pPr>
        <w:pStyle w:val="a7"/>
        <w:numPr>
          <w:ilvl w:val="0"/>
          <w:numId w:val="6"/>
        </w:numPr>
        <w:spacing w:after="120"/>
        <w:ind w:left="0" w:firstLine="284"/>
        <w:rPr>
          <w:szCs w:val="24"/>
        </w:rPr>
      </w:pPr>
      <w:r w:rsidRPr="00846528">
        <w:rPr>
          <w:szCs w:val="24"/>
        </w:rPr>
        <w:t>повысить уровень автоматизации производства и увеличить производительность;</w:t>
      </w:r>
    </w:p>
    <w:p w14:paraId="2786A2BA" w14:textId="77777777" w:rsidR="00C871EA" w:rsidRPr="00846528" w:rsidRDefault="00C871EA" w:rsidP="00C871EA">
      <w:pPr>
        <w:pStyle w:val="a7"/>
        <w:numPr>
          <w:ilvl w:val="0"/>
          <w:numId w:val="6"/>
        </w:numPr>
        <w:spacing w:after="120"/>
        <w:ind w:left="0" w:firstLine="284"/>
        <w:rPr>
          <w:szCs w:val="24"/>
        </w:rPr>
      </w:pPr>
      <w:r w:rsidRPr="00846528">
        <w:rPr>
          <w:szCs w:val="24"/>
        </w:rPr>
        <w:t>окупить расходы на установку комплекса БАВР приблизительно за 1 год (среднестатистическое значения).</w:t>
      </w:r>
    </w:p>
    <w:p w14:paraId="7E3A32B8" w14:textId="21C05EFD" w:rsidR="00C871EA" w:rsidRDefault="00846528" w:rsidP="003E4F8C">
      <w:pPr>
        <w:ind w:firstLine="284"/>
        <w:rPr>
          <w:rFonts w:cs="Arial"/>
          <w:szCs w:val="18"/>
        </w:rPr>
      </w:pPr>
      <w:r w:rsidRPr="005A2600">
        <w:t>За счет повышения надежности электроснабжения и отсутствия простоя технологического оборудования, установка устройств БАВР имеет значительный экономический эффект для промышленных предприятий</w:t>
      </w:r>
    </w:p>
    <w:p w14:paraId="367F2742" w14:textId="1644CDB8" w:rsidR="00980FD3" w:rsidRDefault="00980FD3" w:rsidP="003E4F8C">
      <w:pPr>
        <w:ind w:firstLine="284"/>
      </w:pPr>
      <w:r w:rsidRPr="00074198">
        <w:t xml:space="preserve">Время </w:t>
      </w:r>
      <w:r>
        <w:t xml:space="preserve">реакции алгоритмов БАВР на аварию, которые реализованы различными производителями, </w:t>
      </w:r>
      <w:r w:rsidRPr="00074198">
        <w:t xml:space="preserve">составляет порядка </w:t>
      </w:r>
      <w:r>
        <w:t>5</w:t>
      </w:r>
      <w:r w:rsidRPr="00074198">
        <w:t>÷1</w:t>
      </w:r>
      <w:r>
        <w:t>2 </w:t>
      </w:r>
      <w:r w:rsidRPr="00074198">
        <w:t xml:space="preserve">мс </w:t>
      </w:r>
      <w:r w:rsidRPr="00F314A4">
        <w:rPr>
          <w:highlight w:val="yellow"/>
        </w:rPr>
        <w:t>[</w:t>
      </w:r>
      <w:r w:rsidRPr="00F314A4">
        <w:rPr>
          <w:highlight w:val="yellow"/>
        </w:rPr>
        <w:fldChar w:fldCharType="begin"/>
      </w:r>
      <w:r w:rsidRPr="00F314A4">
        <w:rPr>
          <w:highlight w:val="yellow"/>
        </w:rPr>
        <w:instrText xml:space="preserve"> REF _Ref198731764 \r \h </w:instrText>
      </w:r>
      <w:r>
        <w:rPr>
          <w:highlight w:val="yellow"/>
        </w:rPr>
        <w:instrText xml:space="preserve"> \* MERGEFORMAT </w:instrText>
      </w:r>
      <w:r w:rsidRPr="00F314A4">
        <w:rPr>
          <w:highlight w:val="yellow"/>
        </w:rPr>
      </w:r>
      <w:r w:rsidRPr="00F314A4">
        <w:rPr>
          <w:highlight w:val="yellow"/>
        </w:rPr>
        <w:fldChar w:fldCharType="separate"/>
      </w:r>
      <w:r w:rsidR="00F16688">
        <w:rPr>
          <w:highlight w:val="yellow"/>
        </w:rPr>
        <w:t>11</w:t>
      </w:r>
      <w:r w:rsidRPr="00F314A4">
        <w:rPr>
          <w:highlight w:val="yellow"/>
        </w:rPr>
        <w:fldChar w:fldCharType="end"/>
      </w:r>
      <w:r w:rsidRPr="00F314A4">
        <w:rPr>
          <w:highlight w:val="yellow"/>
        </w:rPr>
        <w:t>].</w:t>
      </w:r>
      <w:r>
        <w:t>,</w:t>
      </w:r>
      <w:r w:rsidRPr="008A5ABA">
        <w:t xml:space="preserve"> </w:t>
      </w:r>
      <w:r>
        <w:t xml:space="preserve">однако указанное значение является лишь паспортным при идеальных условиях, и в реальных случаях могут наблюдаться намного большие значения </w:t>
      </w:r>
      <w:r w:rsidRPr="00F314A4">
        <w:rPr>
          <w:highlight w:val="yellow"/>
        </w:rPr>
        <w:t>[</w:t>
      </w:r>
      <w:r w:rsidRPr="00F314A4">
        <w:rPr>
          <w:highlight w:val="yellow"/>
        </w:rPr>
        <w:fldChar w:fldCharType="begin"/>
      </w:r>
      <w:r w:rsidRPr="00F314A4">
        <w:rPr>
          <w:highlight w:val="yellow"/>
        </w:rPr>
        <w:instrText xml:space="preserve"> REF _Ref198731778 \r \h </w:instrText>
      </w:r>
      <w:r>
        <w:rPr>
          <w:highlight w:val="yellow"/>
        </w:rPr>
        <w:instrText xml:space="preserve"> \* MERGEFORMAT </w:instrText>
      </w:r>
      <w:r w:rsidRPr="00F314A4">
        <w:rPr>
          <w:highlight w:val="yellow"/>
        </w:rPr>
      </w:r>
      <w:r w:rsidRPr="00F314A4">
        <w:rPr>
          <w:highlight w:val="yellow"/>
        </w:rPr>
        <w:fldChar w:fldCharType="separate"/>
      </w:r>
      <w:r w:rsidR="00F16688">
        <w:rPr>
          <w:highlight w:val="yellow"/>
        </w:rPr>
        <w:t>12</w:t>
      </w:r>
      <w:r w:rsidRPr="00F314A4">
        <w:rPr>
          <w:highlight w:val="yellow"/>
        </w:rPr>
        <w:fldChar w:fldCharType="end"/>
      </w:r>
      <w:r w:rsidRPr="00F314A4">
        <w:rPr>
          <w:highlight w:val="yellow"/>
        </w:rPr>
        <w:t>],</w:t>
      </w:r>
      <w:r w:rsidRPr="00955D61">
        <w:t xml:space="preserve"> </w:t>
      </w:r>
      <w:r>
        <w:t xml:space="preserve">например, при мощной двигательной нагрузке. По данным моделирования и эксплуатации в действующих электроустановках современные устройства второго поколения </w:t>
      </w:r>
      <w:r w:rsidRPr="00074198">
        <w:t xml:space="preserve">производства ООО «АПС» </w:t>
      </w:r>
      <w:r>
        <w:t xml:space="preserve">за счёт адаптивных органов работают стабильнее, а их время реакции составляет </w:t>
      </w:r>
      <w:r w:rsidRPr="00074198">
        <w:t>4÷10</w:t>
      </w:r>
      <w:r>
        <w:t> </w:t>
      </w:r>
      <w:r w:rsidRPr="00074198">
        <w:t xml:space="preserve">мс </w:t>
      </w:r>
      <w:r w:rsidRPr="00980FD3">
        <w:rPr>
          <w:highlight w:val="yellow"/>
        </w:rPr>
        <w:t>[</w:t>
      </w:r>
      <w:r w:rsidRPr="00980FD3">
        <w:rPr>
          <w:highlight w:val="yellow"/>
        </w:rPr>
        <w:fldChar w:fldCharType="begin"/>
      </w:r>
      <w:r w:rsidRPr="00980FD3">
        <w:rPr>
          <w:highlight w:val="yellow"/>
        </w:rPr>
        <w:instrText xml:space="preserve"> REF _Ref198731722 \r \h  \* MERGEFORMAT </w:instrText>
      </w:r>
      <w:r w:rsidRPr="00980FD3">
        <w:rPr>
          <w:highlight w:val="yellow"/>
        </w:rPr>
      </w:r>
      <w:r w:rsidRPr="00980FD3">
        <w:rPr>
          <w:highlight w:val="yellow"/>
        </w:rPr>
        <w:fldChar w:fldCharType="separate"/>
      </w:r>
      <w:r w:rsidR="00F16688">
        <w:rPr>
          <w:highlight w:val="yellow"/>
        </w:rPr>
        <w:t>4</w:t>
      </w:r>
      <w:r w:rsidRPr="00980FD3">
        <w:rPr>
          <w:highlight w:val="yellow"/>
        </w:rPr>
        <w:fldChar w:fldCharType="end"/>
      </w:r>
      <w:r w:rsidRPr="00980FD3">
        <w:rPr>
          <w:highlight w:val="yellow"/>
        </w:rPr>
        <w:t>].</w:t>
      </w:r>
      <w:r w:rsidRPr="00074198">
        <w:t xml:space="preserve"> </w:t>
      </w:r>
      <w:r>
        <w:t>Б</w:t>
      </w:r>
      <w:r w:rsidRPr="00074198">
        <w:t xml:space="preserve">ыстродействие </w:t>
      </w:r>
      <w:r>
        <w:t xml:space="preserve">АВР </w:t>
      </w:r>
      <w:r w:rsidRPr="00074198">
        <w:t xml:space="preserve">критично для различных ответственных нагрузок, например, для двигателей с частотным приводом, станков, осуществляющих намотку проволоки или тканей и т.д. Ввиду таких строгих требований по времени реакции на аварийный процесс, устройства БАВР всегда </w:t>
      </w:r>
      <w:r w:rsidRPr="00074198">
        <w:lastRenderedPageBreak/>
        <w:t>работают в переходных режимах. В следствии этого, важно изучение поведение различных</w:t>
      </w:r>
      <w:r>
        <w:t xml:space="preserve"> измерительных</w:t>
      </w:r>
      <w:r w:rsidRPr="00074198">
        <w:t xml:space="preserve"> органов на </w:t>
      </w:r>
      <w:r w:rsidRPr="00F22767">
        <w:t>начальных временных участках аварий и коммутаций, происходящих в сети.</w:t>
      </w:r>
    </w:p>
    <w:p w14:paraId="0B82EECF" w14:textId="1F1C3534" w:rsidR="00C871EA" w:rsidRPr="00C871EA" w:rsidRDefault="00C871EA" w:rsidP="003E4F8C">
      <w:pPr>
        <w:ind w:firstLine="284"/>
        <w:rPr>
          <w:b/>
          <w:color w:val="FF0000"/>
        </w:rPr>
      </w:pPr>
      <w:r w:rsidRPr="00C871EA">
        <w:rPr>
          <w:b/>
          <w:color w:val="FF0000"/>
        </w:rPr>
        <w:t>Добавить небольшой логический переход от этой актуальности исследования к Статистики</w:t>
      </w:r>
    </w:p>
    <w:p w14:paraId="68DBF711" w14:textId="1620836A" w:rsidR="00C871EA" w:rsidRDefault="00C871EA">
      <w:pPr>
        <w:spacing w:line="259" w:lineRule="auto"/>
        <w:ind w:firstLine="0"/>
        <w:jc w:val="left"/>
      </w:pPr>
      <w:r>
        <w:br w:type="page"/>
      </w:r>
    </w:p>
    <w:p w14:paraId="1B1BEA74" w14:textId="3FEBBD32" w:rsidR="00C871EA" w:rsidRPr="00C871EA" w:rsidRDefault="00C871EA" w:rsidP="00C871EA">
      <w:pPr>
        <w:pStyle w:val="2"/>
        <w:rPr>
          <w:color w:val="FF0000"/>
        </w:rPr>
      </w:pPr>
      <w:bookmarkStart w:id="13" w:name="_Toc201697649"/>
      <w:r w:rsidRPr="00C871EA">
        <w:rPr>
          <w:color w:val="FF0000"/>
        </w:rPr>
        <w:lastRenderedPageBreak/>
        <w:t xml:space="preserve">Статистика </w:t>
      </w:r>
      <w:commentRangeStart w:id="14"/>
      <w:r w:rsidRPr="00C871EA">
        <w:rPr>
          <w:color w:val="FF0000"/>
        </w:rPr>
        <w:t xml:space="preserve">функционирования </w:t>
      </w:r>
      <w:commentRangeEnd w:id="14"/>
      <w:r w:rsidRPr="00C871EA">
        <w:rPr>
          <w:rStyle w:val="a8"/>
          <w:rFonts w:eastAsia="SimSun" w:cs="Times New Roman"/>
          <w:b w:val="0"/>
          <w:color w:val="FF0000"/>
          <w:lang w:val="en-US"/>
        </w:rPr>
        <w:commentReference w:id="14"/>
      </w:r>
      <w:r w:rsidR="00980FD3">
        <w:rPr>
          <w:color w:val="FF0000"/>
        </w:rPr>
        <w:t>БАВР</w:t>
      </w:r>
      <w:bookmarkEnd w:id="13"/>
    </w:p>
    <w:p w14:paraId="3471BCFA" w14:textId="77777777" w:rsidR="00C871EA" w:rsidRPr="00C871EA" w:rsidRDefault="00C871EA" w:rsidP="00C871EA">
      <w:pPr>
        <w:ind w:firstLine="284"/>
        <w:rPr>
          <w:rFonts w:cs="Arial"/>
          <w:color w:val="FF0000"/>
          <w:szCs w:val="18"/>
        </w:rPr>
      </w:pPr>
      <w:r w:rsidRPr="00C871EA">
        <w:rPr>
          <w:rFonts w:cs="Arial"/>
          <w:color w:val="FF0000"/>
          <w:szCs w:val="18"/>
        </w:rPr>
        <w:t>Появится описание статистики. Есть идеи по следующим задачам</w:t>
      </w:r>
    </w:p>
    <w:p w14:paraId="10B1BC54" w14:textId="77777777" w:rsidR="00C871EA" w:rsidRPr="00C871EA" w:rsidRDefault="00C871EA" w:rsidP="00C871EA">
      <w:pPr>
        <w:ind w:firstLine="284"/>
        <w:rPr>
          <w:rFonts w:cs="Arial"/>
          <w:color w:val="FF0000"/>
          <w:szCs w:val="18"/>
        </w:rPr>
      </w:pPr>
      <w:r w:rsidRPr="00C871EA">
        <w:rPr>
          <w:rFonts w:cs="Arial"/>
          <w:color w:val="FF0000"/>
          <w:szCs w:val="18"/>
        </w:rPr>
        <w:t>- Статистика на симулированных данных (то чем сейчас занимается и будет заниматься Данил)</w:t>
      </w:r>
    </w:p>
    <w:p w14:paraId="76B2C582" w14:textId="1F8435AB" w:rsidR="00C871EA" w:rsidRPr="00C871EA" w:rsidRDefault="00C871EA" w:rsidP="00C871EA">
      <w:pPr>
        <w:ind w:firstLine="284"/>
        <w:rPr>
          <w:rFonts w:cs="Arial"/>
          <w:color w:val="FF0000"/>
          <w:szCs w:val="18"/>
        </w:rPr>
      </w:pPr>
      <w:r w:rsidRPr="00C871EA">
        <w:rPr>
          <w:rFonts w:cs="Arial"/>
          <w:color w:val="FF0000"/>
          <w:szCs w:val="18"/>
        </w:rPr>
        <w:t>- Статистика по работе БАВР</w:t>
      </w:r>
      <w:r>
        <w:rPr>
          <w:rFonts w:cs="Arial"/>
          <w:color w:val="FF0000"/>
          <w:szCs w:val="18"/>
        </w:rPr>
        <w:t xml:space="preserve"> реальных БАВР. Пока сложно сказать, как это сделать, можно прост описать задачу и на этом поднять актуальность сбора данных. </w:t>
      </w:r>
    </w:p>
    <w:p w14:paraId="5F0CB897" w14:textId="3719DCF9" w:rsidR="00C871EA" w:rsidRDefault="00C871EA" w:rsidP="00C871EA">
      <w:pPr>
        <w:ind w:firstLine="284"/>
        <w:rPr>
          <w:rFonts w:cs="Arial"/>
          <w:color w:val="FF0000"/>
          <w:szCs w:val="18"/>
        </w:rPr>
      </w:pPr>
      <w:r w:rsidRPr="00C871EA">
        <w:rPr>
          <w:rFonts w:cs="Arial"/>
          <w:color w:val="FF0000"/>
          <w:szCs w:val="18"/>
        </w:rPr>
        <w:t>- Статистика по выключателями (данные есть, надо ток написать код</w:t>
      </w:r>
      <w:r>
        <w:rPr>
          <w:rFonts w:cs="Arial"/>
          <w:color w:val="FF0000"/>
          <w:szCs w:val="18"/>
        </w:rPr>
        <w:t>, это не сложно</w:t>
      </w:r>
      <w:r w:rsidRPr="00C871EA">
        <w:rPr>
          <w:rFonts w:cs="Arial"/>
          <w:color w:val="FF0000"/>
          <w:szCs w:val="18"/>
        </w:rPr>
        <w:t>)</w:t>
      </w:r>
      <w:r>
        <w:rPr>
          <w:rFonts w:cs="Arial"/>
          <w:color w:val="FF0000"/>
          <w:szCs w:val="18"/>
        </w:rPr>
        <w:t xml:space="preserve">. Чтобы было понятно, какие реальные времена выключателей. </w:t>
      </w:r>
    </w:p>
    <w:p w14:paraId="763F0EE0" w14:textId="3E190C2F" w:rsidR="006F2F48" w:rsidRDefault="006F2F48" w:rsidP="00C871EA">
      <w:pPr>
        <w:ind w:firstLine="284"/>
        <w:rPr>
          <w:rFonts w:cs="Arial"/>
          <w:color w:val="FF0000"/>
          <w:szCs w:val="18"/>
        </w:rPr>
      </w:pPr>
    </w:p>
    <w:p w14:paraId="4175A647" w14:textId="0C755D46" w:rsidR="00F02B4D" w:rsidRPr="006F2F48" w:rsidRDefault="00F02B4D" w:rsidP="00F02B4D">
      <w:pPr>
        <w:ind w:firstLine="284"/>
        <w:rPr>
          <w:rFonts w:cs="Arial"/>
          <w:b/>
          <w:color w:val="FF0000"/>
          <w:szCs w:val="18"/>
          <w:highlight w:val="yellow"/>
        </w:rPr>
      </w:pPr>
      <w:r>
        <w:rPr>
          <w:rFonts w:cs="Arial"/>
          <w:b/>
          <w:color w:val="FF0000"/>
          <w:szCs w:val="18"/>
          <w:highlight w:val="yellow"/>
        </w:rPr>
        <w:t>(</w:t>
      </w:r>
      <w:commentRangeStart w:id="15"/>
      <w:r>
        <w:rPr>
          <w:rFonts w:cs="Arial"/>
          <w:b/>
          <w:color w:val="FF0000"/>
          <w:szCs w:val="18"/>
          <w:highlight w:val="yellow"/>
        </w:rPr>
        <w:t>Проблема</w:t>
      </w:r>
      <w:commentRangeEnd w:id="15"/>
      <w:r w:rsidR="00845A1F">
        <w:rPr>
          <w:rStyle w:val="a8"/>
          <w:rFonts w:eastAsia="SimSun" w:cs="Times New Roman"/>
          <w:lang w:val="en-US"/>
        </w:rPr>
        <w:commentReference w:id="15"/>
      </w:r>
      <w:r>
        <w:rPr>
          <w:rFonts w:cs="Arial"/>
          <w:b/>
          <w:color w:val="FF0000"/>
          <w:szCs w:val="18"/>
          <w:highlight w:val="yellow"/>
        </w:rPr>
        <w:t>) Синхронная просадка напряжения</w:t>
      </w:r>
      <w:r w:rsidRPr="006F2F48">
        <w:rPr>
          <w:rFonts w:cs="Arial"/>
          <w:b/>
          <w:color w:val="FF0000"/>
          <w:szCs w:val="18"/>
          <w:highlight w:val="yellow"/>
        </w:rPr>
        <w:t>:</w:t>
      </w:r>
    </w:p>
    <w:p w14:paraId="61F52EC7" w14:textId="0B9ADAB1" w:rsidR="00F02B4D" w:rsidRDefault="00F02B4D" w:rsidP="00F02B4D">
      <w:pPr>
        <w:ind w:firstLine="284"/>
        <w:rPr>
          <w:rFonts w:cs="Arial"/>
          <w:color w:val="FF0000"/>
          <w:szCs w:val="18"/>
        </w:rPr>
      </w:pPr>
      <w:r>
        <w:rPr>
          <w:rFonts w:cs="Arial"/>
          <w:b/>
          <w:color w:val="FF0000"/>
          <w:szCs w:val="18"/>
          <w:highlight w:val="yellow"/>
        </w:rPr>
        <w:t>Часто говорят о такой проблеме, но не существует строго определения применимого для функционирования БАВР. Надо изучить этот вопрос и принять какое-то решение. Потому что кто-то говорит, что было синхронное, а кто-то не соглашается, ведь от чего считать эту синхронность?</w:t>
      </w:r>
    </w:p>
    <w:p w14:paraId="04E0DC72" w14:textId="77777777" w:rsidR="00F02B4D" w:rsidRDefault="00F02B4D" w:rsidP="00C871EA">
      <w:pPr>
        <w:ind w:firstLine="284"/>
        <w:rPr>
          <w:rFonts w:cs="Arial"/>
          <w:color w:val="FF0000"/>
          <w:szCs w:val="18"/>
        </w:rPr>
      </w:pPr>
    </w:p>
    <w:p w14:paraId="3A4C3772" w14:textId="10FF927E" w:rsidR="006F2F48" w:rsidRPr="006F2F48" w:rsidRDefault="006F2F48" w:rsidP="00C871EA">
      <w:pPr>
        <w:ind w:firstLine="284"/>
        <w:rPr>
          <w:rFonts w:cs="Arial"/>
          <w:b/>
          <w:color w:val="FF0000"/>
          <w:szCs w:val="18"/>
          <w:highlight w:val="yellow"/>
        </w:rPr>
      </w:pPr>
      <w:r w:rsidRPr="006F2F48">
        <w:rPr>
          <w:rFonts w:cs="Arial"/>
          <w:b/>
          <w:color w:val="FF0000"/>
          <w:szCs w:val="18"/>
          <w:highlight w:val="yellow"/>
        </w:rPr>
        <w:t>ВЫВОДЫ:</w:t>
      </w:r>
    </w:p>
    <w:p w14:paraId="39B31460" w14:textId="654A6DE4" w:rsidR="00C871EA" w:rsidRPr="006F2F48" w:rsidRDefault="006F2F48" w:rsidP="006F2F48">
      <w:pPr>
        <w:ind w:firstLine="284"/>
        <w:rPr>
          <w:rFonts w:cs="Arial"/>
          <w:b/>
          <w:color w:val="FF0000"/>
          <w:szCs w:val="18"/>
        </w:rPr>
      </w:pPr>
      <w:r w:rsidRPr="006F2F48">
        <w:rPr>
          <w:rFonts w:cs="Arial"/>
          <w:b/>
          <w:color w:val="FF0000"/>
          <w:szCs w:val="18"/>
          <w:highlight w:val="yellow"/>
        </w:rPr>
        <w:t>Из данной части надо привести анализ сравнения различных производителей. Плюс сделать акцент на том, что часто спорным органом является РНМ, и поэтому он требует более подробного рассмотрения</w:t>
      </w:r>
    </w:p>
    <w:p w14:paraId="44121A5A" w14:textId="77777777" w:rsidR="00F02B4D" w:rsidRDefault="00F02B4D">
      <w:pPr>
        <w:spacing w:line="259" w:lineRule="auto"/>
        <w:ind w:firstLine="0"/>
        <w:jc w:val="left"/>
        <w:rPr>
          <w:rFonts w:eastAsiaTheme="majorEastAsia" w:cstheme="majorBidi"/>
          <w:b/>
          <w:szCs w:val="26"/>
        </w:rPr>
      </w:pPr>
    </w:p>
    <w:p w14:paraId="11F3208A" w14:textId="77777777" w:rsidR="00F02B4D" w:rsidRDefault="00F02B4D">
      <w:pPr>
        <w:spacing w:line="259" w:lineRule="auto"/>
        <w:ind w:firstLine="0"/>
        <w:jc w:val="left"/>
        <w:rPr>
          <w:rFonts w:eastAsiaTheme="majorEastAsia" w:cstheme="majorBidi"/>
          <w:b/>
          <w:szCs w:val="26"/>
        </w:rPr>
      </w:pPr>
    </w:p>
    <w:p w14:paraId="42C20F1A" w14:textId="0589C910" w:rsidR="006F2F48" w:rsidRDefault="006F2F48">
      <w:pPr>
        <w:spacing w:line="259" w:lineRule="auto"/>
        <w:ind w:firstLine="0"/>
        <w:jc w:val="left"/>
        <w:rPr>
          <w:rFonts w:eastAsiaTheme="majorEastAsia" w:cstheme="majorBidi"/>
          <w:b/>
          <w:szCs w:val="26"/>
        </w:rPr>
      </w:pPr>
      <w:r>
        <w:rPr>
          <w:rFonts w:eastAsiaTheme="majorEastAsia" w:cstheme="majorBidi"/>
          <w:b/>
          <w:szCs w:val="26"/>
        </w:rPr>
        <w:br w:type="page"/>
      </w:r>
    </w:p>
    <w:p w14:paraId="29CA31CD" w14:textId="77777777" w:rsidR="006F2F48" w:rsidRPr="000C3764" w:rsidRDefault="006F2F48" w:rsidP="006F2F48">
      <w:pPr>
        <w:pStyle w:val="2"/>
      </w:pPr>
      <w:bookmarkStart w:id="16" w:name="_Toc201697650"/>
      <w:r w:rsidRPr="000C3764">
        <w:lastRenderedPageBreak/>
        <w:t>Базовые проблемы функционирования РНМ</w:t>
      </w:r>
      <w:bookmarkEnd w:id="16"/>
    </w:p>
    <w:p w14:paraId="4CE53D12" w14:textId="4B76E85D" w:rsidR="006F2F48" w:rsidRDefault="006F2F48" w:rsidP="006F2F48">
      <w:pPr>
        <w:spacing w:line="20" w:lineRule="atLeast"/>
        <w:ind w:firstLine="708"/>
        <w:rPr>
          <w:rFonts w:cs="Times New Roman"/>
          <w:szCs w:val="24"/>
        </w:rPr>
      </w:pPr>
      <w:r>
        <w:rPr>
          <w:rFonts w:cs="Times New Roman"/>
          <w:szCs w:val="24"/>
        </w:rPr>
        <w:t>Существует 2 подхода к оценке направления мощности – это оценка по каждой из фаз, и оценка суммарной мощности. Пофазный РНМ принято рассчитывать на основе тока указанной фазы и линейного напряжения двух других фаз. Суммарный РНМ в большинстве случаев рассчитывается на основе тока и напряжения прямой последовательности. Хотя могут использоваться и проекции активной / реактивной мощности на различные оси, но такие случае встречаются не часто.</w:t>
      </w:r>
    </w:p>
    <w:p w14:paraId="1164ACD7" w14:textId="679C6181" w:rsidR="006F2F48" w:rsidRPr="0050417B" w:rsidRDefault="006F2F48" w:rsidP="006F2F48">
      <w:pPr>
        <w:spacing w:line="20" w:lineRule="atLeast"/>
        <w:ind w:firstLine="708"/>
        <w:rPr>
          <w:rFonts w:cs="Times New Roman"/>
          <w:szCs w:val="24"/>
        </w:rPr>
      </w:pPr>
      <w:r>
        <w:rPr>
          <w:rFonts w:cs="Times New Roman"/>
          <w:szCs w:val="24"/>
        </w:rPr>
        <w:t xml:space="preserve">Для БАВР пофазную оценку </w:t>
      </w:r>
      <w:r w:rsidR="0050417B">
        <w:rPr>
          <w:rFonts w:cs="Times New Roman"/>
          <w:szCs w:val="24"/>
        </w:rPr>
        <w:t>рекомендуется</w:t>
      </w:r>
      <w:r>
        <w:rPr>
          <w:rFonts w:cs="Times New Roman"/>
          <w:szCs w:val="24"/>
        </w:rPr>
        <w:t xml:space="preserve"> использовать в сетях с заземлённой нейтралью, так как там, при аварии на одной из фаз влияние на две другие может не оказываться, и в итоге использование органов на суммарной мощности может привести к отсутствию срабатывания</w:t>
      </w:r>
      <w:r w:rsidR="0050417B">
        <w:rPr>
          <w:rFonts w:cs="Times New Roman"/>
          <w:szCs w:val="24"/>
        </w:rPr>
        <w:t>, что как было показано в предыдущей главе (</w:t>
      </w:r>
      <w:r w:rsidR="0050417B" w:rsidRPr="0050417B">
        <w:rPr>
          <w:rFonts w:cs="Times New Roman"/>
          <w:color w:val="FF0000"/>
          <w:szCs w:val="24"/>
        </w:rPr>
        <w:t xml:space="preserve">Раздел </w:t>
      </w:r>
      <w:commentRangeStart w:id="17"/>
      <w:r w:rsidR="0050417B" w:rsidRPr="0050417B">
        <w:rPr>
          <w:rFonts w:cs="Times New Roman"/>
          <w:color w:val="FF0000"/>
          <w:szCs w:val="24"/>
        </w:rPr>
        <w:t>ХХ</w:t>
      </w:r>
      <w:commentRangeEnd w:id="17"/>
      <w:r w:rsidR="0050417B">
        <w:rPr>
          <w:rStyle w:val="a8"/>
          <w:rFonts w:eastAsia="SimSun" w:cs="Times New Roman"/>
          <w:lang w:val="en-US"/>
        </w:rPr>
        <w:commentReference w:id="17"/>
      </w:r>
      <w:r w:rsidR="0050417B">
        <w:rPr>
          <w:rFonts w:cs="Times New Roman"/>
          <w:szCs w:val="24"/>
        </w:rPr>
        <w:t>)</w:t>
      </w:r>
      <w:r>
        <w:rPr>
          <w:rFonts w:cs="Times New Roman"/>
          <w:szCs w:val="24"/>
        </w:rPr>
        <w:t xml:space="preserve">. </w:t>
      </w:r>
    </w:p>
    <w:p w14:paraId="5E476AA7" w14:textId="77777777" w:rsidR="006F2F48" w:rsidRDefault="006F2F48" w:rsidP="006F2F48">
      <w:pPr>
        <w:spacing w:line="20" w:lineRule="atLeast"/>
        <w:jc w:val="center"/>
        <w:rPr>
          <w:rFonts w:cs="Times New Roman"/>
          <w:szCs w:val="24"/>
        </w:rPr>
      </w:pPr>
      <w:commentRangeStart w:id="18"/>
      <w:commentRangeStart w:id="19"/>
      <w:commentRangeStart w:id="20"/>
      <w:r w:rsidRPr="00CC4C02">
        <w:rPr>
          <w:rFonts w:cs="Times New Roman"/>
          <w:noProof/>
          <w:szCs w:val="24"/>
          <w:lang w:eastAsia="ru-RU"/>
        </w:rPr>
        <w:drawing>
          <wp:inline distT="0" distB="0" distL="0" distR="0" wp14:anchorId="1F9D76F4" wp14:editId="76E925DC">
            <wp:extent cx="3204057" cy="644939"/>
            <wp:effectExtent l="0" t="0" r="0"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36306" cy="671559"/>
                    </a:xfrm>
                    <a:prstGeom prst="rect">
                      <a:avLst/>
                    </a:prstGeom>
                  </pic:spPr>
                </pic:pic>
              </a:graphicData>
            </a:graphic>
          </wp:inline>
        </w:drawing>
      </w:r>
      <w:commentRangeEnd w:id="18"/>
      <w:r>
        <w:rPr>
          <w:rStyle w:val="a8"/>
          <w:rFonts w:eastAsia="SimSun" w:cs="Times New Roman"/>
          <w:lang w:val="en-US"/>
        </w:rPr>
        <w:commentReference w:id="18"/>
      </w:r>
      <w:commentRangeEnd w:id="19"/>
      <w:r>
        <w:rPr>
          <w:rStyle w:val="a8"/>
          <w:rFonts w:eastAsia="SimSun" w:cs="Times New Roman"/>
          <w:lang w:val="en-US"/>
        </w:rPr>
        <w:commentReference w:id="19"/>
      </w:r>
      <w:commentRangeEnd w:id="20"/>
      <w:r w:rsidR="0050417B">
        <w:rPr>
          <w:rStyle w:val="a8"/>
          <w:rFonts w:eastAsia="SimSun" w:cs="Times New Roman"/>
          <w:lang w:val="en-US"/>
        </w:rPr>
        <w:commentReference w:id="20"/>
      </w:r>
    </w:p>
    <w:p w14:paraId="74D36B7F" w14:textId="77777777" w:rsidR="006F2F48" w:rsidRPr="00CC4C02" w:rsidRDefault="006F2F48" w:rsidP="006F2F48">
      <w:pPr>
        <w:spacing w:line="20" w:lineRule="atLeast"/>
        <w:jc w:val="center"/>
        <w:rPr>
          <w:rFonts w:cs="Times New Roman"/>
          <w:color w:val="FF0000"/>
          <w:szCs w:val="24"/>
        </w:rPr>
      </w:pPr>
      <w:r w:rsidRPr="00CC4C02">
        <w:rPr>
          <w:rFonts w:cs="Times New Roman"/>
          <w:color w:val="FF0000"/>
          <w:szCs w:val="24"/>
          <w:highlight w:val="yellow"/>
        </w:rPr>
        <w:t>В РЭ нет формул, требуется согласовать их указание здесь (есть в ПРО версии ПО просмотра осциллограмм)</w:t>
      </w:r>
      <w:r>
        <w:rPr>
          <w:rFonts w:cs="Times New Roman"/>
          <w:color w:val="FF0000"/>
          <w:szCs w:val="24"/>
          <w:highlight w:val="yellow"/>
        </w:rPr>
        <w:t>. У других производителей формула отсутствует</w:t>
      </w:r>
      <w:r w:rsidRPr="00CC4C02">
        <w:rPr>
          <w:rFonts w:cs="Times New Roman"/>
          <w:color w:val="FF0000"/>
          <w:szCs w:val="24"/>
          <w:highlight w:val="yellow"/>
        </w:rPr>
        <w:t>.</w:t>
      </w:r>
    </w:p>
    <w:p w14:paraId="6DCFD760" w14:textId="7530060F" w:rsidR="006F2F48" w:rsidRDefault="006F2F48" w:rsidP="006F2F48">
      <w:pPr>
        <w:spacing w:line="20" w:lineRule="atLeast"/>
        <w:ind w:firstLine="708"/>
        <w:rPr>
          <w:rFonts w:cs="Times New Roman"/>
          <w:szCs w:val="24"/>
        </w:rPr>
      </w:pPr>
      <w:r>
        <w:rPr>
          <w:rFonts w:cs="Times New Roman"/>
          <w:szCs w:val="24"/>
        </w:rPr>
        <w:t>Реле направления мощности основанный на прямой последовательности (РНМПП) применяется в сетях с изолированной нейтралью, так как в них аварийными считаются только 2-ух и 3-ёх фазные замыкания. При этом, РНМПП обладает значительно большей устойчивостью и не происходит излишних возвратов органа при внешних замыканиях.</w:t>
      </w:r>
    </w:p>
    <w:p w14:paraId="598681F9" w14:textId="02DA08CD" w:rsidR="006F2F48" w:rsidRDefault="006F2F48" w:rsidP="006F2F48">
      <w:pPr>
        <w:spacing w:line="20" w:lineRule="atLeast"/>
        <w:jc w:val="center"/>
        <w:rPr>
          <w:rFonts w:cs="Times New Roman"/>
          <w:szCs w:val="24"/>
        </w:rPr>
      </w:pPr>
      <w:r w:rsidRPr="00CC4C02">
        <w:rPr>
          <w:rFonts w:cs="Times New Roman"/>
          <w:noProof/>
          <w:szCs w:val="24"/>
        </w:rPr>
        <w:drawing>
          <wp:inline distT="0" distB="0" distL="0" distR="0" wp14:anchorId="695E641A" wp14:editId="65332AF6">
            <wp:extent cx="2830982" cy="701057"/>
            <wp:effectExtent l="0" t="0" r="762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9050" cy="737724"/>
                    </a:xfrm>
                    <a:prstGeom prst="rect">
                      <a:avLst/>
                    </a:prstGeom>
                  </pic:spPr>
                </pic:pic>
              </a:graphicData>
            </a:graphic>
          </wp:inline>
        </w:drawing>
      </w:r>
    </w:p>
    <w:p w14:paraId="193EFF76" w14:textId="77777777" w:rsidR="0050417B" w:rsidRPr="00CC4C02" w:rsidRDefault="0050417B" w:rsidP="0050417B">
      <w:pPr>
        <w:spacing w:line="20" w:lineRule="atLeast"/>
        <w:jc w:val="center"/>
        <w:rPr>
          <w:rFonts w:cs="Times New Roman"/>
          <w:color w:val="FF0000"/>
          <w:szCs w:val="24"/>
        </w:rPr>
      </w:pPr>
      <w:r w:rsidRPr="00CC4C02">
        <w:rPr>
          <w:rFonts w:cs="Times New Roman"/>
          <w:color w:val="FF0000"/>
          <w:szCs w:val="24"/>
          <w:highlight w:val="yellow"/>
        </w:rPr>
        <w:t>В РЭ нет формул, требуется согласовать их указание здесь (есть в ПРО версии ПО просмотра осциллограмм)</w:t>
      </w:r>
      <w:r>
        <w:rPr>
          <w:rFonts w:cs="Times New Roman"/>
          <w:color w:val="FF0000"/>
          <w:szCs w:val="24"/>
          <w:highlight w:val="yellow"/>
        </w:rPr>
        <w:t>. У других производителей формула отсутствует</w:t>
      </w:r>
      <w:r w:rsidRPr="00CC4C02">
        <w:rPr>
          <w:rFonts w:cs="Times New Roman"/>
          <w:color w:val="FF0000"/>
          <w:szCs w:val="24"/>
          <w:highlight w:val="yellow"/>
        </w:rPr>
        <w:t>.</w:t>
      </w:r>
    </w:p>
    <w:p w14:paraId="019055FA" w14:textId="77777777" w:rsidR="0050417B" w:rsidRDefault="0050417B" w:rsidP="006F2F48">
      <w:pPr>
        <w:spacing w:line="20" w:lineRule="atLeast"/>
        <w:jc w:val="center"/>
        <w:rPr>
          <w:rFonts w:cs="Times New Roman"/>
          <w:szCs w:val="24"/>
        </w:rPr>
      </w:pPr>
    </w:p>
    <w:p w14:paraId="1835104A" w14:textId="77777777" w:rsidR="006F2F48" w:rsidRDefault="006F2F48" w:rsidP="006F2F48">
      <w:pPr>
        <w:spacing w:line="20" w:lineRule="atLeast"/>
        <w:ind w:firstLine="708"/>
        <w:rPr>
          <w:rFonts w:cs="Times New Roman"/>
          <w:szCs w:val="24"/>
        </w:rPr>
      </w:pPr>
      <w:r>
        <w:rPr>
          <w:rFonts w:cs="Times New Roman"/>
          <w:szCs w:val="24"/>
        </w:rPr>
        <w:t>Так как большинство БАВР установлены в сетях 6-35кВ, а их внедрение в сети 0,4кВ (сети с заземлённой нейтралью), только начинает набирать массовость, то дальше все проблемы описаны на основе РНМПП</w:t>
      </w:r>
    </w:p>
    <w:p w14:paraId="46BEB0C3" w14:textId="7E3AF57B" w:rsidR="006F2F48" w:rsidRDefault="006F2F48" w:rsidP="006F2F48">
      <w:pPr>
        <w:pStyle w:val="3"/>
      </w:pPr>
      <w:bookmarkStart w:id="21" w:name="_Toc201697651"/>
      <w:r w:rsidRPr="0068346C">
        <w:t xml:space="preserve">Проблемы </w:t>
      </w:r>
      <w:r w:rsidR="000E6252">
        <w:t>базовых органов реле направления мощности</w:t>
      </w:r>
      <w:bookmarkEnd w:id="21"/>
    </w:p>
    <w:p w14:paraId="1C90066E" w14:textId="77777777" w:rsidR="006F2F48" w:rsidRDefault="006F2F48" w:rsidP="006F2F48">
      <w:pPr>
        <w:spacing w:line="20" w:lineRule="atLeast"/>
        <w:ind w:firstLine="708"/>
        <w:rPr>
          <w:rFonts w:cs="Times New Roman"/>
          <w:szCs w:val="24"/>
        </w:rPr>
      </w:pPr>
      <w:r>
        <w:rPr>
          <w:rFonts w:cs="Times New Roman"/>
          <w:szCs w:val="24"/>
        </w:rPr>
        <w:t xml:space="preserve">В случае отсутствия двигательной нагрузки на секции шин, при возникновении внешних аварий ток практически сразу пропадает. Однако ввиду математических особенностей расчёта векторов тока и напряжения с применением Фурье преобразования – обнуление сигналов используемых в расчёте РНМ происходит с запаздыванием равным периоду сети, то есть с выдержкой порядка 20мс. Данную особенность можем видеть на рисунке 1, здесь фаза А представлена амплитудой первой гармоники, а фаза С – мгновенными значениями.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0473CC07" w14:textId="77777777" w:rsidTr="00362955">
        <w:tc>
          <w:tcPr>
            <w:tcW w:w="9345" w:type="dxa"/>
          </w:tcPr>
          <w:p w14:paraId="5C53586A" w14:textId="77777777" w:rsidR="006F2F48" w:rsidRDefault="006F2F48" w:rsidP="00362955">
            <w:pPr>
              <w:rPr>
                <w:rFonts w:cs="Times New Roman"/>
              </w:rPr>
            </w:pPr>
            <w:r w:rsidRPr="00BD7787">
              <w:rPr>
                <w:rFonts w:cs="Times New Roman"/>
                <w:noProof/>
              </w:rPr>
              <w:lastRenderedPageBreak/>
              <w:drawing>
                <wp:inline distT="0" distB="0" distL="0" distR="0" wp14:anchorId="77040052" wp14:editId="6F8D4BA3">
                  <wp:extent cx="5940425" cy="267462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674620"/>
                          </a:xfrm>
                          <a:prstGeom prst="rect">
                            <a:avLst/>
                          </a:prstGeom>
                        </pic:spPr>
                      </pic:pic>
                    </a:graphicData>
                  </a:graphic>
                </wp:inline>
              </w:drawing>
            </w:r>
          </w:p>
        </w:tc>
      </w:tr>
      <w:tr w:rsidR="006F2F48" w14:paraId="34E3496A" w14:textId="77777777" w:rsidTr="00362955">
        <w:tc>
          <w:tcPr>
            <w:tcW w:w="9345" w:type="dxa"/>
          </w:tcPr>
          <w:p w14:paraId="6966E322" w14:textId="77777777" w:rsidR="006F2F48" w:rsidRDefault="006F2F48" w:rsidP="00362955">
            <w:pPr>
              <w:jc w:val="center"/>
              <w:rPr>
                <w:rFonts w:cs="Times New Roman"/>
              </w:rPr>
            </w:pPr>
            <w:r w:rsidRPr="00DF29DA">
              <w:rPr>
                <w:rFonts w:cs="Times New Roman"/>
              </w:rPr>
              <w:t xml:space="preserve">Рисунок </w:t>
            </w:r>
            <w:r>
              <w:rPr>
                <w:rFonts w:cs="Times New Roman"/>
              </w:rPr>
              <w:t>1</w:t>
            </w:r>
            <w:r w:rsidRPr="00DF29DA">
              <w:rPr>
                <w:rFonts w:cs="Times New Roman"/>
              </w:rPr>
              <w:t xml:space="preserve">. Поведение </w:t>
            </w:r>
            <w:r>
              <w:rPr>
                <w:rFonts w:cs="Times New Roman"/>
              </w:rPr>
              <w:t xml:space="preserve">амплитуды тока при </w:t>
            </w:r>
            <w:commentRangeStart w:id="22"/>
            <w:commentRangeStart w:id="23"/>
            <w:r>
              <w:rPr>
                <w:rFonts w:cs="Times New Roman"/>
              </w:rPr>
              <w:t>расчёте</w:t>
            </w:r>
            <w:commentRangeEnd w:id="22"/>
            <w:r>
              <w:rPr>
                <w:rStyle w:val="a8"/>
                <w:rFonts w:eastAsia="SimSun" w:cs="Times New Roman"/>
                <w:lang w:val="en-US"/>
              </w:rPr>
              <w:commentReference w:id="22"/>
            </w:r>
            <w:commentRangeEnd w:id="23"/>
            <w:r w:rsidR="0050417B">
              <w:rPr>
                <w:rStyle w:val="a8"/>
                <w:rFonts w:eastAsia="SimSun" w:cs="Times New Roman"/>
                <w:lang w:val="en-US"/>
              </w:rPr>
              <w:commentReference w:id="23"/>
            </w:r>
            <w:r>
              <w:rPr>
                <w:rFonts w:cs="Times New Roman"/>
              </w:rPr>
              <w:t xml:space="preserve"> первой гармоники</w:t>
            </w:r>
            <w:r w:rsidRPr="00DF29DA">
              <w:rPr>
                <w:rFonts w:cs="Times New Roman"/>
              </w:rPr>
              <w:t>.</w:t>
            </w:r>
          </w:p>
          <w:p w14:paraId="2B249134" w14:textId="77777777" w:rsidR="006F2F48" w:rsidRDefault="006F2F48" w:rsidP="00362955">
            <w:pPr>
              <w:jc w:val="center"/>
              <w:rPr>
                <w:rFonts w:cs="Times New Roman"/>
              </w:rPr>
            </w:pPr>
            <w:r w:rsidRPr="00406B3A">
              <w:rPr>
                <w:rFonts w:cs="Times New Roman"/>
                <w:color w:val="7030A0"/>
              </w:rPr>
              <w:t>(</w:t>
            </w:r>
            <w:r>
              <w:rPr>
                <w:rFonts w:cs="Times New Roman"/>
                <w:color w:val="7030A0"/>
              </w:rPr>
              <w:t>Файл находится в «</w:t>
            </w:r>
            <w:r w:rsidRPr="00406B3A">
              <w:rPr>
                <w:rFonts w:cs="Times New Roman"/>
                <w:color w:val="7030A0"/>
              </w:rPr>
              <w:t>_вспомогательные файлы\Краснодар Водоканал</w:t>
            </w:r>
            <w:r>
              <w:rPr>
                <w:rFonts w:cs="Times New Roman"/>
                <w:color w:val="7030A0"/>
              </w:rPr>
              <w:t>»</w:t>
            </w:r>
            <w:r w:rsidRPr="00406B3A">
              <w:rPr>
                <w:rFonts w:cs="Times New Roman"/>
                <w:color w:val="7030A0"/>
              </w:rPr>
              <w:t>)</w:t>
            </w:r>
          </w:p>
        </w:tc>
      </w:tr>
    </w:tbl>
    <w:p w14:paraId="0E8432F7" w14:textId="77777777" w:rsidR="006F2F48" w:rsidRDefault="006F2F48" w:rsidP="006F2F48">
      <w:pPr>
        <w:spacing w:line="20" w:lineRule="atLeast"/>
        <w:ind w:firstLine="708"/>
        <w:rPr>
          <w:rFonts w:cs="Times New Roman"/>
          <w:szCs w:val="24"/>
        </w:rPr>
      </w:pPr>
    </w:p>
    <w:p w14:paraId="00A3DDD7" w14:textId="0605999B" w:rsidR="006F2F48" w:rsidRDefault="006F2F48" w:rsidP="006F2F48">
      <w:pPr>
        <w:spacing w:line="20" w:lineRule="atLeast"/>
        <w:ind w:firstLine="708"/>
        <w:rPr>
          <w:rFonts w:cs="Times New Roman"/>
          <w:szCs w:val="24"/>
        </w:rPr>
      </w:pPr>
      <w:r>
        <w:rPr>
          <w:rFonts w:cs="Times New Roman"/>
          <w:szCs w:val="24"/>
        </w:rPr>
        <w:t xml:space="preserve">Аналогичное поведение может наблюдаться и на подстанциях с двигателями при отключении питающих линий. </w:t>
      </w:r>
      <w:r w:rsidR="0050417B">
        <w:rPr>
          <w:rFonts w:cs="Times New Roman"/>
          <w:szCs w:val="24"/>
        </w:rPr>
        <w:t xml:space="preserve">Причём </w:t>
      </w:r>
      <w:r>
        <w:rPr>
          <w:rFonts w:cs="Times New Roman"/>
          <w:szCs w:val="24"/>
        </w:rPr>
        <w:t xml:space="preserve">в ряде случаев, </w:t>
      </w:r>
      <w:commentRangeStart w:id="24"/>
      <w:commentRangeStart w:id="25"/>
      <w:r>
        <w:rPr>
          <w:rFonts w:cs="Times New Roman"/>
          <w:szCs w:val="24"/>
        </w:rPr>
        <w:t>обнуление</w:t>
      </w:r>
      <w:commentRangeEnd w:id="24"/>
      <w:r>
        <w:rPr>
          <w:rStyle w:val="a8"/>
          <w:rFonts w:eastAsia="SimSun" w:cs="Times New Roman"/>
          <w:lang w:val="en-US"/>
        </w:rPr>
        <w:commentReference w:id="24"/>
      </w:r>
      <w:commentRangeEnd w:id="25"/>
      <w:r>
        <w:rPr>
          <w:rStyle w:val="a8"/>
          <w:rFonts w:eastAsia="SimSun" w:cs="Times New Roman"/>
          <w:lang w:val="en-US"/>
        </w:rPr>
        <w:commentReference w:id="25"/>
      </w:r>
      <w:r>
        <w:rPr>
          <w:rFonts w:cs="Times New Roman"/>
          <w:szCs w:val="24"/>
        </w:rPr>
        <w:t xml:space="preserve"> сигнала вообще может не наблюдаться, что можно видеть из рисунка 2.</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0"/>
        <w:gridCol w:w="15"/>
      </w:tblGrid>
      <w:tr w:rsidR="006F2F48" w14:paraId="00EEE36A" w14:textId="77777777" w:rsidTr="00362955">
        <w:tc>
          <w:tcPr>
            <w:tcW w:w="9355" w:type="dxa"/>
            <w:gridSpan w:val="2"/>
          </w:tcPr>
          <w:p w14:paraId="298225BF" w14:textId="77777777" w:rsidR="006F2F48" w:rsidRDefault="006F2F48" w:rsidP="0050417B">
            <w:pPr>
              <w:ind w:firstLine="0"/>
              <w:jc w:val="center"/>
              <w:rPr>
                <w:rFonts w:cs="Times New Roman"/>
              </w:rPr>
            </w:pPr>
            <w:r>
              <w:rPr>
                <w:noProof/>
              </w:rPr>
              <w:drawing>
                <wp:inline distT="0" distB="0" distL="0" distR="0" wp14:anchorId="1A9BA42D" wp14:editId="5FF624D8">
                  <wp:extent cx="5940425" cy="336105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361055"/>
                          </a:xfrm>
                          <a:prstGeom prst="rect">
                            <a:avLst/>
                          </a:prstGeom>
                          <a:noFill/>
                          <a:ln>
                            <a:noFill/>
                          </a:ln>
                        </pic:spPr>
                      </pic:pic>
                    </a:graphicData>
                  </a:graphic>
                </wp:inline>
              </w:drawing>
            </w:r>
          </w:p>
        </w:tc>
      </w:tr>
      <w:tr w:rsidR="006F2F48" w14:paraId="3ABB2600" w14:textId="77777777" w:rsidTr="00362955">
        <w:trPr>
          <w:gridAfter w:val="1"/>
          <w:wAfter w:w="13" w:type="dxa"/>
        </w:trPr>
        <w:tc>
          <w:tcPr>
            <w:tcW w:w="9342" w:type="dxa"/>
          </w:tcPr>
          <w:p w14:paraId="6796FC03" w14:textId="77777777" w:rsidR="006F2F48" w:rsidRDefault="006F2F48" w:rsidP="0050417B">
            <w:pPr>
              <w:ind w:firstLine="0"/>
              <w:jc w:val="center"/>
              <w:rPr>
                <w:rFonts w:cs="Times New Roman"/>
              </w:rPr>
            </w:pPr>
            <w:r>
              <w:rPr>
                <w:rFonts w:cs="Times New Roman"/>
              </w:rPr>
              <w:t xml:space="preserve">Рисунок 2. Полный вид осциллограммы произошедшего события по одной из </w:t>
            </w:r>
            <w:r w:rsidRPr="00F951E3">
              <w:rPr>
                <w:rFonts w:cs="Times New Roman"/>
                <w:highlight w:val="yellow"/>
              </w:rPr>
              <w:t>секций</w:t>
            </w:r>
          </w:p>
          <w:p w14:paraId="264EDE84" w14:textId="77777777" w:rsidR="006F2F48" w:rsidRDefault="006F2F48" w:rsidP="0050417B">
            <w:pPr>
              <w:ind w:firstLine="0"/>
              <w:jc w:val="center"/>
              <w:rPr>
                <w:rFonts w:cs="Times New Roman"/>
              </w:rPr>
            </w:pPr>
            <w:r w:rsidRPr="00406B3A">
              <w:rPr>
                <w:rFonts w:cs="Times New Roman"/>
                <w:color w:val="7030A0"/>
              </w:rPr>
              <w:t>(</w:t>
            </w:r>
            <w:r>
              <w:rPr>
                <w:rFonts w:cs="Times New Roman"/>
                <w:color w:val="7030A0"/>
              </w:rPr>
              <w:t>Файл находится в «</w:t>
            </w:r>
            <w:r w:rsidRPr="00406B3A">
              <w:rPr>
                <w:rFonts w:cs="Times New Roman"/>
                <w:color w:val="7030A0"/>
              </w:rPr>
              <w:t>_вспомогательные файлы\</w:t>
            </w:r>
            <w:r>
              <w:rPr>
                <w:rFonts w:cs="Times New Roman"/>
                <w:color w:val="7030A0"/>
              </w:rPr>
              <w:t>ДКС-1»</w:t>
            </w:r>
            <w:r w:rsidRPr="00406B3A">
              <w:rPr>
                <w:rFonts w:cs="Times New Roman"/>
                <w:color w:val="7030A0"/>
              </w:rPr>
              <w:t>)</w:t>
            </w:r>
          </w:p>
        </w:tc>
      </w:tr>
    </w:tbl>
    <w:p w14:paraId="38ADA2BF" w14:textId="77777777" w:rsidR="006F2F48" w:rsidRDefault="006F2F48" w:rsidP="006F2F48">
      <w:pPr>
        <w:spacing w:line="20" w:lineRule="atLeast"/>
        <w:ind w:firstLine="708"/>
        <w:rPr>
          <w:rFonts w:cs="Times New Roman"/>
          <w:szCs w:val="24"/>
        </w:rPr>
      </w:pPr>
    </w:p>
    <w:p w14:paraId="78493D91" w14:textId="445F0BB0" w:rsidR="006F2F48" w:rsidRDefault="006F2F48" w:rsidP="006F2F48">
      <w:pPr>
        <w:spacing w:line="20" w:lineRule="atLeast"/>
        <w:ind w:firstLine="708"/>
        <w:rPr>
          <w:rFonts w:cs="Times New Roman"/>
          <w:szCs w:val="24"/>
        </w:rPr>
      </w:pPr>
      <w:r>
        <w:rPr>
          <w:rFonts w:cs="Times New Roman"/>
          <w:szCs w:val="24"/>
        </w:rPr>
        <w:t>При этом расхождение по углу не всегда будет достаточным для срабатывания БАВР. И в результате функционирование БАВР будет происходить либо с заметной задержкой, которая заранее не определена, либо вообще может не произойти</w:t>
      </w:r>
      <w:r w:rsidR="0050417B">
        <w:rPr>
          <w:rFonts w:cs="Times New Roman"/>
          <w:szCs w:val="24"/>
        </w:rPr>
        <w:t>.</w:t>
      </w:r>
    </w:p>
    <w:p w14:paraId="52A4AD83" w14:textId="625AD180" w:rsidR="0050417B" w:rsidRDefault="0050417B" w:rsidP="0050417B">
      <w:pPr>
        <w:spacing w:line="20" w:lineRule="atLeast"/>
        <w:ind w:firstLine="708"/>
        <w:rPr>
          <w:rFonts w:cs="Times New Roman"/>
          <w:szCs w:val="24"/>
        </w:rPr>
      </w:pPr>
      <w:r>
        <w:rPr>
          <w:rFonts w:cs="Times New Roman"/>
          <w:szCs w:val="24"/>
        </w:rPr>
        <w:t>Например,</w:t>
      </w:r>
      <w:commentRangeStart w:id="26"/>
      <w:commentRangeStart w:id="27"/>
      <w:commentRangeEnd w:id="26"/>
      <w:r>
        <w:rPr>
          <w:rStyle w:val="a8"/>
          <w:rFonts w:eastAsia="SimSun" w:cs="Times New Roman"/>
          <w:lang w:val="en-US"/>
        </w:rPr>
        <w:commentReference w:id="26"/>
      </w:r>
      <w:commentRangeEnd w:id="27"/>
      <w:r>
        <w:rPr>
          <w:rFonts w:cs="Times New Roman"/>
          <w:szCs w:val="24"/>
        </w:rPr>
        <w:t xml:space="preserve"> на рисунке 3 мы можем видеть, что </w:t>
      </w:r>
      <w:r>
        <w:rPr>
          <w:rStyle w:val="a8"/>
          <w:rFonts w:eastAsia="SimSun" w:cs="Times New Roman"/>
          <w:lang w:val="en-US"/>
        </w:rPr>
        <w:commentReference w:id="27"/>
      </w:r>
      <w:r>
        <w:rPr>
          <w:rFonts w:cs="Times New Roman"/>
          <w:szCs w:val="24"/>
        </w:rPr>
        <w:t>РНМ отпустил только через 470 мс, что очень долго. Данное поведение стандартного РНМ обусловлено тем, что это несимметричное снижение напряжения с достаточно большим остаточным напряжением,</w:t>
      </w:r>
      <w:r w:rsidR="002240F2">
        <w:rPr>
          <w:rFonts w:cs="Times New Roman"/>
          <w:szCs w:val="24"/>
        </w:rPr>
        <w:t xml:space="preserve"> и </w:t>
      </w:r>
      <w:r w:rsidR="002240F2">
        <w:rPr>
          <w:rFonts w:cs="Times New Roman"/>
          <w:szCs w:val="24"/>
        </w:rPr>
        <w:lastRenderedPageBreak/>
        <w:t xml:space="preserve">как следствие – </w:t>
      </w:r>
      <w:r>
        <w:rPr>
          <w:rFonts w:cs="Times New Roman"/>
          <w:szCs w:val="24"/>
        </w:rPr>
        <w:t>снижения потребления мощности практически не происходит (лишь кратковременно). Так как для работы БАВР в некоторых устройства требуется, чтобы условия сформированные – приводили к работе в течении 200 мс, что не было выполнено</w:t>
      </w:r>
      <w:r w:rsidR="002240F2">
        <w:rPr>
          <w:rFonts w:cs="Times New Roman"/>
          <w:szCs w:val="24"/>
        </w:rPr>
        <w:t xml:space="preserve"> в данном случае</w:t>
      </w:r>
      <w:r>
        <w:rPr>
          <w:rFonts w:cs="Times New Roman"/>
          <w:szCs w:val="24"/>
        </w:rPr>
        <w:t xml:space="preserve"> из-за РНМ – то БАВР перешёл в логику работы штатного АВР (0,6</w:t>
      </w:r>
      <w:r>
        <w:rPr>
          <w:rFonts w:cs="Times New Roman"/>
          <w:szCs w:val="24"/>
          <w:lang w:val="en-US"/>
        </w:rPr>
        <w:t>U</w:t>
      </w:r>
      <w:r>
        <w:rPr>
          <w:rFonts w:cs="Times New Roman"/>
          <w:szCs w:val="24"/>
        </w:rPr>
        <w:t>ном и 1</w:t>
      </w:r>
      <w:r w:rsidR="002240F2">
        <w:rPr>
          <w:rFonts w:cs="Times New Roman"/>
          <w:szCs w:val="24"/>
        </w:rPr>
        <w:t> </w:t>
      </w:r>
      <w:r>
        <w:rPr>
          <w:rFonts w:cs="Times New Roman"/>
          <w:szCs w:val="24"/>
        </w:rPr>
        <w:t xml:space="preserve">с), что </w:t>
      </w:r>
      <w:r w:rsidR="002240F2">
        <w:rPr>
          <w:rFonts w:cs="Times New Roman"/>
          <w:szCs w:val="24"/>
        </w:rPr>
        <w:t xml:space="preserve">тоже </w:t>
      </w:r>
      <w:r>
        <w:rPr>
          <w:rFonts w:cs="Times New Roman"/>
          <w:szCs w:val="24"/>
        </w:rPr>
        <w:t>не успело сформироваться. А значит ни БАВР, ни АВР вообще не отработали, поэтому весь аварийный процесс для 1СШ продолжался 1,57 с, что очень</w:t>
      </w:r>
      <w:r w:rsidR="002240F2">
        <w:rPr>
          <w:rFonts w:cs="Times New Roman"/>
          <w:szCs w:val="24"/>
        </w:rPr>
        <w:t xml:space="preserve"> и очень</w:t>
      </w:r>
      <w:r>
        <w:rPr>
          <w:rFonts w:cs="Times New Roman"/>
          <w:szCs w:val="24"/>
        </w:rPr>
        <w:t xml:space="preserve"> много. </w:t>
      </w:r>
      <w:r w:rsidR="002240F2">
        <w:rPr>
          <w:rFonts w:cs="Times New Roman"/>
          <w:szCs w:val="24"/>
        </w:rPr>
        <w:t xml:space="preserve">При этом, </w:t>
      </w:r>
      <w:r>
        <w:rPr>
          <w:rFonts w:cs="Times New Roman"/>
          <w:szCs w:val="24"/>
        </w:rPr>
        <w:t>в данных случаях – функционирование БАВР требуется.</w:t>
      </w:r>
    </w:p>
    <w:p w14:paraId="12A1630B" w14:textId="743155A8" w:rsidR="0050417B" w:rsidRDefault="0050417B" w:rsidP="0050417B">
      <w:pPr>
        <w:spacing w:line="20" w:lineRule="atLeast"/>
        <w:ind w:firstLine="708"/>
        <w:rPr>
          <w:rFonts w:cs="Times New Roman"/>
          <w:szCs w:val="24"/>
        </w:rPr>
      </w:pPr>
      <w:r w:rsidRPr="00DE7BAD">
        <w:rPr>
          <w:rFonts w:cs="Times New Roman"/>
          <w:szCs w:val="24"/>
          <w:highlight w:val="yellow"/>
        </w:rPr>
        <w:t>Отметим, что подобная логика работы БАВР</w:t>
      </w:r>
      <w:r w:rsidR="002240F2">
        <w:rPr>
          <w:rFonts w:cs="Times New Roman"/>
          <w:szCs w:val="24"/>
          <w:highlight w:val="yellow"/>
        </w:rPr>
        <w:t xml:space="preserve"> (</w:t>
      </w:r>
      <w:r w:rsidRPr="00DE7BAD">
        <w:rPr>
          <w:rFonts w:cs="Times New Roman"/>
          <w:szCs w:val="24"/>
          <w:highlight w:val="yellow"/>
        </w:rPr>
        <w:t>с блокировкой через 200 мс</w:t>
      </w:r>
      <w:r w:rsidR="002240F2">
        <w:rPr>
          <w:rFonts w:cs="Times New Roman"/>
          <w:szCs w:val="24"/>
          <w:highlight w:val="yellow"/>
        </w:rPr>
        <w:t>)</w:t>
      </w:r>
      <w:r w:rsidRPr="00DE7BAD">
        <w:rPr>
          <w:rFonts w:cs="Times New Roman"/>
          <w:szCs w:val="24"/>
          <w:highlight w:val="yellow"/>
        </w:rPr>
        <w:t xml:space="preserve"> </w:t>
      </w:r>
      <w:r w:rsidR="002240F2">
        <w:rPr>
          <w:rFonts w:cs="Times New Roman"/>
          <w:szCs w:val="24"/>
          <w:highlight w:val="yellow"/>
        </w:rPr>
        <w:t xml:space="preserve">не </w:t>
      </w:r>
      <w:r w:rsidRPr="00DE7BAD">
        <w:rPr>
          <w:rFonts w:cs="Times New Roman"/>
          <w:szCs w:val="24"/>
          <w:highlight w:val="yellow"/>
        </w:rPr>
        <w:t>является</w:t>
      </w:r>
      <w:r w:rsidR="002240F2">
        <w:rPr>
          <w:rFonts w:cs="Times New Roman"/>
          <w:szCs w:val="24"/>
          <w:highlight w:val="yellow"/>
        </w:rPr>
        <w:t xml:space="preserve"> общепризнанной и не встречается на всех устройствах. И</w:t>
      </w:r>
      <w:r w:rsidRPr="00DE7BAD">
        <w:rPr>
          <w:rFonts w:cs="Times New Roman"/>
          <w:szCs w:val="24"/>
          <w:highlight w:val="yellow"/>
        </w:rPr>
        <w:t xml:space="preserve"> в данном случае можем видеть, что она привела к отказу функционирования</w:t>
      </w:r>
      <w:commentRangeStart w:id="28"/>
      <w:commentRangeEnd w:id="28"/>
      <w:r>
        <w:rPr>
          <w:rStyle w:val="a8"/>
          <w:rFonts w:eastAsia="SimSun" w:cs="Times New Roman"/>
          <w:lang w:val="en-US"/>
        </w:rPr>
        <w:commentReference w:id="28"/>
      </w:r>
      <w:r>
        <w:rPr>
          <w:rFonts w:cs="Times New Roman"/>
          <w:szCs w:val="24"/>
          <w:highlight w:val="yellow"/>
        </w:rPr>
        <w:t>. Но это является отдельным вопросом, и поэтому подробно разбираться не будет, отметим лишь, что к этой проблеме исходно привела блокировка от РНМ</w:t>
      </w:r>
      <w:r w:rsidRPr="00DE7BAD">
        <w:rPr>
          <w:rFonts w:cs="Times New Roman"/>
          <w:szCs w:val="24"/>
          <w:highlight w:val="yellow"/>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2"/>
        <w:gridCol w:w="13"/>
      </w:tblGrid>
      <w:tr w:rsidR="0050417B" w14:paraId="3589B5EC" w14:textId="77777777" w:rsidTr="00362955">
        <w:tc>
          <w:tcPr>
            <w:tcW w:w="9355" w:type="dxa"/>
            <w:gridSpan w:val="2"/>
          </w:tcPr>
          <w:p w14:paraId="5461586A" w14:textId="77777777" w:rsidR="0050417B" w:rsidRDefault="0050417B" w:rsidP="00362955">
            <w:pPr>
              <w:ind w:firstLine="0"/>
              <w:jc w:val="center"/>
              <w:rPr>
                <w:rFonts w:cs="Times New Roman"/>
              </w:rPr>
            </w:pPr>
            <w:r w:rsidRPr="00F260EF">
              <w:rPr>
                <w:rFonts w:cs="Times New Roman"/>
                <w:noProof/>
                <w:szCs w:val="24"/>
              </w:rPr>
              <w:drawing>
                <wp:inline distT="0" distB="0" distL="0" distR="0" wp14:anchorId="0D60DDC0" wp14:editId="5827C4D9">
                  <wp:extent cx="5940425" cy="3478530"/>
                  <wp:effectExtent l="0" t="0" r="3175" b="762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478530"/>
                          </a:xfrm>
                          <a:prstGeom prst="rect">
                            <a:avLst/>
                          </a:prstGeom>
                        </pic:spPr>
                      </pic:pic>
                    </a:graphicData>
                  </a:graphic>
                </wp:inline>
              </w:drawing>
            </w:r>
          </w:p>
        </w:tc>
      </w:tr>
      <w:tr w:rsidR="0050417B" w14:paraId="60468B74" w14:textId="77777777" w:rsidTr="00362955">
        <w:trPr>
          <w:gridAfter w:val="1"/>
          <w:wAfter w:w="13" w:type="dxa"/>
        </w:trPr>
        <w:tc>
          <w:tcPr>
            <w:tcW w:w="9342" w:type="dxa"/>
          </w:tcPr>
          <w:p w14:paraId="7F14E949" w14:textId="5A3A34FB" w:rsidR="0050417B" w:rsidRDefault="0050417B" w:rsidP="00362955">
            <w:pPr>
              <w:ind w:firstLine="0"/>
              <w:jc w:val="center"/>
              <w:rPr>
                <w:rFonts w:cs="Times New Roman"/>
              </w:rPr>
            </w:pPr>
            <w:r>
              <w:rPr>
                <w:rFonts w:cs="Times New Roman"/>
              </w:rPr>
              <w:t xml:space="preserve">Рисунок 3. Полный вид осциллограммы произошедшего события </w:t>
            </w:r>
            <w:r>
              <w:rPr>
                <w:rFonts w:cs="Times New Roman"/>
              </w:rPr>
              <w:br/>
            </w:r>
            <w:r w:rsidRPr="00406B3A">
              <w:rPr>
                <w:rFonts w:cs="Times New Roman"/>
                <w:color w:val="7030A0"/>
              </w:rPr>
              <w:t>(</w:t>
            </w:r>
            <w:r>
              <w:rPr>
                <w:rFonts w:cs="Times New Roman"/>
                <w:color w:val="7030A0"/>
              </w:rPr>
              <w:t>Файл находится в «</w:t>
            </w:r>
            <w:r w:rsidRPr="00A6599F">
              <w:rPr>
                <w:rFonts w:cs="Times New Roman"/>
                <w:color w:val="7030A0"/>
              </w:rPr>
              <w:t>_вспомогательные файлы\Актуальность_адапт_РНМ</w:t>
            </w:r>
            <w:r>
              <w:rPr>
                <w:rFonts w:cs="Times New Roman"/>
                <w:color w:val="7030A0"/>
              </w:rPr>
              <w:t>\</w:t>
            </w:r>
            <w:r w:rsidRPr="008A534A">
              <w:rPr>
                <w:rFonts w:cs="Times New Roman"/>
                <w:color w:val="7030A0"/>
              </w:rPr>
              <w:t>Ново-Коньковский 3-4СШ</w:t>
            </w:r>
            <w:r>
              <w:rPr>
                <w:rFonts w:cs="Times New Roman"/>
                <w:color w:val="7030A0"/>
              </w:rPr>
              <w:t>»</w:t>
            </w:r>
            <w:r w:rsidRPr="00406B3A">
              <w:rPr>
                <w:rFonts w:cs="Times New Roman"/>
                <w:color w:val="7030A0"/>
              </w:rPr>
              <w:t>)</w:t>
            </w:r>
          </w:p>
        </w:tc>
      </w:tr>
    </w:tbl>
    <w:p w14:paraId="2CCBEF1E" w14:textId="77777777" w:rsidR="006F2F48" w:rsidRDefault="006F2F48" w:rsidP="006F2F48">
      <w:pPr>
        <w:spacing w:line="20" w:lineRule="atLeast"/>
        <w:ind w:firstLine="708"/>
        <w:rPr>
          <w:rFonts w:cs="Times New Roman"/>
          <w:szCs w:val="24"/>
        </w:rPr>
      </w:pPr>
    </w:p>
    <w:p w14:paraId="26A12D17" w14:textId="69A72D28" w:rsidR="006F2F48" w:rsidRDefault="006F2F48" w:rsidP="006F2F48">
      <w:pPr>
        <w:spacing w:line="20" w:lineRule="atLeast"/>
        <w:ind w:firstLine="708"/>
        <w:rPr>
          <w:rFonts w:cs="Times New Roman"/>
          <w:szCs w:val="24"/>
        </w:rPr>
      </w:pPr>
      <w:r>
        <w:rPr>
          <w:rFonts w:cs="Times New Roman"/>
          <w:szCs w:val="24"/>
        </w:rPr>
        <w:t>Иногда</w:t>
      </w:r>
      <w:r w:rsidR="002240F2">
        <w:rPr>
          <w:rFonts w:cs="Times New Roman"/>
          <w:szCs w:val="24"/>
        </w:rPr>
        <w:t xml:space="preserve"> же</w:t>
      </w:r>
      <w:r>
        <w:rPr>
          <w:rFonts w:cs="Times New Roman"/>
          <w:szCs w:val="24"/>
        </w:rPr>
        <w:t xml:space="preserve"> этот процесс приводит </w:t>
      </w:r>
      <w:r w:rsidR="002240F2">
        <w:rPr>
          <w:rFonts w:cs="Times New Roman"/>
          <w:szCs w:val="24"/>
        </w:rPr>
        <w:t>к ещё более серьёзным</w:t>
      </w:r>
      <w:r>
        <w:rPr>
          <w:rFonts w:cs="Times New Roman"/>
          <w:szCs w:val="24"/>
        </w:rPr>
        <w:t xml:space="preserve"> задержкам срабатывания, которые сложно оценить, так как длительность предаварийного режима осциллограммы на многих объектах 200-500 мс. Вот </w:t>
      </w:r>
      <w:commentRangeStart w:id="29"/>
      <w:r>
        <w:rPr>
          <w:rFonts w:cs="Times New Roman"/>
          <w:szCs w:val="24"/>
        </w:rPr>
        <w:t xml:space="preserve">пример </w:t>
      </w:r>
      <w:commentRangeEnd w:id="29"/>
      <w:r>
        <w:rPr>
          <w:rStyle w:val="a8"/>
          <w:rFonts w:eastAsia="SimSun" w:cs="Times New Roman"/>
          <w:lang w:val="en-US"/>
        </w:rPr>
        <w:commentReference w:id="29"/>
      </w:r>
      <w:r>
        <w:rPr>
          <w:rFonts w:cs="Times New Roman"/>
          <w:szCs w:val="24"/>
        </w:rPr>
        <w:t>одной такой осциллограммы, где перед срабатывание частота была уже 26 Гц.</w:t>
      </w:r>
      <w:r w:rsidR="002240F2">
        <w:rPr>
          <w:rFonts w:cs="Times New Roman"/>
          <w:szCs w:val="24"/>
        </w:rPr>
        <w:t xml:space="preserve"> На рисунке 4 вы можете видеть скриншоты частоты сигнала в начале осциллограммы и в момент итогового переключения.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2"/>
        <w:gridCol w:w="13"/>
      </w:tblGrid>
      <w:tr w:rsidR="006F2F48" w14:paraId="3BA0DF4D" w14:textId="77777777" w:rsidTr="00362955">
        <w:tc>
          <w:tcPr>
            <w:tcW w:w="9355" w:type="dxa"/>
            <w:gridSpan w:val="2"/>
          </w:tcPr>
          <w:p w14:paraId="104B8102" w14:textId="77777777" w:rsidR="006F2F48" w:rsidRDefault="006F2F48" w:rsidP="00362955">
            <w:pPr>
              <w:jc w:val="center"/>
              <w:rPr>
                <w:rFonts w:cs="Times New Roman"/>
              </w:rPr>
            </w:pPr>
            <w:r>
              <w:rPr>
                <w:noProof/>
              </w:rPr>
              <w:lastRenderedPageBreak/>
              <w:drawing>
                <wp:inline distT="0" distB="0" distL="0" distR="0" wp14:anchorId="00F04BCA" wp14:editId="1D982547">
                  <wp:extent cx="3694176" cy="2039350"/>
                  <wp:effectExtent l="0" t="0" r="190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06782" cy="2046309"/>
                          </a:xfrm>
                          <a:prstGeom prst="rect">
                            <a:avLst/>
                          </a:prstGeom>
                        </pic:spPr>
                      </pic:pic>
                    </a:graphicData>
                  </a:graphic>
                </wp:inline>
              </w:drawing>
            </w:r>
          </w:p>
        </w:tc>
      </w:tr>
      <w:tr w:rsidR="006F2F48" w14:paraId="4B56F34B" w14:textId="77777777" w:rsidTr="00362955">
        <w:trPr>
          <w:gridAfter w:val="1"/>
          <w:wAfter w:w="13" w:type="dxa"/>
        </w:trPr>
        <w:tc>
          <w:tcPr>
            <w:tcW w:w="9342" w:type="dxa"/>
          </w:tcPr>
          <w:p w14:paraId="25A361F1" w14:textId="2A16140F" w:rsidR="006F2F48" w:rsidRPr="00A6599F" w:rsidRDefault="006F2F48" w:rsidP="00362955">
            <w:pPr>
              <w:ind w:firstLine="0"/>
              <w:jc w:val="center"/>
              <w:rPr>
                <w:rFonts w:cs="Times New Roman"/>
              </w:rPr>
            </w:pPr>
            <w:r>
              <w:rPr>
                <w:rFonts w:cs="Times New Roman"/>
              </w:rPr>
              <w:t xml:space="preserve">Рисунок </w:t>
            </w:r>
            <w:r w:rsidR="002240F2">
              <w:rPr>
                <w:rFonts w:cs="Times New Roman"/>
              </w:rPr>
              <w:t>4</w:t>
            </w:r>
            <w:r>
              <w:rPr>
                <w:rFonts w:cs="Times New Roman"/>
              </w:rPr>
              <w:t xml:space="preserve">. Частота сигнала на начало записи </w:t>
            </w:r>
            <w:commentRangeStart w:id="30"/>
            <w:r>
              <w:rPr>
                <w:rFonts w:cs="Times New Roman"/>
              </w:rPr>
              <w:t>осциллограммы</w:t>
            </w:r>
            <w:commentRangeEnd w:id="30"/>
            <w:r w:rsidR="002240F2">
              <w:rPr>
                <w:rStyle w:val="a8"/>
                <w:rFonts w:eastAsia="SimSun" w:cs="Times New Roman"/>
                <w:lang w:val="en-US"/>
              </w:rPr>
              <w:commentReference w:id="30"/>
            </w:r>
          </w:p>
          <w:p w14:paraId="07F133A5" w14:textId="77777777" w:rsidR="006F2F48" w:rsidRDefault="006F2F48" w:rsidP="00362955">
            <w:pPr>
              <w:ind w:firstLine="0"/>
              <w:jc w:val="center"/>
              <w:rPr>
                <w:rFonts w:cs="Times New Roman"/>
              </w:rPr>
            </w:pPr>
            <w:r w:rsidRPr="00406B3A">
              <w:rPr>
                <w:rFonts w:cs="Times New Roman"/>
                <w:color w:val="7030A0"/>
              </w:rPr>
              <w:t>(</w:t>
            </w:r>
            <w:r>
              <w:rPr>
                <w:rFonts w:cs="Times New Roman"/>
                <w:color w:val="7030A0"/>
              </w:rPr>
              <w:t>Файл находится в «</w:t>
            </w:r>
            <w:r w:rsidRPr="00A6599F">
              <w:rPr>
                <w:rFonts w:cs="Times New Roman"/>
                <w:color w:val="7030A0"/>
              </w:rPr>
              <w:t>_вспомогательные файлы\Актуальность_адапт_РНМ</w:t>
            </w:r>
            <w:r>
              <w:rPr>
                <w:rFonts w:cs="Times New Roman"/>
                <w:color w:val="7030A0"/>
              </w:rPr>
              <w:t>»</w:t>
            </w:r>
            <w:r w:rsidRPr="00406B3A">
              <w:rPr>
                <w:rFonts w:cs="Times New Roman"/>
                <w:color w:val="7030A0"/>
              </w:rPr>
              <w:t>)</w:t>
            </w:r>
          </w:p>
        </w:tc>
      </w:tr>
    </w:tbl>
    <w:p w14:paraId="61C0607B" w14:textId="77777777" w:rsidR="006F2F48" w:rsidRDefault="006F2F48" w:rsidP="006F2F48">
      <w:pPr>
        <w:spacing w:line="20" w:lineRule="atLeast"/>
        <w:ind w:firstLine="708"/>
        <w:rPr>
          <w:rFonts w:cs="Times New Roman"/>
          <w:szCs w:val="24"/>
        </w:rPr>
      </w:pPr>
    </w:p>
    <w:p w14:paraId="22AB39CB" w14:textId="4CD9427C" w:rsidR="006F2F48" w:rsidRDefault="006F2F48" w:rsidP="006F2F48">
      <w:pPr>
        <w:spacing w:line="20" w:lineRule="atLeast"/>
        <w:ind w:firstLine="708"/>
        <w:rPr>
          <w:rFonts w:cs="Times New Roman"/>
          <w:szCs w:val="24"/>
        </w:rPr>
      </w:pPr>
      <w:r>
        <w:rPr>
          <w:rFonts w:cs="Times New Roman"/>
          <w:szCs w:val="24"/>
        </w:rPr>
        <w:t>Из этой осциллограммы можно сделать, что иногда РНМ блокирует работу</w:t>
      </w:r>
      <w:r w:rsidR="002240F2">
        <w:rPr>
          <w:rFonts w:cs="Times New Roman"/>
          <w:szCs w:val="24"/>
        </w:rPr>
        <w:t xml:space="preserve"> даже при отсутствии питания и почти полноценном останове двигательной нагрузки. И в итоге</w:t>
      </w:r>
      <w:r>
        <w:rPr>
          <w:rFonts w:cs="Times New Roman"/>
          <w:szCs w:val="24"/>
        </w:rPr>
        <w:t xml:space="preserve"> БАВР не может отработать, что можно считать ложным функционирование устройства. </w:t>
      </w:r>
    </w:p>
    <w:p w14:paraId="2C60D8AF" w14:textId="5CB39AD2" w:rsidR="006F2F48" w:rsidRPr="00242666" w:rsidRDefault="002240F2" w:rsidP="002240F2">
      <w:pPr>
        <w:spacing w:line="20" w:lineRule="atLeast"/>
        <w:ind w:firstLine="708"/>
        <w:rPr>
          <w:rFonts w:cs="Times New Roman"/>
          <w:szCs w:val="24"/>
        </w:rPr>
      </w:pPr>
      <w:r>
        <w:rPr>
          <w:rFonts w:cs="Times New Roman"/>
          <w:szCs w:val="24"/>
        </w:rPr>
        <w:t xml:space="preserve">При этом, «нагрузка» здесь остаётся симметричной и </w:t>
      </w:r>
      <w:r w:rsidR="006F2F48" w:rsidRPr="00242666">
        <w:rPr>
          <w:rFonts w:cs="Times New Roman"/>
          <w:szCs w:val="24"/>
        </w:rPr>
        <w:t>угол</w:t>
      </w:r>
      <w:r>
        <w:rPr>
          <w:rFonts w:cs="Times New Roman"/>
          <w:szCs w:val="24"/>
        </w:rPr>
        <w:t xml:space="preserve"> между фазным напряжением и током равен </w:t>
      </w:r>
      <w:r w:rsidR="006F2F48" w:rsidRPr="00242666">
        <w:rPr>
          <w:rFonts w:cs="Times New Roman"/>
          <w:szCs w:val="24"/>
        </w:rPr>
        <w:t>90 градусов</w:t>
      </w:r>
      <w:r>
        <w:rPr>
          <w:rFonts w:cs="Times New Roman"/>
          <w:szCs w:val="24"/>
        </w:rPr>
        <w:t>, даже с учётом того, что частота далека от 50Гц и измерения с помощью Фурье преобразований имеет большую погрешность. Т</w:t>
      </w:r>
      <w:r w:rsidR="006F2F48" w:rsidRPr="00242666">
        <w:rPr>
          <w:rFonts w:cs="Times New Roman"/>
          <w:szCs w:val="24"/>
        </w:rPr>
        <w:t>о есть</w:t>
      </w:r>
      <w:r>
        <w:rPr>
          <w:rFonts w:cs="Times New Roman"/>
          <w:szCs w:val="24"/>
        </w:rPr>
        <w:t xml:space="preserve"> РНМ остаётся в зоне потребления мощности (Срабатывание РНМ и соответственно блокировка). И поведение локально рассматриваемого органа с точки зрения заданных характеристик верное (рисунок 5)</w:t>
      </w:r>
      <w:r w:rsidR="006F2F48" w:rsidRPr="00242666">
        <w:rPr>
          <w:rFonts w:cs="Times New Roman"/>
          <w:szCs w:val="24"/>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2"/>
        <w:gridCol w:w="13"/>
      </w:tblGrid>
      <w:tr w:rsidR="006F2F48" w14:paraId="6E778648" w14:textId="77777777" w:rsidTr="00362955">
        <w:tc>
          <w:tcPr>
            <w:tcW w:w="9355" w:type="dxa"/>
            <w:gridSpan w:val="2"/>
          </w:tcPr>
          <w:p w14:paraId="43B0BE0B" w14:textId="77777777" w:rsidR="006F2F48" w:rsidRDefault="006F2F48" w:rsidP="00362955">
            <w:pPr>
              <w:ind w:firstLine="0"/>
              <w:rPr>
                <w:rFonts w:cs="Times New Roman"/>
              </w:rPr>
            </w:pPr>
            <w:r>
              <w:rPr>
                <w:noProof/>
              </w:rPr>
              <w:drawing>
                <wp:inline distT="0" distB="0" distL="0" distR="0" wp14:anchorId="7FE9BCDE" wp14:editId="44FF97D2">
                  <wp:extent cx="5400000" cy="2489022"/>
                  <wp:effectExtent l="0" t="0" r="0" b="69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2489022"/>
                          </a:xfrm>
                          <a:prstGeom prst="rect">
                            <a:avLst/>
                          </a:prstGeom>
                        </pic:spPr>
                      </pic:pic>
                    </a:graphicData>
                  </a:graphic>
                </wp:inline>
              </w:drawing>
            </w:r>
          </w:p>
        </w:tc>
      </w:tr>
      <w:tr w:rsidR="006F2F48" w14:paraId="6DCC1B3D" w14:textId="77777777" w:rsidTr="00362955">
        <w:tc>
          <w:tcPr>
            <w:tcW w:w="9355" w:type="dxa"/>
            <w:gridSpan w:val="2"/>
          </w:tcPr>
          <w:p w14:paraId="7A6773A3" w14:textId="77777777" w:rsidR="006F2F48" w:rsidRDefault="006F2F48" w:rsidP="00362955">
            <w:pPr>
              <w:ind w:firstLine="0"/>
              <w:jc w:val="center"/>
              <w:rPr>
                <w:rFonts w:cs="Times New Roman"/>
              </w:rPr>
            </w:pPr>
            <w:r>
              <w:rPr>
                <w:rFonts w:cs="Times New Roman"/>
              </w:rPr>
              <w:t>а)</w:t>
            </w:r>
          </w:p>
        </w:tc>
      </w:tr>
      <w:tr w:rsidR="006F2F48" w14:paraId="44499892" w14:textId="77777777" w:rsidTr="00362955">
        <w:tc>
          <w:tcPr>
            <w:tcW w:w="9355" w:type="dxa"/>
            <w:gridSpan w:val="2"/>
          </w:tcPr>
          <w:p w14:paraId="4A3DEA12" w14:textId="77777777" w:rsidR="006F2F48" w:rsidRDefault="006F2F48" w:rsidP="00362955">
            <w:pPr>
              <w:ind w:firstLine="0"/>
              <w:rPr>
                <w:rFonts w:cs="Times New Roman"/>
              </w:rPr>
            </w:pPr>
            <w:r>
              <w:rPr>
                <w:noProof/>
              </w:rPr>
              <w:lastRenderedPageBreak/>
              <w:drawing>
                <wp:inline distT="0" distB="0" distL="0" distR="0" wp14:anchorId="1C7020D8" wp14:editId="14A8B1DF">
                  <wp:extent cx="5400000" cy="2598696"/>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00" cy="2598696"/>
                          </a:xfrm>
                          <a:prstGeom prst="rect">
                            <a:avLst/>
                          </a:prstGeom>
                        </pic:spPr>
                      </pic:pic>
                    </a:graphicData>
                  </a:graphic>
                </wp:inline>
              </w:drawing>
            </w:r>
          </w:p>
        </w:tc>
      </w:tr>
      <w:tr w:rsidR="006F2F48" w14:paraId="767A3529" w14:textId="77777777" w:rsidTr="00362955">
        <w:tc>
          <w:tcPr>
            <w:tcW w:w="9355" w:type="dxa"/>
            <w:gridSpan w:val="2"/>
          </w:tcPr>
          <w:p w14:paraId="566EDF52" w14:textId="77777777" w:rsidR="006F2F48" w:rsidRDefault="006F2F48" w:rsidP="00362955">
            <w:pPr>
              <w:ind w:firstLine="0"/>
              <w:jc w:val="center"/>
              <w:rPr>
                <w:rFonts w:cs="Times New Roman"/>
              </w:rPr>
            </w:pPr>
            <w:r>
              <w:rPr>
                <w:rFonts w:cs="Times New Roman"/>
              </w:rPr>
              <w:t>б)</w:t>
            </w:r>
          </w:p>
        </w:tc>
      </w:tr>
      <w:tr w:rsidR="006F2F48" w14:paraId="77458C14" w14:textId="77777777" w:rsidTr="00362955">
        <w:trPr>
          <w:gridAfter w:val="1"/>
          <w:wAfter w:w="13" w:type="dxa"/>
        </w:trPr>
        <w:tc>
          <w:tcPr>
            <w:tcW w:w="9342" w:type="dxa"/>
          </w:tcPr>
          <w:p w14:paraId="49566712" w14:textId="7D1ABC31" w:rsidR="006F2F48" w:rsidRPr="00A6599F" w:rsidRDefault="006F2F48" w:rsidP="00362955">
            <w:pPr>
              <w:ind w:firstLine="0"/>
              <w:jc w:val="center"/>
              <w:rPr>
                <w:rFonts w:cs="Times New Roman"/>
              </w:rPr>
            </w:pPr>
            <w:r>
              <w:rPr>
                <w:rFonts w:cs="Times New Roman"/>
              </w:rPr>
              <w:t xml:space="preserve">Рисунок </w:t>
            </w:r>
            <w:r w:rsidR="002240F2">
              <w:rPr>
                <w:rFonts w:cs="Times New Roman"/>
              </w:rPr>
              <w:t>5</w:t>
            </w:r>
            <w:r>
              <w:rPr>
                <w:rFonts w:cs="Times New Roman"/>
              </w:rPr>
              <w:t xml:space="preserve">. Осциллограмма а) векторная диаграмма токов и напряжения, </w:t>
            </w:r>
            <w:commentRangeStart w:id="31"/>
            <w:r>
              <w:rPr>
                <w:rFonts w:cs="Times New Roman"/>
              </w:rPr>
              <w:t xml:space="preserve">векторная </w:t>
            </w:r>
            <w:commentRangeEnd w:id="31"/>
            <w:r w:rsidR="002240F2">
              <w:rPr>
                <w:rStyle w:val="a8"/>
                <w:rFonts w:eastAsia="SimSun" w:cs="Times New Roman"/>
                <w:lang w:val="en-US"/>
              </w:rPr>
              <w:commentReference w:id="31"/>
            </w:r>
            <w:r>
              <w:rPr>
                <w:rFonts w:cs="Times New Roman"/>
              </w:rPr>
              <w:t>диаграмма и характеристика РНМ</w:t>
            </w:r>
          </w:p>
          <w:p w14:paraId="12BCFD13" w14:textId="77777777" w:rsidR="006F2F48" w:rsidRDefault="006F2F48" w:rsidP="00362955">
            <w:pPr>
              <w:jc w:val="center"/>
              <w:rPr>
                <w:rFonts w:cs="Times New Roman"/>
              </w:rPr>
            </w:pPr>
            <w:r w:rsidRPr="00406B3A">
              <w:rPr>
                <w:rFonts w:cs="Times New Roman"/>
                <w:color w:val="7030A0"/>
              </w:rPr>
              <w:t>(</w:t>
            </w:r>
            <w:r>
              <w:rPr>
                <w:rFonts w:cs="Times New Roman"/>
                <w:color w:val="7030A0"/>
              </w:rPr>
              <w:t>Файл находится в «</w:t>
            </w:r>
            <w:r w:rsidRPr="00A6599F">
              <w:rPr>
                <w:rFonts w:cs="Times New Roman"/>
                <w:color w:val="7030A0"/>
              </w:rPr>
              <w:t>_вспомогательные файлы\Актуальность_адапт_РНМ</w:t>
            </w:r>
            <w:r>
              <w:rPr>
                <w:rFonts w:cs="Times New Roman"/>
                <w:color w:val="7030A0"/>
              </w:rPr>
              <w:t>»</w:t>
            </w:r>
            <w:r w:rsidRPr="00406B3A">
              <w:rPr>
                <w:rFonts w:cs="Times New Roman"/>
                <w:color w:val="7030A0"/>
              </w:rPr>
              <w:t>)</w:t>
            </w:r>
          </w:p>
        </w:tc>
      </w:tr>
    </w:tbl>
    <w:p w14:paraId="421BD4B9" w14:textId="03625747" w:rsidR="006F2F48" w:rsidRDefault="006F2F48" w:rsidP="006F2F48">
      <w:pPr>
        <w:spacing w:line="20" w:lineRule="atLeast"/>
        <w:ind w:firstLine="708"/>
        <w:rPr>
          <w:rFonts w:cs="Times New Roman"/>
          <w:szCs w:val="24"/>
        </w:rPr>
      </w:pPr>
    </w:p>
    <w:p w14:paraId="6EBAF616" w14:textId="30DDB0D4" w:rsidR="002240F2" w:rsidRDefault="002240F2" w:rsidP="006F2F48">
      <w:pPr>
        <w:spacing w:line="20" w:lineRule="atLeast"/>
        <w:ind w:firstLine="708"/>
        <w:rPr>
          <w:rFonts w:cs="Times New Roman"/>
          <w:szCs w:val="24"/>
        </w:rPr>
      </w:pPr>
      <w:commentRangeStart w:id="32"/>
      <w:r>
        <w:rPr>
          <w:rFonts w:cs="Times New Roman"/>
          <w:szCs w:val="24"/>
        </w:rPr>
        <w:t xml:space="preserve">Скорее </w:t>
      </w:r>
      <w:commentRangeEnd w:id="32"/>
      <w:r>
        <w:rPr>
          <w:rStyle w:val="a8"/>
          <w:rFonts w:eastAsia="SimSun" w:cs="Times New Roman"/>
          <w:lang w:val="en-US"/>
        </w:rPr>
        <w:commentReference w:id="32"/>
      </w:r>
      <w:r>
        <w:rPr>
          <w:rFonts w:cs="Times New Roman"/>
          <w:szCs w:val="24"/>
        </w:rPr>
        <w:t xml:space="preserve">всего в </w:t>
      </w:r>
      <w:r w:rsidRPr="00242666">
        <w:rPr>
          <w:rFonts w:cs="Times New Roman"/>
          <w:szCs w:val="24"/>
        </w:rPr>
        <w:t>момент начала аварии</w:t>
      </w:r>
      <w:r>
        <w:rPr>
          <w:rFonts w:cs="Times New Roman"/>
          <w:szCs w:val="24"/>
        </w:rPr>
        <w:t xml:space="preserve"> была </w:t>
      </w:r>
      <w:r w:rsidRPr="00242666">
        <w:rPr>
          <w:rFonts w:cs="Times New Roman"/>
          <w:szCs w:val="24"/>
        </w:rPr>
        <w:t>просадк</w:t>
      </w:r>
      <w:r>
        <w:rPr>
          <w:rFonts w:cs="Times New Roman"/>
          <w:szCs w:val="24"/>
        </w:rPr>
        <w:t>а</w:t>
      </w:r>
      <w:r w:rsidRPr="00242666">
        <w:rPr>
          <w:rFonts w:cs="Times New Roman"/>
          <w:szCs w:val="24"/>
        </w:rPr>
        <w:t xml:space="preserve"> амплитуды</w:t>
      </w:r>
      <w:r>
        <w:rPr>
          <w:rFonts w:cs="Times New Roman"/>
          <w:szCs w:val="24"/>
        </w:rPr>
        <w:t xml:space="preserve"> и изменение угла, но </w:t>
      </w:r>
      <w:r w:rsidR="000E6252">
        <w:rPr>
          <w:rFonts w:cs="Times New Roman"/>
          <w:szCs w:val="24"/>
        </w:rPr>
        <w:t xml:space="preserve">они оказались </w:t>
      </w:r>
      <w:r>
        <w:rPr>
          <w:rFonts w:cs="Times New Roman"/>
          <w:szCs w:val="24"/>
        </w:rPr>
        <w:t>недостаточны, чтобы выйти за зону</w:t>
      </w:r>
      <w:r w:rsidR="000E6252">
        <w:rPr>
          <w:rFonts w:cs="Times New Roman"/>
          <w:szCs w:val="24"/>
        </w:rPr>
        <w:t xml:space="preserve"> срабатывания</w:t>
      </w:r>
      <w:r>
        <w:rPr>
          <w:rFonts w:cs="Times New Roman"/>
          <w:szCs w:val="24"/>
        </w:rPr>
        <w:t xml:space="preserve">. Это </w:t>
      </w:r>
      <w:r w:rsidRPr="00242666">
        <w:rPr>
          <w:rFonts w:cs="Times New Roman"/>
          <w:szCs w:val="24"/>
        </w:rPr>
        <w:t>подтверждает важность и полезность адаптивной уставки</w:t>
      </w:r>
      <w:r>
        <w:rPr>
          <w:rFonts w:cs="Times New Roman"/>
          <w:szCs w:val="24"/>
        </w:rPr>
        <w:t xml:space="preserve"> (модернизации)</w:t>
      </w:r>
      <w:r w:rsidRPr="00242666">
        <w:rPr>
          <w:rFonts w:cs="Times New Roman"/>
          <w:szCs w:val="24"/>
        </w:rPr>
        <w:t xml:space="preserve">. </w:t>
      </w:r>
    </w:p>
    <w:p w14:paraId="20851BCE" w14:textId="67C0C346" w:rsidR="006F2F48" w:rsidRDefault="006F2F48" w:rsidP="006F2F48">
      <w:pPr>
        <w:spacing w:line="20" w:lineRule="atLeast"/>
        <w:ind w:firstLine="708"/>
        <w:rPr>
          <w:rFonts w:cs="Times New Roman"/>
          <w:szCs w:val="24"/>
        </w:rPr>
      </w:pPr>
      <w:r>
        <w:rPr>
          <w:rFonts w:cs="Times New Roman"/>
          <w:szCs w:val="24"/>
        </w:rPr>
        <w:t>Описанная проблема возникает, когда уставка по модулю органа РНМ устанавливается на основе минимального порога чувствительности трансформаторов тока. Для её частичного решения, на ряде подстанций уставка РНМ подбиралась на основе минимально нагрузки на секциях шин. Однако это треб</w:t>
      </w:r>
      <w:r w:rsidR="000E6252">
        <w:rPr>
          <w:rFonts w:cs="Times New Roman"/>
          <w:szCs w:val="24"/>
        </w:rPr>
        <w:t>ует</w:t>
      </w:r>
      <w:r>
        <w:rPr>
          <w:rFonts w:cs="Times New Roman"/>
          <w:szCs w:val="24"/>
        </w:rPr>
        <w:t xml:space="preserve"> точной информации о характере нагрузки и её изменении. При этом, время работы БАВР всё равно оста</w:t>
      </w:r>
      <w:r w:rsidR="000E6252">
        <w:rPr>
          <w:rFonts w:cs="Times New Roman"/>
          <w:szCs w:val="24"/>
        </w:rPr>
        <w:t>ётся</w:t>
      </w:r>
      <w:r>
        <w:rPr>
          <w:rFonts w:cs="Times New Roman"/>
          <w:szCs w:val="24"/>
        </w:rPr>
        <w:t xml:space="preserve"> не стабильным. Так как на большинстве подстанций нагрузка мо</w:t>
      </w:r>
      <w:r w:rsidR="000E6252">
        <w:rPr>
          <w:rFonts w:cs="Times New Roman"/>
          <w:szCs w:val="24"/>
        </w:rPr>
        <w:t>жет</w:t>
      </w:r>
      <w:r>
        <w:rPr>
          <w:rFonts w:cs="Times New Roman"/>
          <w:szCs w:val="24"/>
        </w:rPr>
        <w:t xml:space="preserve"> сильно изменяться и в случае минимальной нагрузки – время реакции РНМ будет мало, а в случае большой, может быть близко к указанным 20мс даже с учётом подстройки</w:t>
      </w:r>
      <w:r w:rsidR="000E6252">
        <w:rPr>
          <w:rFonts w:cs="Times New Roman"/>
          <w:szCs w:val="24"/>
        </w:rPr>
        <w:t xml:space="preserve"> и это в хороших случаях, а в плохих – вообще приводить к несрабатыванию.</w:t>
      </w:r>
    </w:p>
    <w:p w14:paraId="2D887C96" w14:textId="428C1F2A" w:rsidR="006F2F48" w:rsidRDefault="000E6252" w:rsidP="006F2F48">
      <w:pPr>
        <w:spacing w:line="20" w:lineRule="atLeast"/>
        <w:ind w:firstLine="708"/>
        <w:rPr>
          <w:rFonts w:cs="Times New Roman"/>
          <w:szCs w:val="24"/>
        </w:rPr>
      </w:pPr>
      <w:r>
        <w:rPr>
          <w:rFonts w:cs="Times New Roman"/>
          <w:szCs w:val="24"/>
        </w:rPr>
        <w:t>П</w:t>
      </w:r>
      <w:r w:rsidR="006F2F48">
        <w:rPr>
          <w:rFonts w:cs="Times New Roman"/>
          <w:szCs w:val="24"/>
        </w:rPr>
        <w:t>одстройка порога срабатывания частично может быть решена за счёт применения различных групп уставок. Однако это требует ручного регулирования, и вводит дополнительное влияние человеческого фактора.</w:t>
      </w:r>
    </w:p>
    <w:p w14:paraId="1494755D" w14:textId="1E6721DE" w:rsidR="00FE0CAE" w:rsidRDefault="00FE0CAE" w:rsidP="006F2F48">
      <w:pPr>
        <w:spacing w:line="20" w:lineRule="atLeast"/>
        <w:ind w:firstLine="708"/>
        <w:rPr>
          <w:rFonts w:cs="Times New Roman"/>
          <w:szCs w:val="24"/>
        </w:rPr>
      </w:pPr>
    </w:p>
    <w:p w14:paraId="758AF426" w14:textId="63CD3961" w:rsidR="00FE0CAE" w:rsidRPr="00FE0CAE" w:rsidRDefault="00FE0CAE" w:rsidP="006F2F48">
      <w:pPr>
        <w:spacing w:line="20" w:lineRule="atLeast"/>
        <w:ind w:firstLine="708"/>
        <w:rPr>
          <w:rFonts w:cs="Times New Roman"/>
          <w:szCs w:val="24"/>
          <w:highlight w:val="cyan"/>
        </w:rPr>
      </w:pPr>
      <w:r w:rsidRPr="00FE0CAE">
        <w:rPr>
          <w:rFonts w:cs="Times New Roman"/>
          <w:szCs w:val="24"/>
          <w:highlight w:val="cyan"/>
        </w:rPr>
        <w:t xml:space="preserve">ДОБАВИТЬ НОРМАЛЬНОЕ </w:t>
      </w:r>
      <w:commentRangeStart w:id="33"/>
      <w:commentRangeStart w:id="34"/>
      <w:r w:rsidRPr="00FE0CAE">
        <w:rPr>
          <w:rFonts w:cs="Times New Roman"/>
          <w:szCs w:val="24"/>
          <w:highlight w:val="cyan"/>
        </w:rPr>
        <w:t>ОПИСАНИЕ</w:t>
      </w:r>
      <w:commentRangeEnd w:id="33"/>
      <w:r w:rsidRPr="00FE0CAE">
        <w:rPr>
          <w:rStyle w:val="a8"/>
          <w:rFonts w:eastAsia="SimSun" w:cs="Times New Roman"/>
          <w:highlight w:val="cyan"/>
          <w:lang w:val="en-US"/>
        </w:rPr>
        <w:commentReference w:id="33"/>
      </w:r>
      <w:commentRangeEnd w:id="34"/>
      <w:r w:rsidRPr="00FE0CAE">
        <w:rPr>
          <w:rStyle w:val="a8"/>
          <w:rFonts w:eastAsia="SimSun" w:cs="Times New Roman"/>
          <w:highlight w:val="cyan"/>
          <w:lang w:val="en-US"/>
        </w:rPr>
        <w:commentReference w:id="34"/>
      </w:r>
    </w:p>
    <w:p w14:paraId="531F20EB" w14:textId="49B7EB67" w:rsidR="00FE0CAE" w:rsidRPr="00FE0CAE" w:rsidRDefault="00FE0CAE" w:rsidP="006F2F48">
      <w:pPr>
        <w:spacing w:line="20" w:lineRule="atLeast"/>
        <w:ind w:firstLine="708"/>
        <w:rPr>
          <w:rFonts w:cs="Times New Roman"/>
          <w:szCs w:val="24"/>
          <w:highlight w:val="cyan"/>
        </w:rPr>
      </w:pPr>
      <w:r w:rsidRPr="00FE0CAE">
        <w:rPr>
          <w:rFonts w:cs="Times New Roman"/>
          <w:szCs w:val="24"/>
          <w:highlight w:val="cyan"/>
        </w:rPr>
        <w:t xml:space="preserve">Так же при использовании нагрузки 0,4кВ возникает огромное количество сложностей, к которому текущие устройства плохо приспособлены, а использование катушек Роговского добавляет к этому дополнительные сложности. Так как нагрузка может очень сильно колебаться, например на этом объекте от 90А до 400А, а угол от 0 до «-90» градусов, что ставит под сомнение саму идею использования. А ещё, оно может меняться в зависимости от того, какая нагрузка включена. Частотники прям очень сильно вредят всему этому. </w:t>
      </w:r>
    </w:p>
    <w:p w14:paraId="53E8530C" w14:textId="41C6FE8C" w:rsidR="00FE0CAE" w:rsidRPr="00FE0CAE" w:rsidRDefault="00FE0CAE" w:rsidP="00FE0CAE">
      <w:pPr>
        <w:spacing w:line="20" w:lineRule="atLeast"/>
        <w:ind w:firstLine="0"/>
        <w:rPr>
          <w:rFonts w:cs="Times New Roman"/>
          <w:szCs w:val="24"/>
          <w:highlight w:val="cyan"/>
        </w:rPr>
      </w:pPr>
      <w:r w:rsidRPr="00FE0CAE">
        <w:rPr>
          <w:rFonts w:cs="Times New Roman"/>
          <w:szCs w:val="24"/>
          <w:highlight w:val="cyan"/>
        </w:rPr>
        <w:t>Ниже примеры картинок (отображена амплитуда)</w:t>
      </w:r>
    </w:p>
    <w:p w14:paraId="0A200AD1" w14:textId="2FCE9CDF" w:rsidR="00FE0CAE" w:rsidRPr="00FE0CAE" w:rsidRDefault="00FE0CAE" w:rsidP="00FE0CAE">
      <w:pPr>
        <w:spacing w:line="20" w:lineRule="atLeast"/>
        <w:ind w:firstLine="0"/>
        <w:rPr>
          <w:rFonts w:cs="Times New Roman"/>
          <w:szCs w:val="24"/>
          <w:highlight w:val="cyan"/>
        </w:rPr>
      </w:pPr>
      <w:r w:rsidRPr="00FE0CAE">
        <w:rPr>
          <w:noProof/>
          <w:highlight w:val="cyan"/>
        </w:rPr>
        <w:lastRenderedPageBreak/>
        <w:drawing>
          <wp:inline distT="0" distB="0" distL="0" distR="0" wp14:anchorId="5934C227" wp14:editId="6B98E531">
            <wp:extent cx="5940425" cy="236220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362200"/>
                    </a:xfrm>
                    <a:prstGeom prst="rect">
                      <a:avLst/>
                    </a:prstGeom>
                  </pic:spPr>
                </pic:pic>
              </a:graphicData>
            </a:graphic>
          </wp:inline>
        </w:drawing>
      </w:r>
    </w:p>
    <w:p w14:paraId="2464D14F" w14:textId="565DBED3" w:rsidR="00FE0CAE" w:rsidRPr="00FE0CAE" w:rsidRDefault="00FE0CAE" w:rsidP="00FE0CAE">
      <w:pPr>
        <w:spacing w:line="20" w:lineRule="atLeast"/>
        <w:ind w:firstLine="0"/>
        <w:rPr>
          <w:rFonts w:cs="Times New Roman"/>
          <w:szCs w:val="24"/>
          <w:highlight w:val="cyan"/>
        </w:rPr>
      </w:pPr>
      <w:r w:rsidRPr="00FE0CAE">
        <w:rPr>
          <w:rFonts w:cs="Times New Roman"/>
          <w:szCs w:val="24"/>
          <w:highlight w:val="cyan"/>
        </w:rPr>
        <w:t>А вот там же другая нагрузка, тут разный период колебаний</w:t>
      </w:r>
    </w:p>
    <w:p w14:paraId="7EFBF014" w14:textId="41B545D4" w:rsidR="00FE0CAE" w:rsidRDefault="00FE0CAE" w:rsidP="00FE0CAE">
      <w:pPr>
        <w:spacing w:line="20" w:lineRule="atLeast"/>
        <w:ind w:firstLine="0"/>
        <w:rPr>
          <w:rFonts w:cs="Times New Roman"/>
          <w:szCs w:val="24"/>
        </w:rPr>
      </w:pPr>
      <w:r w:rsidRPr="00FE0CAE">
        <w:rPr>
          <w:noProof/>
          <w:highlight w:val="cyan"/>
        </w:rPr>
        <w:drawing>
          <wp:inline distT="0" distB="0" distL="0" distR="0" wp14:anchorId="6244A2AA" wp14:editId="593959A6">
            <wp:extent cx="5940425" cy="3202305"/>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202305"/>
                    </a:xfrm>
                    <a:prstGeom prst="rect">
                      <a:avLst/>
                    </a:prstGeom>
                  </pic:spPr>
                </pic:pic>
              </a:graphicData>
            </a:graphic>
          </wp:inline>
        </w:drawing>
      </w:r>
    </w:p>
    <w:p w14:paraId="07AB59B0" w14:textId="38FF5F18" w:rsidR="00E5017A" w:rsidRDefault="00E5017A" w:rsidP="006F2F48">
      <w:pPr>
        <w:spacing w:line="20" w:lineRule="atLeast"/>
        <w:ind w:firstLine="708"/>
        <w:rPr>
          <w:rFonts w:cs="Times New Roman"/>
          <w:szCs w:val="24"/>
        </w:rPr>
      </w:pPr>
    </w:p>
    <w:p w14:paraId="1E521998" w14:textId="384C0957" w:rsidR="000E6252" w:rsidRDefault="000E6252" w:rsidP="000E6252">
      <w:pPr>
        <w:pStyle w:val="3"/>
      </w:pPr>
      <w:bookmarkStart w:id="35" w:name="_Toc201697652"/>
      <w:r>
        <w:t>Внедрение адаптивных функций</w:t>
      </w:r>
      <w:bookmarkEnd w:id="35"/>
      <w:r w:rsidRPr="0068346C">
        <w:t xml:space="preserve"> </w:t>
      </w:r>
    </w:p>
    <w:p w14:paraId="26D0B0EE" w14:textId="30A719FE" w:rsidR="00E5017A" w:rsidRDefault="00E5017A" w:rsidP="006F2F48">
      <w:pPr>
        <w:spacing w:line="20" w:lineRule="atLeast"/>
        <w:ind w:firstLine="708"/>
        <w:rPr>
          <w:rFonts w:cs="Times New Roman"/>
          <w:szCs w:val="24"/>
        </w:rPr>
      </w:pPr>
      <w:r>
        <w:rPr>
          <w:rFonts w:cs="Times New Roman"/>
          <w:szCs w:val="24"/>
        </w:rPr>
        <w:t xml:space="preserve">Описанные адаптивные функции и переход к БАВР версии 2.0 осуществлён только в терминалах производства ООО «АПС» </w:t>
      </w:r>
      <w:r w:rsidRPr="00E5017A">
        <w:rPr>
          <w:rFonts w:cs="Times New Roman"/>
          <w:szCs w:val="24"/>
          <w:highlight w:val="yellow"/>
        </w:rPr>
        <w:t>[</w:t>
      </w:r>
      <w:r w:rsidRPr="00E5017A">
        <w:rPr>
          <w:rFonts w:cs="Times New Roman"/>
          <w:szCs w:val="24"/>
          <w:highlight w:val="yellow"/>
        </w:rPr>
        <w:fldChar w:fldCharType="begin"/>
      </w:r>
      <w:r w:rsidRPr="00E5017A">
        <w:rPr>
          <w:rFonts w:cs="Times New Roman"/>
          <w:szCs w:val="24"/>
          <w:highlight w:val="yellow"/>
        </w:rPr>
        <w:instrText xml:space="preserve"> REF _Ref198731722 \r \h </w:instrText>
      </w:r>
      <w:r>
        <w:rPr>
          <w:rFonts w:cs="Times New Roman"/>
          <w:szCs w:val="24"/>
          <w:highlight w:val="yellow"/>
        </w:rPr>
        <w:instrText xml:space="preserve"> \* MERGEFORMAT </w:instrText>
      </w:r>
      <w:r w:rsidRPr="00E5017A">
        <w:rPr>
          <w:rFonts w:cs="Times New Roman"/>
          <w:szCs w:val="24"/>
          <w:highlight w:val="yellow"/>
        </w:rPr>
      </w:r>
      <w:r w:rsidRPr="00E5017A">
        <w:rPr>
          <w:rFonts w:cs="Times New Roman"/>
          <w:szCs w:val="24"/>
          <w:highlight w:val="yellow"/>
        </w:rPr>
        <w:fldChar w:fldCharType="separate"/>
      </w:r>
      <w:r w:rsidR="00F16688">
        <w:rPr>
          <w:rFonts w:cs="Times New Roman"/>
          <w:szCs w:val="24"/>
          <w:highlight w:val="yellow"/>
        </w:rPr>
        <w:t>4</w:t>
      </w:r>
      <w:r w:rsidRPr="00E5017A">
        <w:rPr>
          <w:rFonts w:cs="Times New Roman"/>
          <w:szCs w:val="24"/>
          <w:highlight w:val="yellow"/>
        </w:rPr>
        <w:fldChar w:fldCharType="end"/>
      </w:r>
      <w:r w:rsidRPr="00E5017A">
        <w:rPr>
          <w:rFonts w:cs="Times New Roman"/>
          <w:szCs w:val="24"/>
          <w:highlight w:val="yellow"/>
        </w:rPr>
        <w:t>].</w:t>
      </w:r>
      <w:r>
        <w:rPr>
          <w:rFonts w:cs="Times New Roman"/>
          <w:szCs w:val="24"/>
        </w:rPr>
        <w:t xml:space="preserve"> В данной работе не представляется подробного описания, существующего функционированиях адаптивного РНМ, лишь описываются основная логика его функционирования и особые случаи наладки.</w:t>
      </w:r>
    </w:p>
    <w:p w14:paraId="68205CA8" w14:textId="4E9F549D" w:rsidR="006F2F48" w:rsidRDefault="00E5017A" w:rsidP="006F2F48">
      <w:pPr>
        <w:spacing w:line="20" w:lineRule="atLeast"/>
        <w:ind w:firstLine="708"/>
        <w:rPr>
          <w:rFonts w:cs="Times New Roman"/>
          <w:szCs w:val="24"/>
        </w:rPr>
      </w:pPr>
      <w:r>
        <w:rPr>
          <w:rFonts w:cs="Times New Roman"/>
          <w:b/>
          <w:szCs w:val="24"/>
        </w:rPr>
        <w:t>П</w:t>
      </w:r>
      <w:r w:rsidR="006F2F48" w:rsidRPr="00C822B2">
        <w:rPr>
          <w:rFonts w:cs="Times New Roman"/>
          <w:b/>
          <w:szCs w:val="24"/>
        </w:rPr>
        <w:t>ервой базовой модернизацией</w:t>
      </w:r>
      <w:r w:rsidR="006F2F48">
        <w:rPr>
          <w:rFonts w:cs="Times New Roman"/>
          <w:szCs w:val="24"/>
        </w:rPr>
        <w:t xml:space="preserve"> было внедрение адаптивности по модулю тока, основанной на подстройке </w:t>
      </w:r>
      <w:commentRangeStart w:id="36"/>
      <w:r w:rsidR="006F2F48">
        <w:rPr>
          <w:rFonts w:cs="Times New Roman"/>
          <w:szCs w:val="24"/>
        </w:rPr>
        <w:t>уставк</w:t>
      </w:r>
      <w:r w:rsidR="006F2F48" w:rsidRPr="00362955">
        <w:rPr>
          <w:rFonts w:cs="Times New Roman"/>
          <w:szCs w:val="24"/>
        </w:rPr>
        <w:t>и</w:t>
      </w:r>
      <w:commentRangeEnd w:id="36"/>
      <w:r w:rsidR="00362955">
        <w:rPr>
          <w:rStyle w:val="a8"/>
          <w:rFonts w:eastAsia="SimSun" w:cs="Times New Roman"/>
          <w:lang w:val="en-US"/>
        </w:rPr>
        <w:commentReference w:id="36"/>
      </w:r>
      <w:r w:rsidR="006F2F48" w:rsidRPr="00362955">
        <w:rPr>
          <w:rFonts w:cs="Times New Roman"/>
          <w:szCs w:val="24"/>
        </w:rPr>
        <w:t>.</w:t>
      </w:r>
      <w:r w:rsidR="006F2F48">
        <w:rPr>
          <w:rFonts w:cs="Times New Roman"/>
          <w:szCs w:val="24"/>
        </w:rPr>
        <w:t xml:space="preserve"> И теперь пользователь должен задавать только минимальный порог чувствительности датчиков тока, ниже которого уставка не будет опускаться.</w:t>
      </w:r>
      <w:r w:rsidR="000E6252">
        <w:rPr>
          <w:rFonts w:cs="Times New Roman"/>
          <w:szCs w:val="24"/>
        </w:rPr>
        <w:t xml:space="preserve"> А уставка </w:t>
      </w:r>
      <w:r w:rsidR="00362955">
        <w:rPr>
          <w:rFonts w:cs="Times New Roman"/>
          <w:szCs w:val="24"/>
        </w:rPr>
        <w:t xml:space="preserve">по модулю </w:t>
      </w:r>
      <w:r w:rsidR="000E6252">
        <w:rPr>
          <w:rFonts w:cs="Times New Roman"/>
          <w:szCs w:val="24"/>
        </w:rPr>
        <w:t xml:space="preserve">будет </w:t>
      </w:r>
      <w:r w:rsidR="00362955">
        <w:rPr>
          <w:rFonts w:cs="Times New Roman"/>
          <w:szCs w:val="24"/>
        </w:rPr>
        <w:t xml:space="preserve">подстраиваться автоматически. </w:t>
      </w:r>
      <w:r w:rsidR="006F2F48">
        <w:rPr>
          <w:rFonts w:cs="Times New Roman"/>
          <w:szCs w:val="24"/>
        </w:rPr>
        <w:t xml:space="preserve"> Это позволило не только ускорить время реакции БАВР по органу РНМ, но и повысить стабильность</w:t>
      </w:r>
      <w:r w:rsidR="00362955">
        <w:rPr>
          <w:rFonts w:cs="Times New Roman"/>
          <w:szCs w:val="24"/>
        </w:rPr>
        <w:t xml:space="preserve"> времени</w:t>
      </w:r>
      <w:r w:rsidR="006F2F48">
        <w:rPr>
          <w:rFonts w:cs="Times New Roman"/>
          <w:szCs w:val="24"/>
        </w:rPr>
        <w:t xml:space="preserve"> функционирования</w:t>
      </w:r>
      <w:r w:rsidR="00362955">
        <w:rPr>
          <w:rFonts w:cs="Times New Roman"/>
          <w:szCs w:val="24"/>
        </w:rPr>
        <w:t xml:space="preserve">, что показано в анализе, приведённом в предыдущем разделе </w:t>
      </w:r>
      <w:commentRangeStart w:id="37"/>
      <w:r w:rsidR="00362955">
        <w:rPr>
          <w:rFonts w:cs="Times New Roman"/>
          <w:szCs w:val="24"/>
        </w:rPr>
        <w:t>(</w:t>
      </w:r>
      <w:r w:rsidR="00362955" w:rsidRPr="00362955">
        <w:rPr>
          <w:rFonts w:cs="Times New Roman"/>
          <w:color w:val="FF0000"/>
          <w:szCs w:val="24"/>
        </w:rPr>
        <w:t>Раздел ХХ</w:t>
      </w:r>
      <w:r w:rsidR="00362955">
        <w:rPr>
          <w:rFonts w:cs="Times New Roman"/>
          <w:szCs w:val="24"/>
        </w:rPr>
        <w:t>)</w:t>
      </w:r>
      <w:commentRangeEnd w:id="37"/>
      <w:r w:rsidR="00362955">
        <w:rPr>
          <w:rStyle w:val="a8"/>
          <w:rFonts w:eastAsia="SimSun" w:cs="Times New Roman"/>
          <w:lang w:val="en-US"/>
        </w:rPr>
        <w:commentReference w:id="37"/>
      </w:r>
    </w:p>
    <w:p w14:paraId="3C8F94E3" w14:textId="77777777" w:rsidR="006F2F48" w:rsidRDefault="006F2F48" w:rsidP="006F2F48">
      <w:pPr>
        <w:spacing w:line="20" w:lineRule="atLeast"/>
        <w:ind w:firstLine="708"/>
        <w:rPr>
          <w:rFonts w:cs="Times New Roman"/>
          <w:szCs w:val="24"/>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6F2F48" w14:paraId="6A852B53" w14:textId="77777777" w:rsidTr="00362955">
        <w:tc>
          <w:tcPr>
            <w:tcW w:w="9345" w:type="dxa"/>
          </w:tcPr>
          <w:p w14:paraId="6B4FABF8" w14:textId="77777777" w:rsidR="006F2F48" w:rsidRDefault="006F2F48" w:rsidP="00362955">
            <w:pPr>
              <w:jc w:val="center"/>
              <w:rPr>
                <w:rFonts w:cs="Times New Roman"/>
              </w:rPr>
            </w:pPr>
            <w:r w:rsidRPr="00764FE2">
              <w:rPr>
                <w:rFonts w:cs="Times New Roman"/>
                <w:noProof/>
                <w:szCs w:val="24"/>
              </w:rPr>
              <w:lastRenderedPageBreak/>
              <w:drawing>
                <wp:inline distT="0" distB="0" distL="0" distR="0" wp14:anchorId="26BC82B8" wp14:editId="28EF83FE">
                  <wp:extent cx="3459707" cy="2782559"/>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69544" cy="2790471"/>
                          </a:xfrm>
                          <a:prstGeom prst="rect">
                            <a:avLst/>
                          </a:prstGeom>
                        </pic:spPr>
                      </pic:pic>
                    </a:graphicData>
                  </a:graphic>
                </wp:inline>
              </w:drawing>
            </w:r>
          </w:p>
        </w:tc>
      </w:tr>
      <w:tr w:rsidR="006F2F48" w14:paraId="3D49A127" w14:textId="77777777" w:rsidTr="00362955">
        <w:tc>
          <w:tcPr>
            <w:tcW w:w="9345" w:type="dxa"/>
          </w:tcPr>
          <w:p w14:paraId="11DBEE17" w14:textId="77777777" w:rsidR="006F2F48" w:rsidRDefault="006F2F48" w:rsidP="00362955">
            <w:pPr>
              <w:jc w:val="center"/>
              <w:rPr>
                <w:rFonts w:cs="Times New Roman"/>
              </w:rPr>
            </w:pPr>
            <w:r w:rsidRPr="00DF29DA">
              <w:rPr>
                <w:rFonts w:cs="Times New Roman"/>
              </w:rPr>
              <w:t xml:space="preserve">Рисунок </w:t>
            </w:r>
            <w:r>
              <w:rPr>
                <w:rFonts w:cs="Times New Roman"/>
              </w:rPr>
              <w:t>3</w:t>
            </w:r>
            <w:r w:rsidRPr="00DF29DA">
              <w:rPr>
                <w:rFonts w:cs="Times New Roman"/>
              </w:rPr>
              <w:t xml:space="preserve">. </w:t>
            </w:r>
            <w:r>
              <w:rPr>
                <w:rFonts w:cs="Times New Roman"/>
              </w:rPr>
              <w:t xml:space="preserve">Вкладка параметрирования РНМ в терминале </w:t>
            </w:r>
            <w:commentRangeStart w:id="38"/>
            <w:commentRangeStart w:id="39"/>
            <w:r>
              <w:rPr>
                <w:rFonts w:cs="Times New Roman"/>
              </w:rPr>
              <w:t>серии</w:t>
            </w:r>
            <w:commentRangeEnd w:id="38"/>
            <w:r>
              <w:rPr>
                <w:rStyle w:val="a8"/>
                <w:rFonts w:eastAsia="SimSun" w:cs="Times New Roman"/>
                <w:lang w:val="en-US"/>
              </w:rPr>
              <w:commentReference w:id="38"/>
            </w:r>
            <w:commentRangeEnd w:id="39"/>
            <w:r>
              <w:rPr>
                <w:rStyle w:val="a8"/>
                <w:rFonts w:eastAsia="SimSun" w:cs="Times New Roman"/>
                <w:lang w:val="en-US"/>
              </w:rPr>
              <w:commentReference w:id="39"/>
            </w:r>
            <w:r>
              <w:rPr>
                <w:rFonts w:cs="Times New Roman"/>
              </w:rPr>
              <w:t xml:space="preserve"> МИР</w:t>
            </w:r>
          </w:p>
        </w:tc>
      </w:tr>
    </w:tbl>
    <w:p w14:paraId="4CB822DE" w14:textId="77777777" w:rsidR="006F2F48" w:rsidRDefault="006F2F48" w:rsidP="006F2F48">
      <w:pPr>
        <w:spacing w:line="20" w:lineRule="atLeast"/>
        <w:rPr>
          <w:rFonts w:cs="Times New Roman"/>
          <w:szCs w:val="24"/>
        </w:rPr>
      </w:pPr>
    </w:p>
    <w:p w14:paraId="6114ED28" w14:textId="4744011D" w:rsidR="006F2F48" w:rsidRDefault="006F2F48" w:rsidP="006F2F48">
      <w:pPr>
        <w:spacing w:line="20" w:lineRule="atLeast"/>
        <w:ind w:firstLine="708"/>
        <w:rPr>
          <w:rFonts w:cs="Times New Roman"/>
          <w:szCs w:val="24"/>
        </w:rPr>
      </w:pPr>
      <w:r>
        <w:rPr>
          <w:rFonts w:cs="Times New Roman"/>
          <w:szCs w:val="24"/>
        </w:rPr>
        <w:t>Помимо изменения амплитуды тока, так же может изменяться и характер нагрузки, например, при установке батарей статических конденсаторов (БСК) для компенсации потребляемой реактивной мощности, подстанция может перейти из режима потребления реактивной мощности, в режим генерации. А следовательно, будет изменяться оптимальный угол максимальной чувствительности (Рис.1). В большинстве</w:t>
      </w:r>
      <w:r w:rsidR="00362955">
        <w:rPr>
          <w:rFonts w:cs="Times New Roman"/>
          <w:szCs w:val="24"/>
        </w:rPr>
        <w:t xml:space="preserve"> же</w:t>
      </w:r>
      <w:r>
        <w:rPr>
          <w:rFonts w:cs="Times New Roman"/>
          <w:szCs w:val="24"/>
        </w:rPr>
        <w:t xml:space="preserve"> случаев угол</w:t>
      </w:r>
      <w:r w:rsidR="00362955">
        <w:rPr>
          <w:rFonts w:cs="Times New Roman"/>
          <w:szCs w:val="24"/>
        </w:rPr>
        <w:t xml:space="preserve"> функционирования РНМ</w:t>
      </w:r>
      <w:r>
        <w:rPr>
          <w:rFonts w:cs="Times New Roman"/>
          <w:szCs w:val="24"/>
        </w:rPr>
        <w:t xml:space="preserve"> принимает стандартное значение равное 45 градусам.</w:t>
      </w:r>
    </w:p>
    <w:p w14:paraId="7ADAF5CA" w14:textId="77777777" w:rsidR="006F2F48" w:rsidRDefault="006F2F48" w:rsidP="006F2F48">
      <w:pPr>
        <w:spacing w:line="20" w:lineRule="atLeast"/>
        <w:rPr>
          <w:rFonts w:cs="Times New Roman"/>
          <w:szCs w:val="24"/>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6F2F48" w14:paraId="4B0A9B16" w14:textId="77777777" w:rsidTr="00362955">
        <w:tc>
          <w:tcPr>
            <w:tcW w:w="9345" w:type="dxa"/>
          </w:tcPr>
          <w:p w14:paraId="3D14338E" w14:textId="77777777" w:rsidR="006F2F48" w:rsidRDefault="006F2F48" w:rsidP="00362955">
            <w:pPr>
              <w:jc w:val="center"/>
              <w:rPr>
                <w:rFonts w:cs="Times New Roman"/>
              </w:rPr>
            </w:pPr>
            <w:r w:rsidRPr="007E0A9E">
              <w:rPr>
                <w:rFonts w:cs="Times New Roman"/>
                <w:noProof/>
              </w:rPr>
              <w:drawing>
                <wp:inline distT="0" distB="0" distL="0" distR="0" wp14:anchorId="07A77521" wp14:editId="3E451BE6">
                  <wp:extent cx="4467225" cy="323850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67225" cy="3238500"/>
                          </a:xfrm>
                          <a:prstGeom prst="rect">
                            <a:avLst/>
                          </a:prstGeom>
                        </pic:spPr>
                      </pic:pic>
                    </a:graphicData>
                  </a:graphic>
                </wp:inline>
              </w:drawing>
            </w:r>
          </w:p>
        </w:tc>
      </w:tr>
      <w:tr w:rsidR="006F2F48" w14:paraId="3CE8A2EB" w14:textId="77777777" w:rsidTr="00362955">
        <w:tc>
          <w:tcPr>
            <w:tcW w:w="9345" w:type="dxa"/>
          </w:tcPr>
          <w:p w14:paraId="70EC8649" w14:textId="77777777" w:rsidR="006F2F48" w:rsidRDefault="006F2F48" w:rsidP="00362955">
            <w:pPr>
              <w:jc w:val="center"/>
              <w:rPr>
                <w:rFonts w:cs="Times New Roman"/>
              </w:rPr>
            </w:pPr>
            <w:r w:rsidRPr="00DF29DA">
              <w:rPr>
                <w:rFonts w:cs="Times New Roman"/>
              </w:rPr>
              <w:t xml:space="preserve">Рисунок </w:t>
            </w:r>
            <w:r>
              <w:rPr>
                <w:rFonts w:cs="Times New Roman"/>
              </w:rPr>
              <w:t>1</w:t>
            </w:r>
            <w:r w:rsidRPr="00DF29DA">
              <w:rPr>
                <w:rFonts w:cs="Times New Roman"/>
              </w:rPr>
              <w:t xml:space="preserve">. </w:t>
            </w:r>
            <w:r>
              <w:rPr>
                <w:rFonts w:cs="Times New Roman"/>
              </w:rPr>
              <w:t>Характеристика срабатывания РНМ</w:t>
            </w:r>
          </w:p>
        </w:tc>
      </w:tr>
    </w:tbl>
    <w:p w14:paraId="43BEE9B6" w14:textId="77777777" w:rsidR="006F2F48" w:rsidRDefault="006F2F48" w:rsidP="006F2F48">
      <w:pPr>
        <w:spacing w:line="20" w:lineRule="atLeast"/>
        <w:ind w:firstLine="708"/>
        <w:rPr>
          <w:rFonts w:cs="Times New Roman"/>
          <w:szCs w:val="24"/>
        </w:rPr>
      </w:pPr>
    </w:p>
    <w:p w14:paraId="0E18CAE1" w14:textId="77777777" w:rsidR="006F2F48" w:rsidRDefault="006F2F48" w:rsidP="006F2F48">
      <w:pPr>
        <w:spacing w:line="20" w:lineRule="atLeast"/>
        <w:ind w:firstLine="708"/>
        <w:rPr>
          <w:rFonts w:cs="Times New Roman"/>
          <w:szCs w:val="24"/>
        </w:rPr>
      </w:pPr>
      <w:r>
        <w:rPr>
          <w:rFonts w:cs="Times New Roman"/>
          <w:szCs w:val="24"/>
        </w:rPr>
        <w:t>Как и в случае с уставкой РНМ по амплитуде – подстройка порога срабатывания частично может быть решена за счёт применения различных групп уставок. Однако это так же требует ручного регулирования, и вводит дополнительное влияние человеческого фактора.</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6F2F48" w14:paraId="7435BF99" w14:textId="77777777" w:rsidTr="00362955">
        <w:tc>
          <w:tcPr>
            <w:tcW w:w="9345" w:type="dxa"/>
          </w:tcPr>
          <w:p w14:paraId="682BD275" w14:textId="77777777" w:rsidR="006F2F48" w:rsidRDefault="006F2F48" w:rsidP="00362955">
            <w:pPr>
              <w:jc w:val="center"/>
              <w:rPr>
                <w:rFonts w:cs="Times New Roman"/>
              </w:rPr>
            </w:pPr>
            <w:r w:rsidRPr="001F1432">
              <w:rPr>
                <w:rFonts w:cs="Times New Roman"/>
                <w:noProof/>
              </w:rPr>
              <w:lastRenderedPageBreak/>
              <w:drawing>
                <wp:inline distT="0" distB="0" distL="0" distR="0" wp14:anchorId="7C4C2722" wp14:editId="108648BA">
                  <wp:extent cx="3526362" cy="313116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3356" cy="3137376"/>
                          </a:xfrm>
                          <a:prstGeom prst="rect">
                            <a:avLst/>
                          </a:prstGeom>
                        </pic:spPr>
                      </pic:pic>
                    </a:graphicData>
                  </a:graphic>
                </wp:inline>
              </w:drawing>
            </w:r>
          </w:p>
        </w:tc>
      </w:tr>
      <w:tr w:rsidR="006F2F48" w14:paraId="368E23F2" w14:textId="77777777" w:rsidTr="00362955">
        <w:tc>
          <w:tcPr>
            <w:tcW w:w="9345" w:type="dxa"/>
          </w:tcPr>
          <w:p w14:paraId="4D043C67" w14:textId="77777777" w:rsidR="006F2F48" w:rsidRDefault="006F2F48" w:rsidP="00362955">
            <w:pPr>
              <w:jc w:val="center"/>
              <w:rPr>
                <w:rFonts w:cs="Times New Roman"/>
              </w:rPr>
            </w:pPr>
            <w:r w:rsidRPr="00DF29DA">
              <w:rPr>
                <w:rFonts w:cs="Times New Roman"/>
              </w:rPr>
              <w:t xml:space="preserve">Рисунок </w:t>
            </w:r>
            <w:r>
              <w:rPr>
                <w:rFonts w:cs="Times New Roman"/>
              </w:rPr>
              <w:t>2</w:t>
            </w:r>
            <w:r w:rsidRPr="00DF29DA">
              <w:rPr>
                <w:rFonts w:cs="Times New Roman"/>
              </w:rPr>
              <w:t xml:space="preserve">. </w:t>
            </w:r>
            <w:r>
              <w:rPr>
                <w:rFonts w:cs="Times New Roman"/>
              </w:rPr>
              <w:t>Вкладка параметрирования РНМ в терминале серии МИР</w:t>
            </w:r>
          </w:p>
        </w:tc>
      </w:tr>
    </w:tbl>
    <w:p w14:paraId="0605BD4E" w14:textId="77777777" w:rsidR="006F2F48" w:rsidRDefault="006F2F48" w:rsidP="006F2F48">
      <w:pPr>
        <w:spacing w:line="20" w:lineRule="atLeast"/>
        <w:ind w:firstLine="708"/>
        <w:rPr>
          <w:rFonts w:cs="Times New Roman"/>
          <w:szCs w:val="24"/>
        </w:rPr>
      </w:pPr>
    </w:p>
    <w:p w14:paraId="253C0A44" w14:textId="58306209" w:rsidR="006F2F48" w:rsidRDefault="006F2F48" w:rsidP="006F2F48">
      <w:pPr>
        <w:spacing w:line="20" w:lineRule="atLeast"/>
        <w:ind w:firstLine="708"/>
        <w:rPr>
          <w:rFonts w:cs="Times New Roman"/>
          <w:szCs w:val="24"/>
        </w:rPr>
      </w:pPr>
      <w:r>
        <w:rPr>
          <w:rFonts w:cs="Times New Roman"/>
          <w:szCs w:val="24"/>
        </w:rPr>
        <w:t xml:space="preserve">Поэтому второй базовой модернизацией было внедрение адаптивности по углу максимальной чувствительности, </w:t>
      </w:r>
      <w:r w:rsidR="00362955">
        <w:rPr>
          <w:rFonts w:cs="Times New Roman"/>
          <w:szCs w:val="24"/>
        </w:rPr>
        <w:t xml:space="preserve">осуществляющей подстройку угла максимальной </w:t>
      </w:r>
      <w:commentRangeStart w:id="40"/>
      <w:r w:rsidR="00362955">
        <w:rPr>
          <w:rFonts w:cs="Times New Roman"/>
          <w:szCs w:val="24"/>
        </w:rPr>
        <w:t>чувствительности</w:t>
      </w:r>
      <w:commentRangeEnd w:id="40"/>
      <w:r w:rsidR="00362955">
        <w:rPr>
          <w:rStyle w:val="a8"/>
          <w:rFonts w:eastAsia="SimSun" w:cs="Times New Roman"/>
          <w:lang w:val="en-US"/>
        </w:rPr>
        <w:commentReference w:id="40"/>
      </w:r>
      <w:r>
        <w:rPr>
          <w:rFonts w:cs="Times New Roman"/>
          <w:szCs w:val="24"/>
        </w:rPr>
        <w:t>. И теперь пользователь должен задавать только базовый угол. Это позволяет повысить устойчивость функционирования БАВР.</w:t>
      </w:r>
    </w:p>
    <w:p w14:paraId="0B629DA3" w14:textId="77777777" w:rsidR="006F2F48" w:rsidRPr="001F1432" w:rsidRDefault="006F2F48" w:rsidP="006F2F48">
      <w:pPr>
        <w:spacing w:line="20" w:lineRule="atLeast"/>
        <w:ind w:firstLine="708"/>
        <w:rPr>
          <w:rFonts w:cs="Times New Roman"/>
          <w:i/>
          <w:iCs/>
          <w:szCs w:val="24"/>
        </w:rPr>
      </w:pPr>
      <w:r w:rsidRPr="001F1432">
        <w:rPr>
          <w:rFonts w:cs="Times New Roman"/>
          <w:b/>
          <w:i/>
          <w:iCs/>
          <w:szCs w:val="24"/>
        </w:rPr>
        <w:t>Примечание:</w:t>
      </w:r>
      <w:r w:rsidRPr="001F1432">
        <w:rPr>
          <w:rFonts w:cs="Times New Roman"/>
          <w:i/>
          <w:iCs/>
          <w:szCs w:val="24"/>
        </w:rPr>
        <w:t xml:space="preserve"> Влияние адаптивной уставки по углу альфа будет описано дальше в разборе современных проблем</w:t>
      </w:r>
    </w:p>
    <w:p w14:paraId="42F2B6AB" w14:textId="77777777" w:rsidR="00E5017A" w:rsidRDefault="00E5017A" w:rsidP="006F2F48"/>
    <w:p w14:paraId="47EFFFFA" w14:textId="77777777" w:rsidR="00E5017A" w:rsidRDefault="00E5017A" w:rsidP="00E5017A">
      <w:pPr>
        <w:pStyle w:val="2"/>
      </w:pPr>
      <w:bookmarkStart w:id="41" w:name="_Toc201697653"/>
      <w:r w:rsidRPr="002D07EA">
        <w:t xml:space="preserve">Анализ органов РНМ других </w:t>
      </w:r>
      <w:commentRangeStart w:id="42"/>
      <w:r w:rsidRPr="002D07EA">
        <w:t>производителей</w:t>
      </w:r>
      <w:r w:rsidRPr="0068346C">
        <w:t xml:space="preserve"> </w:t>
      </w:r>
      <w:commentRangeEnd w:id="42"/>
      <w:r w:rsidR="005D0C4F">
        <w:rPr>
          <w:rStyle w:val="a8"/>
          <w:rFonts w:eastAsia="SimSun" w:cs="Times New Roman"/>
          <w:b w:val="0"/>
          <w:lang w:val="en-US"/>
        </w:rPr>
        <w:commentReference w:id="42"/>
      </w:r>
      <w:bookmarkEnd w:id="41"/>
    </w:p>
    <w:p w14:paraId="5D3BEA11" w14:textId="77777777" w:rsidR="00E5017A" w:rsidRDefault="00E5017A" w:rsidP="00E5017A">
      <w:pPr>
        <w:spacing w:line="20" w:lineRule="atLeast"/>
        <w:ind w:firstLine="708"/>
        <w:rPr>
          <w:rFonts w:cs="Times New Roman"/>
          <w:szCs w:val="24"/>
        </w:rPr>
      </w:pPr>
      <w:r>
        <w:rPr>
          <w:rFonts w:cs="Times New Roman"/>
          <w:szCs w:val="24"/>
        </w:rPr>
        <w:t>В данном разделе приводятся формулы или описания РНМ у различных производителей и оценка их поведения с точки зрения описанных выше базовых и современных проблем функционирования.</w:t>
      </w:r>
    </w:p>
    <w:p w14:paraId="5E8F7C9E" w14:textId="77777777" w:rsidR="00E5017A" w:rsidRDefault="00E5017A" w:rsidP="00E5017A">
      <w:pPr>
        <w:pStyle w:val="3"/>
      </w:pPr>
      <w:bookmarkStart w:id="43" w:name="_Toc201697654"/>
      <w:commentRangeStart w:id="44"/>
      <w:r>
        <w:t>ЭКРА</w:t>
      </w:r>
      <w:commentRangeEnd w:id="44"/>
      <w:r>
        <w:rPr>
          <w:rStyle w:val="a8"/>
          <w:rFonts w:eastAsia="SimSun" w:cs="Times New Roman"/>
          <w:b w:val="0"/>
          <w:lang w:val="en-US"/>
        </w:rPr>
        <w:commentReference w:id="44"/>
      </w:r>
      <w:bookmarkEnd w:id="43"/>
    </w:p>
    <w:p w14:paraId="35140FFB" w14:textId="77777777" w:rsidR="00E5017A" w:rsidRDefault="00E5017A" w:rsidP="00E5017A">
      <w:pPr>
        <w:pStyle w:val="4"/>
      </w:pPr>
      <w:r>
        <w:t>Описание органа</w:t>
      </w:r>
    </w:p>
    <w:p w14:paraId="6C0A69A5" w14:textId="77777777" w:rsidR="00E5017A" w:rsidRDefault="00E5017A" w:rsidP="00E5017A">
      <w:pPr>
        <w:spacing w:line="20" w:lineRule="atLeast"/>
        <w:ind w:firstLine="708"/>
        <w:rPr>
          <w:rFonts w:cs="Times New Roman"/>
        </w:rPr>
      </w:pPr>
      <w:r>
        <w:rPr>
          <w:rFonts w:cs="Times New Roman"/>
        </w:rPr>
        <w:t xml:space="preserve">Выполнен в фазном исполнении по схеме – фаз </w:t>
      </w:r>
      <w:r w:rsidRPr="00242437">
        <w:rPr>
          <w:rFonts w:cs="Times New Roman"/>
        </w:rPr>
        <w:t>I</w:t>
      </w:r>
      <w:r>
        <w:rPr>
          <w:rFonts w:cs="Times New Roman"/>
          <w:lang w:val="en-US"/>
        </w:rPr>
        <w:t>A</w:t>
      </w:r>
      <w:r w:rsidRPr="00242437">
        <w:rPr>
          <w:rFonts w:cs="Times New Roman"/>
        </w:rPr>
        <w:t xml:space="preserve"> и </w:t>
      </w:r>
      <w:r>
        <w:rPr>
          <w:rFonts w:cs="Times New Roman"/>
          <w:lang w:val="en-US"/>
        </w:rPr>
        <w:t>U</w:t>
      </w:r>
      <w:r w:rsidRPr="00242437">
        <w:rPr>
          <w:rFonts w:cs="Times New Roman"/>
        </w:rPr>
        <w:t>ВС</w:t>
      </w:r>
      <w:r>
        <w:rPr>
          <w:rFonts w:cs="Times New Roman"/>
        </w:rPr>
        <w:t>. Задаётся через максимальные и минимальные углы, а угол максимальной чувствительности является их биссектрисой. Амплитуда не указывается, так как это отдельный орган, выполняющий простейшую функцию сравнения с уставкой.</w:t>
      </w:r>
    </w:p>
    <w:p w14:paraId="24A3B397" w14:textId="2CD95AEC" w:rsidR="00E5017A" w:rsidRPr="00242437" w:rsidRDefault="00E5017A" w:rsidP="00E5017A">
      <w:pPr>
        <w:spacing w:line="20" w:lineRule="atLeast"/>
        <w:ind w:firstLine="708"/>
        <w:rPr>
          <w:rFonts w:cs="Times New Roman"/>
          <w:color w:val="FF0000"/>
        </w:rPr>
      </w:pPr>
      <w:commentRangeStart w:id="45"/>
      <w:r>
        <w:rPr>
          <w:rFonts w:cs="Times New Roman"/>
        </w:rPr>
        <w:t>Примечание</w:t>
      </w:r>
      <w:commentRangeEnd w:id="45"/>
      <w:r>
        <w:rPr>
          <w:rStyle w:val="a8"/>
          <w:rFonts w:eastAsia="SimSun" w:cs="Times New Roman"/>
          <w:lang w:val="en-US"/>
        </w:rPr>
        <w:commentReference w:id="45"/>
      </w:r>
      <w:r>
        <w:rPr>
          <w:rFonts w:cs="Times New Roman"/>
        </w:rPr>
        <w:t>: какая-либо информация скрывается данным производителем от общественности. Руководство эксплуатации на данные устройства невозможно найти в открытом доступе. Поэтому полноценный научным сообществом сложен. И во многом оценка приводится на основании анализа реальных осциллограмм функционирования.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E5017A" w14:paraId="642F255D" w14:textId="77777777" w:rsidTr="00E5017A">
        <w:tc>
          <w:tcPr>
            <w:tcW w:w="9355" w:type="dxa"/>
          </w:tcPr>
          <w:p w14:paraId="372D6958" w14:textId="54878A47" w:rsidR="00E5017A" w:rsidRDefault="00E5017A" w:rsidP="00E5017A">
            <w:pPr>
              <w:jc w:val="center"/>
              <w:rPr>
                <w:rFonts w:cs="Times New Roman"/>
              </w:rPr>
            </w:pPr>
            <w:r w:rsidRPr="00242437">
              <w:rPr>
                <w:rFonts w:cs="Times New Roman"/>
                <w:noProof/>
              </w:rPr>
              <w:lastRenderedPageBreak/>
              <w:drawing>
                <wp:inline distT="0" distB="0" distL="0" distR="0" wp14:anchorId="1BC4525C" wp14:editId="559856B5">
                  <wp:extent cx="4594440" cy="2473208"/>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7105"/>
                          <a:stretch/>
                        </pic:blipFill>
                        <pic:spPr bwMode="auto">
                          <a:xfrm>
                            <a:off x="0" y="0"/>
                            <a:ext cx="4615955" cy="2484789"/>
                          </a:xfrm>
                          <a:prstGeom prst="rect">
                            <a:avLst/>
                          </a:prstGeom>
                          <a:ln>
                            <a:noFill/>
                          </a:ln>
                          <a:extLst>
                            <a:ext uri="{53640926-AAD7-44D8-BBD7-CCE9431645EC}">
                              <a14:shadowObscured xmlns:a14="http://schemas.microsoft.com/office/drawing/2010/main"/>
                            </a:ext>
                          </a:extLst>
                        </pic:spPr>
                      </pic:pic>
                    </a:graphicData>
                  </a:graphic>
                </wp:inline>
              </w:drawing>
            </w:r>
          </w:p>
        </w:tc>
      </w:tr>
      <w:tr w:rsidR="00E5017A" w14:paraId="0538022E" w14:textId="77777777" w:rsidTr="00E5017A">
        <w:tc>
          <w:tcPr>
            <w:tcW w:w="9355" w:type="dxa"/>
          </w:tcPr>
          <w:p w14:paraId="7FB95D2A" w14:textId="77777777" w:rsidR="00E5017A" w:rsidRDefault="00E5017A" w:rsidP="00E5017A">
            <w:pPr>
              <w:jc w:val="center"/>
              <w:rPr>
                <w:rFonts w:cs="Times New Roman"/>
              </w:rPr>
            </w:pPr>
            <w:r>
              <w:rPr>
                <w:rFonts w:cs="Times New Roman"/>
              </w:rPr>
              <w:t>Рисунок 1. РНМ производства ЭКРА</w:t>
            </w:r>
            <w:r w:rsidRPr="00AB0A8F">
              <w:rPr>
                <w:rFonts w:cs="Times New Roman"/>
              </w:rPr>
              <w:t>.</w:t>
            </w:r>
          </w:p>
        </w:tc>
      </w:tr>
    </w:tbl>
    <w:p w14:paraId="50B8642B" w14:textId="77777777" w:rsidR="00E5017A" w:rsidRDefault="00E5017A" w:rsidP="00E5017A">
      <w:pPr>
        <w:pStyle w:val="4"/>
      </w:pPr>
      <w:r>
        <w:t>Оценка функционирования</w:t>
      </w:r>
    </w:p>
    <w:p w14:paraId="4CE7AE12" w14:textId="77777777" w:rsidR="00E5017A" w:rsidRDefault="00E5017A" w:rsidP="00E5017A">
      <w:pPr>
        <w:ind w:firstLine="708"/>
        <w:rPr>
          <w:rFonts w:cs="Times New Roman"/>
        </w:rPr>
      </w:pPr>
      <w:r>
        <w:rPr>
          <w:rFonts w:cs="Times New Roman"/>
        </w:rPr>
        <w:t>Данная реализация имеет только фазное исполнение, что, согласно современным тенденциям, является не лучшим решением для сетей с изолированной нейтралью и может приводить к излишним срабатывания.</w:t>
      </w:r>
    </w:p>
    <w:p w14:paraId="27D482F4" w14:textId="7FCF15E9" w:rsidR="00E5017A" w:rsidRDefault="00E5017A" w:rsidP="00E5017A">
      <w:pPr>
        <w:ind w:firstLine="708"/>
        <w:rPr>
          <w:rFonts w:cs="Times New Roman"/>
        </w:rPr>
      </w:pPr>
      <w:r>
        <w:rPr>
          <w:rFonts w:cs="Times New Roman"/>
        </w:rPr>
        <w:t>Характеристика срабатывания по своей схеме близка к базовой в первых версиях исполнения с тем отличием, что ширина зоны срабатывания задаётся не фиксированной – 180 градусов, а может уменьшаться. Данная особенность полезная, однако не решает концептуально ни одной из проблем, и всё равно требует ручной подстройки. Логика функционирования скопирована с стандартных органов РЗА без существенных модернизаций.</w:t>
      </w:r>
    </w:p>
    <w:p w14:paraId="7F178733" w14:textId="77777777" w:rsidR="00E5017A" w:rsidRDefault="00E5017A" w:rsidP="00E5017A">
      <w:pPr>
        <w:ind w:firstLine="708"/>
        <w:rPr>
          <w:rFonts w:cs="Times New Roman"/>
          <w:b/>
          <w:bCs/>
        </w:rPr>
      </w:pPr>
      <w:r w:rsidRPr="007B5879">
        <w:rPr>
          <w:rFonts w:cs="Times New Roman"/>
          <w:b/>
        </w:rPr>
        <w:t>Ни базовые, ни современные проблемы в РНМ данного производителя не решены.</w:t>
      </w:r>
    </w:p>
    <w:p w14:paraId="44AAA072" w14:textId="2981E514" w:rsidR="00E5017A" w:rsidRDefault="00E5017A" w:rsidP="00E5017A">
      <w:pPr>
        <w:ind w:firstLine="0"/>
        <w:rPr>
          <w:rFonts w:cs="Times New Roman"/>
          <w:b/>
          <w:bCs/>
        </w:rPr>
      </w:pPr>
    </w:p>
    <w:p w14:paraId="60DA0510" w14:textId="77777777" w:rsidR="00E5017A" w:rsidRDefault="00E5017A" w:rsidP="00E5017A">
      <w:pPr>
        <w:pStyle w:val="3"/>
      </w:pPr>
      <w:bookmarkStart w:id="46" w:name="_Toc201697655"/>
      <w:r w:rsidRPr="00CC4C02">
        <w:t>Механотроника (</w:t>
      </w:r>
      <w:commentRangeStart w:id="47"/>
      <w:r w:rsidRPr="00CC4C02">
        <w:t>БМРЗ</w:t>
      </w:r>
      <w:commentRangeEnd w:id="47"/>
      <w:r>
        <w:rPr>
          <w:rStyle w:val="a8"/>
          <w:rFonts w:eastAsia="SimSun" w:cs="Times New Roman"/>
          <w:b w:val="0"/>
          <w:lang w:val="en-US"/>
        </w:rPr>
        <w:commentReference w:id="47"/>
      </w:r>
      <w:r w:rsidRPr="00CC4C02">
        <w:t>)</w:t>
      </w:r>
      <w:bookmarkEnd w:id="46"/>
    </w:p>
    <w:p w14:paraId="09AB7F96" w14:textId="77777777" w:rsidR="00E5017A" w:rsidRDefault="00E5017A" w:rsidP="00E5017A">
      <w:pPr>
        <w:pStyle w:val="4"/>
      </w:pPr>
      <w:r>
        <w:t>Описание органа</w:t>
      </w:r>
    </w:p>
    <w:p w14:paraId="134A44FC" w14:textId="77777777" w:rsidR="00E5017A" w:rsidRDefault="00E5017A" w:rsidP="00E5017A">
      <w:pPr>
        <w:spacing w:line="20" w:lineRule="atLeast"/>
        <w:ind w:firstLine="708"/>
        <w:rPr>
          <w:rFonts w:cs="Times New Roman"/>
        </w:rPr>
      </w:pPr>
      <w:r>
        <w:rPr>
          <w:rFonts w:cs="Times New Roman"/>
        </w:rPr>
        <w:t xml:space="preserve">Выполнен в фазном исполнении по схеме – фаз </w:t>
      </w:r>
      <w:r w:rsidRPr="00242437">
        <w:rPr>
          <w:rFonts w:cs="Times New Roman"/>
        </w:rPr>
        <w:t>I</w:t>
      </w:r>
      <w:r>
        <w:rPr>
          <w:rFonts w:cs="Times New Roman"/>
          <w:lang w:val="en-US"/>
        </w:rPr>
        <w:t>A</w:t>
      </w:r>
      <w:r w:rsidRPr="00242437">
        <w:rPr>
          <w:rFonts w:cs="Times New Roman"/>
        </w:rPr>
        <w:t xml:space="preserve"> и </w:t>
      </w:r>
      <w:r>
        <w:rPr>
          <w:rFonts w:cs="Times New Roman"/>
          <w:lang w:val="en-US"/>
        </w:rPr>
        <w:t>U</w:t>
      </w:r>
      <w:r w:rsidRPr="00242437">
        <w:rPr>
          <w:rFonts w:cs="Times New Roman"/>
        </w:rPr>
        <w:t>ВС</w:t>
      </w:r>
      <w:r>
        <w:rPr>
          <w:rFonts w:cs="Times New Roman"/>
        </w:rPr>
        <w:t>. Задаётся через угол максимальной чувствительности и отстройкой от него на ±90 градусов. Присутствует угол гистерезис по углу. При потере питания используется напряжение памяти – 100мс.</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E5017A" w14:paraId="2DFB0917" w14:textId="77777777" w:rsidTr="00E5017A">
        <w:tc>
          <w:tcPr>
            <w:tcW w:w="9355" w:type="dxa"/>
          </w:tcPr>
          <w:p w14:paraId="23452076" w14:textId="77777777" w:rsidR="00E5017A" w:rsidRDefault="00E5017A" w:rsidP="00E5017A">
            <w:pPr>
              <w:jc w:val="center"/>
              <w:rPr>
                <w:rFonts w:cs="Times New Roman"/>
              </w:rPr>
            </w:pPr>
            <w:r w:rsidRPr="009701A0">
              <w:rPr>
                <w:rFonts w:cs="Times New Roman"/>
                <w:noProof/>
              </w:rPr>
              <w:lastRenderedPageBreak/>
              <w:drawing>
                <wp:inline distT="0" distB="0" distL="0" distR="0" wp14:anchorId="50433BF0" wp14:editId="3E5F4C64">
                  <wp:extent cx="3366578" cy="3121609"/>
                  <wp:effectExtent l="0" t="0" r="5715"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87992" cy="3141465"/>
                          </a:xfrm>
                          <a:prstGeom prst="rect">
                            <a:avLst/>
                          </a:prstGeom>
                        </pic:spPr>
                      </pic:pic>
                    </a:graphicData>
                  </a:graphic>
                </wp:inline>
              </w:drawing>
            </w:r>
          </w:p>
        </w:tc>
      </w:tr>
      <w:tr w:rsidR="00E5017A" w14:paraId="7D0D9620" w14:textId="77777777" w:rsidTr="00E5017A">
        <w:tc>
          <w:tcPr>
            <w:tcW w:w="9355" w:type="dxa"/>
          </w:tcPr>
          <w:p w14:paraId="12987001" w14:textId="77777777" w:rsidR="00E5017A" w:rsidRDefault="00E5017A" w:rsidP="00E5017A">
            <w:pPr>
              <w:jc w:val="center"/>
              <w:rPr>
                <w:rFonts w:cs="Times New Roman"/>
              </w:rPr>
            </w:pPr>
            <w:r>
              <w:rPr>
                <w:rFonts w:cs="Times New Roman"/>
              </w:rPr>
              <w:t>Рисунок 1. РНМ производства Механотроника</w:t>
            </w:r>
            <w:r w:rsidRPr="00AB0A8F">
              <w:rPr>
                <w:rFonts w:cs="Times New Roman"/>
              </w:rPr>
              <w:t>.</w:t>
            </w:r>
          </w:p>
        </w:tc>
      </w:tr>
    </w:tbl>
    <w:p w14:paraId="0D453992" w14:textId="77777777" w:rsidR="00E5017A" w:rsidRDefault="00E5017A" w:rsidP="00E5017A">
      <w:pPr>
        <w:pStyle w:val="4"/>
      </w:pPr>
      <w:r>
        <w:t>Оценка функционирования</w:t>
      </w:r>
    </w:p>
    <w:p w14:paraId="33BE57E7" w14:textId="77777777" w:rsidR="00E5017A" w:rsidRDefault="00E5017A" w:rsidP="00E5017A">
      <w:pPr>
        <w:ind w:firstLine="708"/>
        <w:rPr>
          <w:rFonts w:cs="Times New Roman"/>
        </w:rPr>
      </w:pPr>
      <w:r>
        <w:rPr>
          <w:rFonts w:cs="Times New Roman"/>
        </w:rPr>
        <w:t>Данная реализация имеет только фазное исполнение, что, согласно современным тенденциям, является не лучшим решением для сетей с изолированной нейтралью и может приводить к излишним срабатывания.</w:t>
      </w:r>
    </w:p>
    <w:p w14:paraId="283F05CC" w14:textId="5C8A975F" w:rsidR="00E5017A" w:rsidRDefault="00E5017A" w:rsidP="00E5017A">
      <w:pPr>
        <w:ind w:firstLine="708"/>
        <w:rPr>
          <w:rFonts w:cs="Times New Roman"/>
        </w:rPr>
      </w:pPr>
      <w:r>
        <w:rPr>
          <w:rFonts w:cs="Times New Roman"/>
        </w:rPr>
        <w:t>Характеристика срабатывания по своей схеме близка к базовой в первых версиях исполнения с тем отличием, что присутствует гистерезис на границе, который изменяет поведение. Данная особенность полезная, однако не решает концептуально ни одной из проблем, и всё равно требует ручной подстройки. А также используется не напряжение соседней секции, а напряжение памяти, что может приводить к проблемам функционирования при длительной аварии.</w:t>
      </w:r>
    </w:p>
    <w:p w14:paraId="14CE2486" w14:textId="77777777" w:rsidR="00E5017A" w:rsidRDefault="00E5017A" w:rsidP="00E5017A">
      <w:pPr>
        <w:ind w:firstLine="708"/>
        <w:rPr>
          <w:rFonts w:cs="Times New Roman"/>
          <w:b/>
          <w:bCs/>
        </w:rPr>
      </w:pPr>
      <w:r w:rsidRPr="007B5879">
        <w:rPr>
          <w:rFonts w:cs="Times New Roman"/>
          <w:b/>
        </w:rPr>
        <w:t>Ни базовые, ни современные проблемы в РНМ данного производителя не решены.</w:t>
      </w:r>
    </w:p>
    <w:p w14:paraId="435BF21C" w14:textId="77777777" w:rsidR="00E5017A" w:rsidRDefault="00E5017A" w:rsidP="00E5017A">
      <w:pPr>
        <w:rPr>
          <w:rFonts w:cs="Times New Roman"/>
          <w:szCs w:val="24"/>
        </w:rPr>
      </w:pPr>
      <w:r>
        <w:rPr>
          <w:rFonts w:cs="Times New Roman"/>
          <w:szCs w:val="24"/>
        </w:rPr>
        <w:br w:type="page"/>
      </w:r>
    </w:p>
    <w:p w14:paraId="3963F650" w14:textId="77777777" w:rsidR="00E5017A" w:rsidRDefault="00E5017A" w:rsidP="00E5017A">
      <w:pPr>
        <w:pStyle w:val="3"/>
      </w:pPr>
      <w:bookmarkStart w:id="48" w:name="_Toc201697656"/>
      <w:commentRangeStart w:id="49"/>
      <w:r w:rsidRPr="00CE4AD0">
        <w:lastRenderedPageBreak/>
        <w:t>Бреслер</w:t>
      </w:r>
      <w:commentRangeEnd w:id="49"/>
      <w:r w:rsidR="00ED4BD5">
        <w:rPr>
          <w:rStyle w:val="a8"/>
          <w:rFonts w:eastAsia="SimSun" w:cs="Times New Roman"/>
          <w:b w:val="0"/>
          <w:lang w:val="en-US"/>
        </w:rPr>
        <w:commentReference w:id="49"/>
      </w:r>
      <w:bookmarkEnd w:id="48"/>
    </w:p>
    <w:p w14:paraId="574EB99F" w14:textId="77777777" w:rsidR="00E5017A" w:rsidRDefault="00E5017A" w:rsidP="00E5017A">
      <w:pPr>
        <w:pStyle w:val="4"/>
      </w:pPr>
      <w:r>
        <w:t>Описание органа</w:t>
      </w:r>
    </w:p>
    <w:p w14:paraId="0233F56A" w14:textId="11A5C8E9" w:rsidR="00E5017A" w:rsidRDefault="00E5017A" w:rsidP="00E5017A">
      <w:pPr>
        <w:spacing w:line="20" w:lineRule="atLeast"/>
        <w:ind w:firstLine="708"/>
        <w:rPr>
          <w:rFonts w:cs="Times New Roman"/>
        </w:rPr>
      </w:pPr>
      <w:r>
        <w:rPr>
          <w:rFonts w:cs="Times New Roman"/>
        </w:rPr>
        <w:t xml:space="preserve">Выполнен </w:t>
      </w:r>
      <w:r w:rsidR="0043649F">
        <w:rPr>
          <w:rFonts w:cs="Times New Roman"/>
        </w:rPr>
        <w:t xml:space="preserve">на основе анализа </w:t>
      </w:r>
      <w:r>
        <w:rPr>
          <w:rFonts w:cs="Times New Roman"/>
        </w:rPr>
        <w:t>прям</w:t>
      </w:r>
      <w:r w:rsidR="0043649F">
        <w:rPr>
          <w:rFonts w:cs="Times New Roman"/>
        </w:rPr>
        <w:t>ых</w:t>
      </w:r>
      <w:r>
        <w:rPr>
          <w:rFonts w:cs="Times New Roman"/>
        </w:rPr>
        <w:t xml:space="preserve"> последовательност</w:t>
      </w:r>
      <w:r w:rsidR="0043649F">
        <w:rPr>
          <w:rFonts w:cs="Times New Roman"/>
        </w:rPr>
        <w:t>ей</w:t>
      </w:r>
      <w:r>
        <w:rPr>
          <w:rFonts w:cs="Times New Roman"/>
        </w:rPr>
        <w:t xml:space="preserve">. Характеристики срабатывания </w:t>
      </w:r>
      <w:r w:rsidR="0043649F" w:rsidRPr="0043649F">
        <w:rPr>
          <w:rFonts w:cs="Times New Roman"/>
          <w:highlight w:val="yellow"/>
        </w:rPr>
        <w:t xml:space="preserve">описаны в </w:t>
      </w:r>
      <w:commentRangeStart w:id="50"/>
      <w:r w:rsidR="0043649F" w:rsidRPr="0043649F">
        <w:rPr>
          <w:rFonts w:cs="Times New Roman"/>
          <w:highlight w:val="yellow"/>
        </w:rPr>
        <w:t xml:space="preserve">формуле </w:t>
      </w:r>
      <w:commentRangeEnd w:id="50"/>
      <w:r w:rsidR="0043649F">
        <w:rPr>
          <w:rStyle w:val="a8"/>
          <w:rFonts w:eastAsia="SimSun" w:cs="Times New Roman"/>
          <w:lang w:val="en-US"/>
        </w:rPr>
        <w:commentReference w:id="50"/>
      </w:r>
      <w:r w:rsidR="0043649F" w:rsidRPr="0043649F">
        <w:rPr>
          <w:rFonts w:cs="Times New Roman"/>
          <w:color w:val="FF0000"/>
          <w:highlight w:val="yellow"/>
        </w:rPr>
        <w:t>ХХ</w:t>
      </w:r>
      <w:r w:rsidR="0043649F">
        <w:rPr>
          <w:rFonts w:cs="Times New Roman"/>
          <w:color w:val="FF0000"/>
        </w:rPr>
        <w:t xml:space="preserve"> взятой из диссертации </w:t>
      </w:r>
      <w:r w:rsidR="0043649F">
        <w:rPr>
          <w:rFonts w:cs="Times New Roman"/>
        </w:rPr>
        <w:t>Жукова «</w:t>
      </w:r>
      <w:r w:rsidR="0043649F" w:rsidRPr="00640140">
        <w:rPr>
          <w:rFonts w:cs="Times New Roman"/>
        </w:rPr>
        <w:t>Повышение эффективности работы АВР</w:t>
      </w:r>
      <w:r w:rsidR="0043649F">
        <w:rPr>
          <w:rFonts w:cs="Times New Roman"/>
        </w:rPr>
        <w:t xml:space="preserve">» </w:t>
      </w:r>
      <w:r w:rsidR="0043649F" w:rsidRPr="0043649F">
        <w:rPr>
          <w:rFonts w:cs="Times New Roman"/>
        </w:rPr>
        <w:t>[</w:t>
      </w:r>
      <w:r w:rsidR="0043649F" w:rsidRPr="0043649F">
        <w:rPr>
          <w:rFonts w:cs="Times New Roman"/>
          <w:highlight w:val="yellow"/>
        </w:rPr>
        <w:t>ХХ</w:t>
      </w:r>
      <w:commentRangeStart w:id="51"/>
      <w:r w:rsidR="0043649F" w:rsidRPr="0043649F">
        <w:rPr>
          <w:rFonts w:cs="Times New Roman"/>
        </w:rPr>
        <w:t>]</w:t>
      </w:r>
      <w:commentRangeEnd w:id="51"/>
      <w:r w:rsidR="0043649F">
        <w:rPr>
          <w:rStyle w:val="a8"/>
          <w:rFonts w:eastAsia="SimSun" w:cs="Times New Roman"/>
          <w:lang w:val="en-US"/>
        </w:rPr>
        <w:commentReference w:id="51"/>
      </w:r>
      <w:r w:rsidR="0043649F">
        <w:rPr>
          <w:rFonts w:cs="Times New Roman"/>
        </w:rPr>
        <w:t>. Приведённые характеристики в точности совпадают, поэтому решено приравнять их</w:t>
      </w:r>
      <w:r>
        <w:rPr>
          <w:rFonts w:cs="Times New Roman"/>
        </w:rPr>
        <w:t>. В качестве уставок задаются только: уставка по току, коэффициент подпитки, угол максимальной чувствительности.</w:t>
      </w:r>
    </w:p>
    <w:p w14:paraId="143F74A6" w14:textId="77777777" w:rsidR="00E5017A" w:rsidRPr="00945841" w:rsidRDefault="00E5017A" w:rsidP="00E5017A">
      <w:pPr>
        <w:ind w:firstLine="600"/>
        <w:rPr>
          <w:szCs w:val="24"/>
        </w:rPr>
      </w:pPr>
      <w:r w:rsidRPr="00A14768">
        <w:rPr>
          <w:position w:val="-40"/>
          <w:szCs w:val="24"/>
        </w:rPr>
        <w:object w:dxaOrig="7000" w:dyaOrig="920" w14:anchorId="4EF5D4C2">
          <v:shape id="_x0000_i1026" type="#_x0000_t75" style="width:339.35pt;height:43.85pt" o:ole="">
            <v:imagedata r:id="rId30" o:title=""/>
          </v:shape>
          <o:OLEObject Type="Embed" ProgID="Equation.3" ShapeID="_x0000_i1026" DrawAspect="Content" ObjectID="_1846438718" r:id="rId31"/>
        </w:object>
      </w:r>
      <w:r w:rsidRPr="00945841">
        <w:rPr>
          <w:szCs w:val="24"/>
        </w:rPr>
        <w:t>,</w:t>
      </w:r>
    </w:p>
    <w:p w14:paraId="54C61496" w14:textId="5F1EDCCF" w:rsidR="00E5017A" w:rsidRDefault="00E5017A" w:rsidP="00E5017A">
      <w:pPr>
        <w:spacing w:line="20" w:lineRule="atLeast"/>
        <w:ind w:firstLine="708"/>
        <w:rPr>
          <w:rFonts w:cs="Times New Roman"/>
        </w:rPr>
      </w:pPr>
    </w:p>
    <w:p w14:paraId="4E10B1CE" w14:textId="77777777" w:rsidR="00E5017A" w:rsidRPr="00640140" w:rsidRDefault="00E5017A" w:rsidP="00E5017A">
      <w:pPr>
        <w:spacing w:line="20" w:lineRule="atLeast"/>
        <w:rPr>
          <w:rFonts w:cs="Times New Roman"/>
        </w:rPr>
      </w:pPr>
      <w:r w:rsidRPr="00640140">
        <w:rPr>
          <w:rFonts w:cs="Times New Roman"/>
          <w:noProof/>
        </w:rPr>
        <w:drawing>
          <wp:inline distT="0" distB="0" distL="0" distR="0" wp14:anchorId="690268E0" wp14:editId="1C7E3D55">
            <wp:extent cx="5101429" cy="3691788"/>
            <wp:effectExtent l="0" t="0" r="444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3599" cy="3700595"/>
                    </a:xfrm>
                    <a:prstGeom prst="rect">
                      <a:avLst/>
                    </a:prstGeom>
                  </pic:spPr>
                </pic:pic>
              </a:graphicData>
            </a:graphic>
          </wp:inline>
        </w:drawing>
      </w:r>
    </w:p>
    <w:p w14:paraId="71821A94" w14:textId="77777777" w:rsidR="00E5017A" w:rsidRDefault="00E5017A" w:rsidP="00E5017A">
      <w:pPr>
        <w:spacing w:line="20" w:lineRule="atLeast"/>
        <w:ind w:firstLine="708"/>
      </w:pPr>
    </w:p>
    <w:p w14:paraId="27428B70" w14:textId="77777777" w:rsidR="00E5017A" w:rsidRDefault="00E5017A" w:rsidP="00E5017A">
      <w:pPr>
        <w:pStyle w:val="4"/>
      </w:pPr>
      <w:r>
        <w:t>Оценка функционирования</w:t>
      </w:r>
    </w:p>
    <w:p w14:paraId="03EBC86D" w14:textId="48600460" w:rsidR="00E5017A" w:rsidRDefault="00E5017A" w:rsidP="00E5017A">
      <w:pPr>
        <w:ind w:firstLine="708"/>
        <w:rPr>
          <w:rFonts w:cs="Times New Roman"/>
        </w:rPr>
      </w:pPr>
      <w:r>
        <w:rPr>
          <w:rFonts w:cs="Times New Roman"/>
        </w:rPr>
        <w:t>Данная реализация имеет только исполнение только по прямой последовательности, что, согласно современным тенденциям актуально для сетей с изолированной нейтралью (6-35кВ). Однако применение в сетях с глухозаземлённой нейтралью (0,4кВ) может вызвать сложности.</w:t>
      </w:r>
      <w:r w:rsidR="0043649F">
        <w:rPr>
          <w:rFonts w:cs="Times New Roman"/>
        </w:rPr>
        <w:t xml:space="preserve"> </w:t>
      </w:r>
      <w:r>
        <w:rPr>
          <w:rFonts w:cs="Times New Roman"/>
        </w:rPr>
        <w:t>Характеристика срабатывания по своей схеме практически аналогична к базовой в первых версиях исполнения.</w:t>
      </w:r>
      <w:r w:rsidR="0043649F">
        <w:rPr>
          <w:rFonts w:cs="Times New Roman"/>
        </w:rPr>
        <w:t xml:space="preserve"> Имеется интересное решение с использование активной составляющей полученной характеристики, однако данный фактор не вносит существенных отличий по отношению к заданию двух угловых порогов или угла максимальной чувствительности</w:t>
      </w:r>
    </w:p>
    <w:p w14:paraId="0774ADC8" w14:textId="77777777" w:rsidR="00E5017A" w:rsidRDefault="00E5017A" w:rsidP="00E5017A">
      <w:pPr>
        <w:ind w:firstLine="708"/>
        <w:rPr>
          <w:rFonts w:cs="Times New Roman"/>
          <w:b/>
          <w:bCs/>
        </w:rPr>
      </w:pPr>
      <w:r w:rsidRPr="007B5879">
        <w:rPr>
          <w:rFonts w:cs="Times New Roman"/>
          <w:b/>
        </w:rPr>
        <w:t>Ни базовые, ни современные проблемы в РНМ данного производителя не решены.</w:t>
      </w:r>
    </w:p>
    <w:p w14:paraId="223B7D44" w14:textId="77777777" w:rsidR="00E5017A" w:rsidRDefault="00E5017A" w:rsidP="00E5017A">
      <w:pPr>
        <w:rPr>
          <w:rFonts w:cs="Times New Roman"/>
          <w:szCs w:val="24"/>
        </w:rPr>
      </w:pPr>
    </w:p>
    <w:p w14:paraId="5F41689A" w14:textId="77777777" w:rsidR="00E5017A" w:rsidRDefault="00E5017A" w:rsidP="00E5017A">
      <w:pPr>
        <w:pStyle w:val="3"/>
      </w:pPr>
      <w:bookmarkStart w:id="52" w:name="_Toc201697657"/>
      <w:commentRangeStart w:id="53"/>
      <w:r w:rsidRPr="00752A50">
        <w:lastRenderedPageBreak/>
        <w:t>ЧЭАЗ</w:t>
      </w:r>
      <w:commentRangeEnd w:id="53"/>
      <w:r w:rsidR="0043649F">
        <w:rPr>
          <w:rStyle w:val="a8"/>
          <w:rFonts w:eastAsia="SimSun" w:cs="Times New Roman"/>
          <w:b w:val="0"/>
          <w:lang w:val="en-US"/>
        </w:rPr>
        <w:commentReference w:id="53"/>
      </w:r>
      <w:bookmarkEnd w:id="52"/>
    </w:p>
    <w:p w14:paraId="31689C40" w14:textId="77777777" w:rsidR="00E5017A" w:rsidRDefault="00E5017A" w:rsidP="00E5017A">
      <w:pPr>
        <w:pStyle w:val="4"/>
      </w:pPr>
      <w:r>
        <w:t>Описание органа</w:t>
      </w:r>
    </w:p>
    <w:p w14:paraId="153F221D" w14:textId="77777777" w:rsidR="00E5017A" w:rsidRDefault="00E5017A" w:rsidP="00E5017A">
      <w:pPr>
        <w:spacing w:line="20" w:lineRule="atLeast"/>
        <w:ind w:firstLine="708"/>
      </w:pPr>
      <w:r>
        <w:rPr>
          <w:rFonts w:cs="Times New Roman"/>
        </w:rPr>
        <w:t>Орган называется «Изменение направление мощности». Какая-либо информация о принципах работы практически отсутствует.</w:t>
      </w:r>
    </w:p>
    <w:p w14:paraId="320C645D" w14:textId="77777777" w:rsidR="00E5017A" w:rsidRDefault="00E5017A" w:rsidP="00E5017A">
      <w:pPr>
        <w:pStyle w:val="4"/>
      </w:pPr>
      <w:r>
        <w:t>Оценка функционирования</w:t>
      </w:r>
    </w:p>
    <w:p w14:paraId="2073159C" w14:textId="77777777" w:rsidR="00E5017A" w:rsidRPr="007B5879" w:rsidRDefault="00E5017A" w:rsidP="00E5017A">
      <w:pPr>
        <w:ind w:firstLine="708"/>
        <w:rPr>
          <w:rFonts w:cs="Times New Roman"/>
          <w:b/>
          <w:bCs/>
        </w:rPr>
      </w:pPr>
      <w:r>
        <w:rPr>
          <w:rFonts w:cs="Times New Roman"/>
          <w:b/>
        </w:rPr>
        <w:t>Оценку провести не удалось ввиду отсутствия надлежащей информации. Следовательно, предполагаем, что н</w:t>
      </w:r>
      <w:r w:rsidRPr="007B5879">
        <w:rPr>
          <w:rFonts w:cs="Times New Roman"/>
          <w:b/>
        </w:rPr>
        <w:t>и базовые, ни современные проблемы в РНМ данного производителя не решены.</w:t>
      </w:r>
    </w:p>
    <w:p w14:paraId="7A10C2A2" w14:textId="31801B50" w:rsidR="00E5017A" w:rsidRDefault="00E5017A" w:rsidP="0043649F">
      <w:pPr>
        <w:ind w:firstLine="0"/>
        <w:rPr>
          <w:rFonts w:cs="Times New Roman"/>
          <w:szCs w:val="24"/>
        </w:rPr>
      </w:pPr>
    </w:p>
    <w:p w14:paraId="7007AD32" w14:textId="77777777" w:rsidR="00E5017A" w:rsidRDefault="00E5017A" w:rsidP="00E5017A">
      <w:pPr>
        <w:pStyle w:val="3"/>
      </w:pPr>
      <w:bookmarkStart w:id="54" w:name="_Toc201697658"/>
      <w:r w:rsidRPr="005964B5">
        <w:t>Радиус Автоматика (</w:t>
      </w:r>
      <w:commentRangeStart w:id="55"/>
      <w:r w:rsidRPr="005964B5">
        <w:t>Сириус</w:t>
      </w:r>
      <w:commentRangeEnd w:id="55"/>
      <w:r w:rsidR="0043649F">
        <w:rPr>
          <w:rStyle w:val="a8"/>
          <w:rFonts w:eastAsia="SimSun" w:cs="Times New Roman"/>
          <w:b w:val="0"/>
          <w:lang w:val="en-US"/>
        </w:rPr>
        <w:commentReference w:id="55"/>
      </w:r>
      <w:r w:rsidRPr="005964B5">
        <w:t>)</w:t>
      </w:r>
      <w:bookmarkEnd w:id="54"/>
    </w:p>
    <w:p w14:paraId="46788683" w14:textId="77777777" w:rsidR="00E5017A" w:rsidRDefault="00E5017A" w:rsidP="00E5017A">
      <w:pPr>
        <w:pStyle w:val="4"/>
      </w:pPr>
      <w:r>
        <w:t>Описание органа</w:t>
      </w:r>
    </w:p>
    <w:p w14:paraId="18CD1D98" w14:textId="77777777" w:rsidR="00E5017A" w:rsidRDefault="00E5017A" w:rsidP="00E5017A">
      <w:pPr>
        <w:spacing w:line="20" w:lineRule="atLeast"/>
        <w:ind w:firstLine="708"/>
        <w:rPr>
          <w:rFonts w:cs="Times New Roman"/>
        </w:rPr>
      </w:pPr>
      <w:r>
        <w:rPr>
          <w:rFonts w:cs="Times New Roman"/>
        </w:rPr>
        <w:t>Орган работает по направлению активной мощности. Какая-либо информация о принципах работы практически отсутствует.</w:t>
      </w:r>
    </w:p>
    <w:p w14:paraId="461CEF84" w14:textId="77777777" w:rsidR="00E5017A" w:rsidRDefault="00E5017A" w:rsidP="00E5017A">
      <w:pPr>
        <w:pStyle w:val="4"/>
      </w:pPr>
      <w:r>
        <w:t>Оценка функционирования</w:t>
      </w:r>
    </w:p>
    <w:p w14:paraId="5F1D7AB6" w14:textId="77777777" w:rsidR="00E5017A" w:rsidRPr="007B5879" w:rsidRDefault="00E5017A" w:rsidP="00E5017A">
      <w:pPr>
        <w:ind w:firstLine="708"/>
        <w:rPr>
          <w:rFonts w:cs="Times New Roman"/>
          <w:b/>
          <w:bCs/>
        </w:rPr>
      </w:pPr>
      <w:r>
        <w:rPr>
          <w:rFonts w:cs="Times New Roman"/>
          <w:b/>
        </w:rPr>
        <w:t>Оценку провести не удалось ввиду отсутствия надлежащей информации. Следовательно, предполагаем, что н</w:t>
      </w:r>
      <w:r w:rsidRPr="007B5879">
        <w:rPr>
          <w:rFonts w:cs="Times New Roman"/>
          <w:b/>
        </w:rPr>
        <w:t xml:space="preserve">и базовые, ни современные проблемы в РНМ данного производителя не </w:t>
      </w:r>
      <w:commentRangeStart w:id="56"/>
      <w:r w:rsidRPr="007B5879">
        <w:rPr>
          <w:rFonts w:cs="Times New Roman"/>
          <w:b/>
        </w:rPr>
        <w:t>решены</w:t>
      </w:r>
      <w:commentRangeEnd w:id="56"/>
      <w:r w:rsidR="0043649F">
        <w:rPr>
          <w:rStyle w:val="a8"/>
          <w:rFonts w:eastAsia="SimSun" w:cs="Times New Roman"/>
          <w:lang w:val="en-US"/>
        </w:rPr>
        <w:commentReference w:id="56"/>
      </w:r>
      <w:r w:rsidRPr="007B5879">
        <w:rPr>
          <w:rFonts w:cs="Times New Roman"/>
          <w:b/>
        </w:rPr>
        <w:t>.</w:t>
      </w:r>
    </w:p>
    <w:p w14:paraId="00DCDB96" w14:textId="77777777" w:rsidR="00E5017A" w:rsidRDefault="00E5017A" w:rsidP="00E5017A">
      <w:pPr>
        <w:spacing w:line="20" w:lineRule="atLeast"/>
        <w:ind w:firstLine="708"/>
        <w:rPr>
          <w:rFonts w:cs="Times New Roman"/>
          <w:szCs w:val="24"/>
        </w:rPr>
      </w:pPr>
    </w:p>
    <w:p w14:paraId="33E0CB94" w14:textId="77777777" w:rsidR="00E5017A" w:rsidRDefault="00E5017A" w:rsidP="00E5017A">
      <w:pPr>
        <w:pStyle w:val="3"/>
      </w:pPr>
      <w:bookmarkStart w:id="57" w:name="_Toc201697659"/>
      <w:r w:rsidRPr="00615914">
        <w:t>Релематика (</w:t>
      </w:r>
      <w:commentRangeStart w:id="58"/>
      <w:r w:rsidRPr="00615914">
        <w:t>ТОР300</w:t>
      </w:r>
      <w:commentRangeEnd w:id="58"/>
      <w:r w:rsidR="0043649F">
        <w:rPr>
          <w:rStyle w:val="a8"/>
          <w:rFonts w:eastAsia="SimSun" w:cs="Times New Roman"/>
          <w:b w:val="0"/>
          <w:lang w:val="en-US"/>
        </w:rPr>
        <w:commentReference w:id="58"/>
      </w:r>
      <w:r w:rsidRPr="00615914">
        <w:t>)</w:t>
      </w:r>
      <w:bookmarkEnd w:id="57"/>
    </w:p>
    <w:p w14:paraId="6D917866" w14:textId="77777777" w:rsidR="00E5017A" w:rsidRDefault="00E5017A" w:rsidP="00E5017A">
      <w:pPr>
        <w:pStyle w:val="4"/>
      </w:pPr>
      <w:r>
        <w:t>Описание органа</w:t>
      </w:r>
    </w:p>
    <w:p w14:paraId="00C4DF8A" w14:textId="77777777" w:rsidR="00E5017A" w:rsidRDefault="00E5017A" w:rsidP="00E5017A">
      <w:pPr>
        <w:spacing w:line="20" w:lineRule="atLeast"/>
        <w:ind w:firstLine="708"/>
        <w:rPr>
          <w:rFonts w:cs="Times New Roman"/>
        </w:rPr>
      </w:pPr>
      <w:r>
        <w:rPr>
          <w:rFonts w:cs="Times New Roman"/>
        </w:rPr>
        <w:t>Найти руководство эксплуатации именно на БАВР найти не удалось. Лишь сертификат коды, где есть БАВР. Ну и статью рекламную.</w:t>
      </w:r>
    </w:p>
    <w:p w14:paraId="1BC055A0" w14:textId="77777777" w:rsidR="00E5017A" w:rsidRDefault="00E5017A" w:rsidP="00E5017A">
      <w:pPr>
        <w:pStyle w:val="4"/>
      </w:pPr>
      <w:r>
        <w:t>Оценка функционирования</w:t>
      </w:r>
    </w:p>
    <w:p w14:paraId="3CA1A036" w14:textId="77777777" w:rsidR="00E5017A" w:rsidRPr="007B5879" w:rsidRDefault="00E5017A" w:rsidP="00E5017A">
      <w:pPr>
        <w:ind w:firstLine="708"/>
        <w:rPr>
          <w:rFonts w:cs="Times New Roman"/>
          <w:b/>
          <w:bCs/>
        </w:rPr>
      </w:pPr>
      <w:r>
        <w:rPr>
          <w:rFonts w:cs="Times New Roman"/>
          <w:b/>
        </w:rPr>
        <w:t>Оценку провести не удалось ввиду отсутствия надлежащей информации. Следовательно, предполагаем, что н</w:t>
      </w:r>
      <w:r w:rsidRPr="007B5879">
        <w:rPr>
          <w:rFonts w:cs="Times New Roman"/>
          <w:b/>
        </w:rPr>
        <w:t>и базовые, ни современные проблемы в РНМ данного производителя не решены.</w:t>
      </w:r>
    </w:p>
    <w:p w14:paraId="1F8C08BB" w14:textId="77777777" w:rsidR="00E5017A" w:rsidRDefault="00E5017A" w:rsidP="00E5017A">
      <w:pPr>
        <w:spacing w:line="20" w:lineRule="atLeast"/>
        <w:ind w:firstLine="708"/>
        <w:rPr>
          <w:rFonts w:cs="Times New Roman"/>
          <w:szCs w:val="24"/>
        </w:rPr>
      </w:pPr>
    </w:p>
    <w:p w14:paraId="5A37A647" w14:textId="41D1D6D4" w:rsidR="00E5017A" w:rsidRPr="00BC61D4" w:rsidRDefault="00E5017A" w:rsidP="00E5017A">
      <w:pPr>
        <w:pStyle w:val="3"/>
      </w:pPr>
      <w:bookmarkStart w:id="59" w:name="_Toc201697660"/>
      <w:commentRangeStart w:id="60"/>
      <w:commentRangeStart w:id="61"/>
      <w:r w:rsidRPr="00BC61D4">
        <w:rPr>
          <w:lang w:val="en-US"/>
        </w:rPr>
        <w:t>ABB</w:t>
      </w:r>
      <w:commentRangeEnd w:id="60"/>
      <w:r>
        <w:rPr>
          <w:rStyle w:val="a8"/>
          <w:rFonts w:eastAsia="SimSun" w:cs="Times New Roman"/>
          <w:b w:val="0"/>
          <w:lang w:val="en-US"/>
        </w:rPr>
        <w:commentReference w:id="60"/>
      </w:r>
      <w:commentRangeEnd w:id="61"/>
      <w:r w:rsidR="0043649F">
        <w:t xml:space="preserve"> (</w:t>
      </w:r>
      <w:r w:rsidR="0043649F">
        <w:rPr>
          <w:lang w:val="en-US"/>
        </w:rPr>
        <w:t>SUE 3000</w:t>
      </w:r>
      <w:r w:rsidR="0043649F">
        <w:t>)</w:t>
      </w:r>
      <w:r w:rsidR="0043649F">
        <w:rPr>
          <w:rStyle w:val="a8"/>
          <w:rFonts w:eastAsia="SimSun" w:cs="Times New Roman"/>
          <w:b w:val="0"/>
          <w:lang w:val="en-US"/>
        </w:rPr>
        <w:commentReference w:id="61"/>
      </w:r>
      <w:bookmarkEnd w:id="59"/>
    </w:p>
    <w:p w14:paraId="12270369" w14:textId="77777777" w:rsidR="00E5017A" w:rsidRDefault="00E5017A" w:rsidP="00E5017A">
      <w:pPr>
        <w:pStyle w:val="4"/>
      </w:pPr>
      <w:r>
        <w:t>Описание органа</w:t>
      </w:r>
    </w:p>
    <w:p w14:paraId="7DBA7C20" w14:textId="77777777" w:rsidR="00E5017A" w:rsidRPr="00C257FD" w:rsidRDefault="00E5017A" w:rsidP="00E5017A">
      <w:pPr>
        <w:spacing w:line="20" w:lineRule="atLeast"/>
        <w:ind w:firstLine="708"/>
        <w:rPr>
          <w:rFonts w:cs="Times New Roman"/>
          <w:color w:val="FF0000"/>
        </w:rPr>
      </w:pPr>
      <w:r w:rsidRPr="00C257FD">
        <w:rPr>
          <w:rFonts w:cs="Times New Roman"/>
          <w:color w:val="FF0000"/>
          <w:highlight w:val="yellow"/>
        </w:rPr>
        <w:t>Наверное, стоит выкинуть английские версии, или лучше разобраться, так как пока это выглядит как «Я ничего не понял…»</w:t>
      </w:r>
    </w:p>
    <w:p w14:paraId="7638E589" w14:textId="77777777" w:rsidR="00E5017A" w:rsidRDefault="00E5017A" w:rsidP="00E5017A">
      <w:pPr>
        <w:spacing w:line="20" w:lineRule="atLeast"/>
        <w:ind w:firstLine="708"/>
        <w:rPr>
          <w:rFonts w:cs="Times New Roman"/>
        </w:rPr>
      </w:pPr>
      <w:r>
        <w:rPr>
          <w:rFonts w:cs="Times New Roman"/>
        </w:rPr>
        <w:t>Какая-либо информация о принципах работы отсутствует.</w:t>
      </w:r>
    </w:p>
    <w:p w14:paraId="7FCABA2B" w14:textId="77777777" w:rsidR="00E5017A" w:rsidRDefault="00E5017A" w:rsidP="00E5017A">
      <w:pPr>
        <w:pStyle w:val="4"/>
      </w:pPr>
      <w:r>
        <w:t>Оценка функционирования</w:t>
      </w:r>
    </w:p>
    <w:p w14:paraId="1F54F823" w14:textId="77777777" w:rsidR="00E5017A" w:rsidRPr="007B5879" w:rsidRDefault="00E5017A" w:rsidP="00E5017A">
      <w:pPr>
        <w:ind w:firstLine="708"/>
        <w:rPr>
          <w:rFonts w:cs="Times New Roman"/>
          <w:b/>
          <w:bCs/>
        </w:rPr>
      </w:pPr>
      <w:r>
        <w:rPr>
          <w:rFonts w:cs="Times New Roman"/>
          <w:b/>
        </w:rPr>
        <w:t>Оценку провести не удалось ввиду отсутствия надлежащей информации. Следовательно, предполагаем, что н</w:t>
      </w:r>
      <w:r w:rsidRPr="007B5879">
        <w:rPr>
          <w:rFonts w:cs="Times New Roman"/>
          <w:b/>
        </w:rPr>
        <w:t>и базовые, ни современные проблемы в РНМ данного производителя не решены.</w:t>
      </w:r>
    </w:p>
    <w:p w14:paraId="19C01B94" w14:textId="77777777" w:rsidR="00E5017A" w:rsidRDefault="00E5017A" w:rsidP="00E5017A">
      <w:pPr>
        <w:spacing w:line="20" w:lineRule="atLeast"/>
        <w:ind w:firstLine="708"/>
        <w:rPr>
          <w:rFonts w:cs="Times New Roman"/>
          <w:szCs w:val="24"/>
        </w:rPr>
      </w:pPr>
    </w:p>
    <w:p w14:paraId="79EEAD77" w14:textId="04824C40" w:rsidR="00E5017A" w:rsidRPr="007043CD" w:rsidRDefault="00E5017A" w:rsidP="00E5017A">
      <w:pPr>
        <w:pStyle w:val="3"/>
        <w:rPr>
          <w:lang w:val="en-US"/>
        </w:rPr>
      </w:pPr>
      <w:bookmarkStart w:id="62" w:name="_Toc201697661"/>
      <w:r w:rsidRPr="002D07EA">
        <w:rPr>
          <w:lang w:val="en-US"/>
        </w:rPr>
        <w:lastRenderedPageBreak/>
        <w:t xml:space="preserve">Digital Motor Bus </w:t>
      </w:r>
      <w:commentRangeStart w:id="63"/>
      <w:r w:rsidRPr="002D07EA">
        <w:rPr>
          <w:lang w:val="en-US"/>
        </w:rPr>
        <w:t xml:space="preserve">Transfer </w:t>
      </w:r>
      <w:commentRangeEnd w:id="63"/>
      <w:r w:rsidR="0043649F">
        <w:rPr>
          <w:rStyle w:val="a8"/>
          <w:rFonts w:eastAsia="SimSun" w:cs="Times New Roman"/>
          <w:b w:val="0"/>
          <w:lang w:val="en-US"/>
        </w:rPr>
        <w:commentReference w:id="63"/>
      </w:r>
      <w:commentRangeStart w:id="64"/>
      <w:r w:rsidRPr="002D07EA">
        <w:rPr>
          <w:lang w:val="en-US"/>
        </w:rPr>
        <w:t>System</w:t>
      </w:r>
      <w:commentRangeEnd w:id="64"/>
      <w:r w:rsidR="0043649F">
        <w:rPr>
          <w:rStyle w:val="a8"/>
          <w:rFonts w:eastAsia="SimSun" w:cs="Times New Roman"/>
          <w:b w:val="0"/>
          <w:lang w:val="en-US"/>
        </w:rPr>
        <w:commentReference w:id="64"/>
      </w:r>
      <w:r w:rsidR="00DF7281" w:rsidRPr="00DF7281">
        <w:rPr>
          <w:lang w:val="en-US"/>
        </w:rPr>
        <w:t xml:space="preserve"> (М-4172 </w:t>
      </w:r>
      <w:r w:rsidR="00DF7281">
        <w:t>и</w:t>
      </w:r>
      <w:r w:rsidR="00DF7281" w:rsidRPr="00DF7281">
        <w:rPr>
          <w:lang w:val="en-US"/>
        </w:rPr>
        <w:t xml:space="preserve"> М-4272)</w:t>
      </w:r>
      <w:bookmarkEnd w:id="62"/>
    </w:p>
    <w:p w14:paraId="24E26C8E" w14:textId="77777777" w:rsidR="00E5017A" w:rsidRDefault="00E5017A" w:rsidP="00E5017A">
      <w:pPr>
        <w:pStyle w:val="4"/>
      </w:pPr>
      <w:r>
        <w:t>Описание органа</w:t>
      </w:r>
    </w:p>
    <w:p w14:paraId="382BAFF5" w14:textId="77777777" w:rsidR="00E5017A" w:rsidRDefault="00E5017A" w:rsidP="00E5017A">
      <w:r>
        <w:t>Какая-либо информация о принципах работы отсутствует.</w:t>
      </w:r>
    </w:p>
    <w:p w14:paraId="7F0A093D" w14:textId="77777777" w:rsidR="00E5017A" w:rsidRDefault="00E5017A" w:rsidP="00E5017A">
      <w:pPr>
        <w:pStyle w:val="4"/>
      </w:pPr>
      <w:r>
        <w:t>Оценка функционирования</w:t>
      </w:r>
    </w:p>
    <w:p w14:paraId="3F11750D" w14:textId="77777777" w:rsidR="00E5017A" w:rsidRPr="007B5879" w:rsidRDefault="00E5017A" w:rsidP="00E5017A">
      <w:pPr>
        <w:ind w:firstLine="708"/>
        <w:rPr>
          <w:rFonts w:cs="Times New Roman"/>
          <w:b/>
          <w:bCs/>
        </w:rPr>
      </w:pPr>
      <w:r>
        <w:rPr>
          <w:rFonts w:cs="Times New Roman"/>
          <w:b/>
        </w:rPr>
        <w:t>Оценку провести не удалось ввиду отсутствия надлежащей информации. Следовательно, предполагаем, что н</w:t>
      </w:r>
      <w:r w:rsidRPr="007B5879">
        <w:rPr>
          <w:rFonts w:cs="Times New Roman"/>
          <w:b/>
        </w:rPr>
        <w:t>и базовые, ни современные проблемы в РНМ данного производителя не решены.</w:t>
      </w:r>
    </w:p>
    <w:p w14:paraId="36394AC2" w14:textId="3A2DEC31" w:rsidR="00E5017A" w:rsidRDefault="00E5017A" w:rsidP="006F2F48"/>
    <w:p w14:paraId="10183192" w14:textId="77777777" w:rsidR="0043649F" w:rsidRDefault="0043649F" w:rsidP="006F2F48"/>
    <w:p w14:paraId="08F4936D" w14:textId="599059C3" w:rsidR="0043649F" w:rsidRPr="00DF7281" w:rsidRDefault="0043649F" w:rsidP="006F2F48">
      <w:pPr>
        <w:rPr>
          <w:color w:val="FF0000"/>
          <w:highlight w:val="yellow"/>
        </w:rPr>
      </w:pPr>
      <w:r w:rsidRPr="00DF7281">
        <w:rPr>
          <w:color w:val="FF0000"/>
          <w:highlight w:val="yellow"/>
        </w:rPr>
        <w:t>Можно бы ещё добавить в разбор (ток найти надо будет)</w:t>
      </w:r>
    </w:p>
    <w:p w14:paraId="11D072C5" w14:textId="527A9294" w:rsidR="0043649F" w:rsidRPr="00DF7281" w:rsidRDefault="0043649F" w:rsidP="006F2F48">
      <w:pPr>
        <w:rPr>
          <w:color w:val="FF0000"/>
          <w:highlight w:val="yellow"/>
        </w:rPr>
      </w:pPr>
      <w:r w:rsidRPr="00DF7281">
        <w:rPr>
          <w:color w:val="FF0000"/>
          <w:highlight w:val="yellow"/>
        </w:rPr>
        <w:t xml:space="preserve">- </w:t>
      </w:r>
      <w:r w:rsidR="00DF7281" w:rsidRPr="00DF7281">
        <w:rPr>
          <w:color w:val="FF0000"/>
          <w:highlight w:val="yellow"/>
        </w:rPr>
        <w:t xml:space="preserve">SEL451 </w:t>
      </w:r>
      <w:commentRangeStart w:id="65"/>
      <w:r w:rsidR="00DF7281" w:rsidRPr="00DF7281">
        <w:rPr>
          <w:color w:val="FF0000"/>
          <w:highlight w:val="yellow"/>
        </w:rPr>
        <w:t>США</w:t>
      </w:r>
      <w:commentRangeEnd w:id="65"/>
      <w:r w:rsidR="00973A15">
        <w:rPr>
          <w:rStyle w:val="a8"/>
          <w:rFonts w:eastAsia="SimSun" w:cs="Times New Roman"/>
          <w:lang w:val="en-US"/>
        </w:rPr>
        <w:commentReference w:id="65"/>
      </w:r>
    </w:p>
    <w:p w14:paraId="435612E1" w14:textId="6E94CAA5" w:rsidR="00DF7281" w:rsidRPr="00DF7281" w:rsidRDefault="00DF7281" w:rsidP="006F2F48">
      <w:pPr>
        <w:rPr>
          <w:color w:val="FF0000"/>
        </w:rPr>
      </w:pPr>
      <w:r w:rsidRPr="00DF7281">
        <w:rPr>
          <w:color w:val="FF0000"/>
          <w:highlight w:val="yellow"/>
        </w:rPr>
        <w:t xml:space="preserve">- 7VU683 </w:t>
      </w:r>
      <w:commentRangeStart w:id="66"/>
      <w:r w:rsidRPr="00DF7281">
        <w:rPr>
          <w:color w:val="FF0000"/>
          <w:highlight w:val="yellow"/>
        </w:rPr>
        <w:t>Siemens</w:t>
      </w:r>
      <w:commentRangeEnd w:id="66"/>
      <w:r w:rsidR="00973A15">
        <w:rPr>
          <w:rStyle w:val="a8"/>
          <w:rFonts w:eastAsia="SimSun" w:cs="Times New Roman"/>
          <w:lang w:val="en-US"/>
        </w:rPr>
        <w:commentReference w:id="66"/>
      </w:r>
    </w:p>
    <w:p w14:paraId="61461BE7" w14:textId="74568500" w:rsidR="006F2F48" w:rsidRDefault="006F2F48" w:rsidP="006F2F48">
      <w:pPr>
        <w:rPr>
          <w:rFonts w:eastAsiaTheme="majorEastAsia" w:cstheme="majorBidi"/>
          <w:b/>
          <w:szCs w:val="26"/>
        </w:rPr>
      </w:pPr>
      <w:r>
        <w:br w:type="page"/>
      </w:r>
    </w:p>
    <w:p w14:paraId="59A954C4" w14:textId="1018B3C9" w:rsidR="006F2F48" w:rsidRDefault="00362955" w:rsidP="006F2F48">
      <w:pPr>
        <w:pStyle w:val="2"/>
      </w:pPr>
      <w:bookmarkStart w:id="67" w:name="_Toc201697662"/>
      <w:r w:rsidRPr="00362955">
        <w:lastRenderedPageBreak/>
        <w:t>Сложные случаи функционирования адаптивного РНМ</w:t>
      </w:r>
      <w:r w:rsidR="00E5017A">
        <w:t xml:space="preserve"> и направления развития</w:t>
      </w:r>
      <w:bookmarkEnd w:id="67"/>
    </w:p>
    <w:p w14:paraId="5025D9F7" w14:textId="77777777" w:rsidR="006F2F48" w:rsidRDefault="006F2F48" w:rsidP="006F2F48">
      <w:pPr>
        <w:spacing w:line="20" w:lineRule="atLeast"/>
        <w:ind w:firstLine="708"/>
        <w:rPr>
          <w:rFonts w:cs="Times New Roman"/>
          <w:szCs w:val="24"/>
        </w:rPr>
      </w:pPr>
      <w:r>
        <w:rPr>
          <w:rFonts w:cs="Times New Roman"/>
          <w:szCs w:val="24"/>
        </w:rPr>
        <w:t xml:space="preserve">В данном разделе описаны современные проблемы, возникающие с функционирования </w:t>
      </w:r>
      <w:commentRangeStart w:id="68"/>
      <w:r>
        <w:rPr>
          <w:rFonts w:cs="Times New Roman"/>
          <w:szCs w:val="24"/>
        </w:rPr>
        <w:t xml:space="preserve">адаптивного </w:t>
      </w:r>
      <w:commentRangeEnd w:id="68"/>
      <w:r>
        <w:rPr>
          <w:rStyle w:val="a8"/>
          <w:rFonts w:eastAsia="SimSun" w:cs="Times New Roman"/>
          <w:lang w:val="en-US"/>
        </w:rPr>
        <w:commentReference w:id="68"/>
      </w:r>
      <w:r>
        <w:rPr>
          <w:rFonts w:cs="Times New Roman"/>
          <w:szCs w:val="24"/>
        </w:rPr>
        <w:t>органа РНМ, разбор данных событий, идеи об их решении в рамках существующих параметрах и выводы о том, насколько все проблемы можно считать решаемыми в существующих рамках.</w:t>
      </w:r>
    </w:p>
    <w:p w14:paraId="5727AEBF" w14:textId="77777777" w:rsidR="006F2F48" w:rsidRDefault="006F2F48" w:rsidP="006F2F48">
      <w:pPr>
        <w:spacing w:line="20" w:lineRule="atLeast"/>
        <w:rPr>
          <w:rFonts w:cs="Times New Roman"/>
          <w:szCs w:val="24"/>
        </w:rPr>
      </w:pPr>
    </w:p>
    <w:p w14:paraId="2867C34F" w14:textId="77777777" w:rsidR="006F2F48" w:rsidRPr="000510A1" w:rsidRDefault="006F2F48" w:rsidP="006F2F48">
      <w:pPr>
        <w:pStyle w:val="3"/>
      </w:pPr>
      <w:bookmarkStart w:id="69" w:name="_Toc201697663"/>
      <w:r w:rsidRPr="000510A1">
        <w:t>Адаптивность по времени РНМ (колебание)</w:t>
      </w:r>
      <w:bookmarkEnd w:id="69"/>
    </w:p>
    <w:p w14:paraId="772D6E4D" w14:textId="77777777" w:rsidR="006F2F48" w:rsidRDefault="006F2F48" w:rsidP="006F2F48">
      <w:pPr>
        <w:spacing w:line="20" w:lineRule="atLeast"/>
        <w:ind w:firstLine="708"/>
        <w:rPr>
          <w:rFonts w:cs="Times New Roman"/>
          <w:szCs w:val="24"/>
        </w:rPr>
      </w:pPr>
      <w:r>
        <w:rPr>
          <w:rFonts w:cs="Times New Roman"/>
          <w:szCs w:val="24"/>
        </w:rPr>
        <w:t>С внедрением адаптивной функции подстройки амплитуды уставки РНМ значительно улучшилось качество функционирования БАВР. Однако, на ряде предприятий возникла проблема колебательного характера нагрузки (рис. 1). Данный фактор характерен для двигателей с частотным приводом.</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458379B8" w14:textId="77777777" w:rsidTr="00362955">
        <w:tc>
          <w:tcPr>
            <w:tcW w:w="9345" w:type="dxa"/>
          </w:tcPr>
          <w:p w14:paraId="24ED7A8F" w14:textId="77777777" w:rsidR="006F2F48" w:rsidRDefault="006F2F48" w:rsidP="00362955">
            <w:pPr>
              <w:jc w:val="center"/>
              <w:rPr>
                <w:rFonts w:cs="Times New Roman"/>
              </w:rPr>
            </w:pPr>
            <w:r w:rsidRPr="00CE470D">
              <w:rPr>
                <w:rFonts w:cs="Times New Roman"/>
                <w:noProof/>
                <w:szCs w:val="24"/>
              </w:rPr>
              <w:drawing>
                <wp:inline distT="0" distB="0" distL="0" distR="0" wp14:anchorId="0AA0C756" wp14:editId="550BF7D2">
                  <wp:extent cx="5940425" cy="269748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697480"/>
                          </a:xfrm>
                          <a:prstGeom prst="rect">
                            <a:avLst/>
                          </a:prstGeom>
                        </pic:spPr>
                      </pic:pic>
                    </a:graphicData>
                  </a:graphic>
                </wp:inline>
              </w:drawing>
            </w:r>
          </w:p>
        </w:tc>
      </w:tr>
      <w:tr w:rsidR="006F2F48" w14:paraId="64AF6545" w14:textId="77777777" w:rsidTr="00362955">
        <w:tc>
          <w:tcPr>
            <w:tcW w:w="9345" w:type="dxa"/>
          </w:tcPr>
          <w:p w14:paraId="7CC65AC1" w14:textId="77777777" w:rsidR="006F2F48" w:rsidRDefault="006F2F48" w:rsidP="00362955">
            <w:pPr>
              <w:jc w:val="center"/>
              <w:rPr>
                <w:rFonts w:cs="Times New Roman"/>
              </w:rPr>
            </w:pPr>
            <w:r w:rsidRPr="00DF29DA">
              <w:rPr>
                <w:rFonts w:cs="Times New Roman"/>
              </w:rPr>
              <w:t xml:space="preserve">Рисунок </w:t>
            </w:r>
            <w:r>
              <w:rPr>
                <w:rFonts w:cs="Times New Roman"/>
              </w:rPr>
              <w:t>1</w:t>
            </w:r>
            <w:r w:rsidRPr="00DF29DA">
              <w:rPr>
                <w:rFonts w:cs="Times New Roman"/>
              </w:rPr>
              <w:t xml:space="preserve">. </w:t>
            </w:r>
            <w:r>
              <w:rPr>
                <w:rFonts w:cs="Times New Roman"/>
              </w:rPr>
              <w:t>Колебание амплитуды тока</w:t>
            </w:r>
          </w:p>
          <w:p w14:paraId="1E6DB89A" w14:textId="77777777" w:rsidR="00362955" w:rsidRPr="00756AC2" w:rsidRDefault="00362955" w:rsidP="00362955">
            <w:pPr>
              <w:ind w:firstLine="708"/>
              <w:rPr>
                <w:rFonts w:cs="Times New Roman"/>
                <w:color w:val="7030A0"/>
              </w:rPr>
            </w:pPr>
            <w:r>
              <w:rPr>
                <w:rFonts w:cs="Times New Roman"/>
              </w:rPr>
              <w:t xml:space="preserve">Файл можно найти в папке </w:t>
            </w:r>
            <w:r w:rsidRPr="00756AC2">
              <w:rPr>
                <w:rFonts w:cs="Times New Roman"/>
                <w:color w:val="7030A0"/>
              </w:rPr>
              <w:t>«</w:t>
            </w:r>
            <w:r w:rsidRPr="00756393">
              <w:rPr>
                <w:rFonts w:cs="Times New Roman"/>
                <w:color w:val="7030A0"/>
              </w:rPr>
              <w:t>_</w:t>
            </w:r>
            <w:r w:rsidRPr="005F0137">
              <w:rPr>
                <w:rFonts w:cs="Times New Roman"/>
                <w:color w:val="7030A0"/>
              </w:rPr>
              <w:t xml:space="preserve">вспомогательные файлы\Краснодар </w:t>
            </w:r>
            <w:commentRangeStart w:id="70"/>
            <w:r w:rsidRPr="005F0137">
              <w:rPr>
                <w:rFonts w:cs="Times New Roman"/>
                <w:color w:val="7030A0"/>
              </w:rPr>
              <w:t>Водоканал</w:t>
            </w:r>
            <w:commentRangeEnd w:id="70"/>
            <w:r>
              <w:rPr>
                <w:rStyle w:val="a8"/>
                <w:rFonts w:eastAsia="SimSun" w:cs="Times New Roman"/>
                <w:lang w:val="en-US"/>
              </w:rPr>
              <w:commentReference w:id="70"/>
            </w:r>
          </w:p>
          <w:p w14:paraId="5FE16368" w14:textId="2EC3890E" w:rsidR="00362955" w:rsidRDefault="00362955" w:rsidP="00362955">
            <w:pPr>
              <w:jc w:val="center"/>
              <w:rPr>
                <w:rFonts w:cs="Times New Roman"/>
              </w:rPr>
            </w:pPr>
          </w:p>
        </w:tc>
      </w:tr>
    </w:tbl>
    <w:p w14:paraId="37CCF5C3" w14:textId="77777777" w:rsidR="006F2F48" w:rsidRDefault="006F2F48" w:rsidP="006F2F48">
      <w:pPr>
        <w:spacing w:line="20" w:lineRule="atLeast"/>
        <w:ind w:firstLine="708"/>
        <w:rPr>
          <w:rFonts w:cs="Times New Roman"/>
          <w:szCs w:val="24"/>
        </w:rPr>
      </w:pPr>
    </w:p>
    <w:p w14:paraId="4CFD10AE" w14:textId="77777777" w:rsidR="006F2F48" w:rsidRPr="00DF29DA" w:rsidRDefault="006F2F48" w:rsidP="00362955">
      <w:pPr>
        <w:pStyle w:val="4"/>
      </w:pPr>
      <w:r>
        <w:t>Рекомендации по изменению параметров БАВР</w:t>
      </w:r>
    </w:p>
    <w:p w14:paraId="5E0888A8" w14:textId="77777777" w:rsidR="00E1535F" w:rsidRDefault="006F2F48" w:rsidP="00E1535F">
      <w:pPr>
        <w:ind w:firstLine="708"/>
        <w:rPr>
          <w:rFonts w:cs="Times New Roman"/>
        </w:rPr>
      </w:pPr>
      <w:r>
        <w:rPr>
          <w:rFonts w:cs="Times New Roman"/>
        </w:rPr>
        <w:t>Ниже приведён список рекомендаций по корректировке параметров для улучшения функционирования в данных случаях:</w:t>
      </w:r>
    </w:p>
    <w:p w14:paraId="79E1EADC" w14:textId="59CC1471" w:rsidR="006F2F48" w:rsidRPr="00E1535F" w:rsidRDefault="006F2F48" w:rsidP="00E1535F">
      <w:pPr>
        <w:pStyle w:val="a7"/>
        <w:numPr>
          <w:ilvl w:val="0"/>
          <w:numId w:val="6"/>
        </w:numPr>
        <w:rPr>
          <w:rFonts w:cs="Times New Roman"/>
        </w:rPr>
      </w:pPr>
      <w:r w:rsidRPr="00E1535F">
        <w:rPr>
          <w:rFonts w:cs="Times New Roman"/>
        </w:rPr>
        <w:t>Для повышения надёжности функционирования органа РНМ – установить уставку по времени кратно периоду колебаний.</w:t>
      </w:r>
    </w:p>
    <w:p w14:paraId="64C2FFD5" w14:textId="27DD88BD" w:rsidR="00E1535F" w:rsidRDefault="006F2F48" w:rsidP="00E1535F">
      <w:pPr>
        <w:ind w:firstLine="0"/>
        <w:jc w:val="center"/>
        <w:rPr>
          <w:rFonts w:cs="Times New Roman"/>
        </w:rPr>
      </w:pPr>
      <w:r w:rsidRPr="00CE470D">
        <w:rPr>
          <w:rFonts w:cs="Times New Roman"/>
          <w:noProof/>
        </w:rPr>
        <w:lastRenderedPageBreak/>
        <w:drawing>
          <wp:inline distT="0" distB="0" distL="0" distR="0" wp14:anchorId="472F1B5D" wp14:editId="7539A416">
            <wp:extent cx="2555196" cy="22741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65795" cy="2283559"/>
                    </a:xfrm>
                    <a:prstGeom prst="rect">
                      <a:avLst/>
                    </a:prstGeom>
                  </pic:spPr>
                </pic:pic>
              </a:graphicData>
            </a:graphic>
          </wp:inline>
        </w:drawing>
      </w:r>
    </w:p>
    <w:p w14:paraId="617ABAFE" w14:textId="7B28BC0C" w:rsidR="006F2F48" w:rsidRPr="00E1535F" w:rsidRDefault="006F2F48" w:rsidP="00E1535F">
      <w:pPr>
        <w:rPr>
          <w:rFonts w:cs="Times New Roman"/>
        </w:rPr>
      </w:pPr>
      <w:r w:rsidRPr="00885BC2">
        <w:rPr>
          <w:rFonts w:cs="Times New Roman"/>
          <w:b/>
          <w:i/>
          <w:spacing w:val="-2"/>
        </w:rPr>
        <w:t>Примечание:</w:t>
      </w:r>
      <w:r w:rsidRPr="00885BC2">
        <w:rPr>
          <w:rFonts w:cs="Times New Roman"/>
          <w:i/>
          <w:spacing w:val="-2"/>
        </w:rPr>
        <w:t xml:space="preserve"> приведённы</w:t>
      </w:r>
      <w:r>
        <w:rPr>
          <w:rFonts w:cs="Times New Roman"/>
          <w:i/>
          <w:spacing w:val="-2"/>
        </w:rPr>
        <w:t>е</w:t>
      </w:r>
      <w:r w:rsidRPr="00885BC2">
        <w:rPr>
          <w:rFonts w:cs="Times New Roman"/>
          <w:i/>
          <w:spacing w:val="-2"/>
        </w:rPr>
        <w:t xml:space="preserve"> скриншот</w:t>
      </w:r>
      <w:r>
        <w:rPr>
          <w:rFonts w:cs="Times New Roman"/>
          <w:i/>
          <w:spacing w:val="-2"/>
        </w:rPr>
        <w:t>ы могу немного</w:t>
      </w:r>
      <w:r w:rsidRPr="00885BC2">
        <w:rPr>
          <w:rFonts w:cs="Times New Roman"/>
          <w:i/>
          <w:spacing w:val="-2"/>
        </w:rPr>
        <w:t xml:space="preserve"> отличать в разных версиях</w:t>
      </w:r>
      <w:r>
        <w:rPr>
          <w:rFonts w:cs="Times New Roman"/>
          <w:i/>
          <w:spacing w:val="-2"/>
        </w:rPr>
        <w:t xml:space="preserve"> </w:t>
      </w:r>
      <w:r w:rsidRPr="00885BC2">
        <w:rPr>
          <w:rFonts w:cs="Times New Roman"/>
          <w:i/>
          <w:spacing w:val="-2"/>
        </w:rPr>
        <w:t>ПО.</w:t>
      </w:r>
    </w:p>
    <w:p w14:paraId="3C6480E9" w14:textId="77777777" w:rsidR="006F2F48" w:rsidRDefault="006F2F48" w:rsidP="006F2F48">
      <w:pPr>
        <w:spacing w:line="20" w:lineRule="atLeast"/>
        <w:rPr>
          <w:rFonts w:cs="Times New Roman"/>
          <w:szCs w:val="24"/>
        </w:rPr>
      </w:pPr>
    </w:p>
    <w:p w14:paraId="76B22DED" w14:textId="77777777" w:rsidR="006F2F48" w:rsidRPr="00DF29DA" w:rsidRDefault="006F2F48" w:rsidP="006F2F48">
      <w:pPr>
        <w:pStyle w:val="4"/>
      </w:pPr>
      <w:r>
        <w:t>Примечание по анализу осциллограмм</w:t>
      </w:r>
    </w:p>
    <w:p w14:paraId="00155D39" w14:textId="7595BD68" w:rsidR="006F2F48" w:rsidRDefault="006F2F48" w:rsidP="006F2F48">
      <w:pPr>
        <w:spacing w:line="20" w:lineRule="atLeast"/>
        <w:ind w:firstLine="708"/>
        <w:rPr>
          <w:rFonts w:cs="Times New Roman"/>
        </w:rPr>
      </w:pPr>
      <w:r>
        <w:rPr>
          <w:rFonts w:cs="Times New Roman"/>
        </w:rPr>
        <w:t xml:space="preserve">Отметим, что </w:t>
      </w:r>
      <w:r w:rsidRPr="00972670">
        <w:rPr>
          <w:rFonts w:cs="Times New Roman"/>
          <w:b/>
          <w:highlight w:val="yellow"/>
        </w:rPr>
        <w:t>период</w:t>
      </w:r>
      <w:r>
        <w:rPr>
          <w:rFonts w:cs="Times New Roman"/>
        </w:rPr>
        <w:t xml:space="preserve"> и амплитуда колебаний могут отличаться для различных двигателей. Поэтому подстройка данного параметра от стандартных значений требуется на каждом объекте</w:t>
      </w:r>
      <w:r w:rsidR="00362955">
        <w:rPr>
          <w:rFonts w:cs="Times New Roman"/>
        </w:rPr>
        <w:t>.</w:t>
      </w:r>
      <w:r w:rsidR="00E1535F">
        <w:rPr>
          <w:rFonts w:cs="Times New Roman"/>
        </w:rPr>
        <w:t xml:space="preserve"> </w:t>
      </w:r>
      <w:r>
        <w:rPr>
          <w:rFonts w:cs="Times New Roman"/>
        </w:rPr>
        <w:t xml:space="preserve">К тому же, амплитуда колебаний – зависит от характера нагрузки на устройства, и может как отличаться, так и практически отсутствовать для конкретного двигателя (таблица 1). </w:t>
      </w:r>
      <w:r w:rsidR="00E1535F">
        <w:rPr>
          <w:rFonts w:cs="Times New Roman"/>
        </w:rPr>
        <w:t>При этом время срабатывания БАВР может получать довольно большим из-за сложностей работы БАВР. Для случаев же с стандартными реализациями РНМ – стабильной работы практически невозможно добиться, или необходимо сильно занижать уставку.</w:t>
      </w:r>
    </w:p>
    <w:p w14:paraId="4EA604DC" w14:textId="77777777" w:rsidR="006F2F48" w:rsidRDefault="006F2F48" w:rsidP="006F2F48">
      <w:pPr>
        <w:spacing w:line="20" w:lineRule="atLeast"/>
        <w:ind w:firstLine="708"/>
      </w:pPr>
      <w:r>
        <w:rPr>
          <w:rFonts w:cs="Times New Roman"/>
        </w:rPr>
        <w:t>Наиболее критичен случай, когда функционируют двигатели с разными периодами колебаний, так как уставку приходится задавать как наибольшее общее кратное, что может оказаться слишком большим значением. Автоматически же данный параметр не изменяется, да и в целом требуется очень сложной ручной подстройки.</w:t>
      </w:r>
    </w:p>
    <w:p w14:paraId="52154BC1" w14:textId="77777777" w:rsidR="006F2F48" w:rsidRDefault="006F2F48" w:rsidP="006F2F48">
      <w:pPr>
        <w:rPr>
          <w:rFonts w:cs="Times New Roman"/>
          <w:szCs w:val="24"/>
        </w:rPr>
      </w:pPr>
      <w:r>
        <w:rPr>
          <w:rFonts w:cs="Times New Roman"/>
          <w:szCs w:val="24"/>
        </w:rPr>
        <w:t xml:space="preserve">Таблица 1. Работа системы </w:t>
      </w:r>
      <w:commentRangeStart w:id="71"/>
      <w:commentRangeStart w:id="72"/>
      <w:commentRangeStart w:id="73"/>
      <w:r>
        <w:rPr>
          <w:rFonts w:cs="Times New Roman"/>
          <w:szCs w:val="24"/>
        </w:rPr>
        <w:t>БАВР</w:t>
      </w:r>
      <w:commentRangeEnd w:id="71"/>
      <w:r>
        <w:rPr>
          <w:rStyle w:val="a8"/>
          <w:rFonts w:eastAsia="SimSun" w:cs="Times New Roman"/>
          <w:lang w:val="en-US"/>
        </w:rPr>
        <w:commentReference w:id="71"/>
      </w:r>
      <w:commentRangeEnd w:id="72"/>
      <w:r>
        <w:rPr>
          <w:rStyle w:val="a8"/>
          <w:rFonts w:eastAsia="SimSun" w:cs="Times New Roman"/>
          <w:lang w:val="en-US"/>
        </w:rPr>
        <w:commentReference w:id="72"/>
      </w:r>
      <w:commentRangeEnd w:id="73"/>
      <w:r>
        <w:rPr>
          <w:rStyle w:val="a8"/>
          <w:rFonts w:eastAsia="SimSun" w:cs="Times New Roman"/>
          <w:lang w:val="en-US"/>
        </w:rPr>
        <w:commentReference w:id="73"/>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2447"/>
        <w:gridCol w:w="914"/>
        <w:gridCol w:w="914"/>
        <w:gridCol w:w="1493"/>
        <w:gridCol w:w="797"/>
        <w:gridCol w:w="1766"/>
      </w:tblGrid>
      <w:tr w:rsidR="00362955" w:rsidRPr="00C26657" w14:paraId="0C7AD886" w14:textId="77777777" w:rsidTr="00362955">
        <w:trPr>
          <w:trHeight w:val="864"/>
        </w:trPr>
        <w:tc>
          <w:tcPr>
            <w:tcW w:w="543" w:type="pct"/>
            <w:shd w:val="clear" w:color="auto" w:fill="auto"/>
            <w:noWrap/>
            <w:vAlign w:val="center"/>
            <w:hideMark/>
          </w:tcPr>
          <w:p w14:paraId="5FB8AA7A" w14:textId="77777777" w:rsidR="00362955" w:rsidRDefault="00362955"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w:t>
            </w:r>
          </w:p>
          <w:p w14:paraId="6A606E5F" w14:textId="77777777" w:rsidR="00362955" w:rsidRPr="00C26657" w:rsidRDefault="00362955"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эксп</w:t>
            </w:r>
            <w:r>
              <w:rPr>
                <w:rFonts w:ascii="Calibri" w:eastAsia="Times New Roman" w:hAnsi="Calibri" w:cs="Calibri"/>
                <w:b/>
                <w:color w:val="000000"/>
                <w:lang w:eastAsia="ru-RU"/>
              </w:rPr>
              <w:t>.</w:t>
            </w:r>
          </w:p>
          <w:p w14:paraId="7F280A51" w14:textId="4A70F47E" w:rsidR="00362955" w:rsidRPr="00C26657" w:rsidRDefault="00362955" w:rsidP="00362955">
            <w:pPr>
              <w:spacing w:after="0"/>
              <w:ind w:firstLine="0"/>
              <w:jc w:val="center"/>
              <w:rPr>
                <w:rFonts w:ascii="Calibri" w:eastAsia="Times New Roman" w:hAnsi="Calibri" w:cs="Calibri"/>
                <w:b/>
                <w:bCs/>
                <w:color w:val="000000"/>
                <w:lang w:eastAsia="ru-RU"/>
              </w:rPr>
            </w:pPr>
            <w:r>
              <w:rPr>
                <w:rFonts w:ascii="Calibri" w:eastAsia="Times New Roman" w:hAnsi="Calibri" w:cs="Calibri"/>
                <w:b/>
                <w:color w:val="000000"/>
                <w:lang w:eastAsia="ru-RU"/>
              </w:rPr>
              <w:t>.</w:t>
            </w:r>
          </w:p>
        </w:tc>
        <w:tc>
          <w:tcPr>
            <w:tcW w:w="1309" w:type="pct"/>
            <w:shd w:val="clear" w:color="auto" w:fill="auto"/>
            <w:vAlign w:val="center"/>
            <w:hideMark/>
          </w:tcPr>
          <w:p w14:paraId="3E20C434" w14:textId="77777777" w:rsidR="00362955" w:rsidRPr="00C26657" w:rsidRDefault="00362955"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 работающего ПЧ/ Сраб</w:t>
            </w:r>
            <w:r>
              <w:rPr>
                <w:rFonts w:ascii="Calibri" w:eastAsia="Times New Roman" w:hAnsi="Calibri" w:cs="Calibri"/>
                <w:b/>
                <w:color w:val="000000"/>
                <w:lang w:eastAsia="ru-RU"/>
              </w:rPr>
              <w:t>атывание</w:t>
            </w:r>
            <w:r w:rsidRPr="00C26657">
              <w:rPr>
                <w:rFonts w:ascii="Calibri" w:eastAsia="Times New Roman" w:hAnsi="Calibri" w:cs="Calibri"/>
                <w:b/>
                <w:color w:val="000000"/>
                <w:lang w:eastAsia="ru-RU"/>
              </w:rPr>
              <w:t xml:space="preserve"> БАВР</w:t>
            </w:r>
          </w:p>
        </w:tc>
        <w:tc>
          <w:tcPr>
            <w:tcW w:w="489" w:type="pct"/>
            <w:shd w:val="clear" w:color="auto" w:fill="auto"/>
            <w:noWrap/>
            <w:vAlign w:val="center"/>
            <w:hideMark/>
          </w:tcPr>
          <w:p w14:paraId="0A13E59F" w14:textId="77777777" w:rsidR="00362955" w:rsidRDefault="00362955"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Ввод 1</w:t>
            </w:r>
          </w:p>
          <w:p w14:paraId="385CB95D" w14:textId="77777777" w:rsidR="00362955" w:rsidRPr="00C26657" w:rsidRDefault="00362955"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(Т1)</w:t>
            </w:r>
          </w:p>
        </w:tc>
        <w:tc>
          <w:tcPr>
            <w:tcW w:w="489" w:type="pct"/>
            <w:shd w:val="clear" w:color="auto" w:fill="auto"/>
            <w:noWrap/>
            <w:vAlign w:val="center"/>
            <w:hideMark/>
          </w:tcPr>
          <w:p w14:paraId="583FEBE4" w14:textId="77777777" w:rsidR="00362955" w:rsidRDefault="00362955"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Ввод 2</w:t>
            </w:r>
          </w:p>
          <w:p w14:paraId="27497221" w14:textId="77777777" w:rsidR="00362955" w:rsidRPr="00C26657" w:rsidRDefault="00362955"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(Т2)</w:t>
            </w:r>
          </w:p>
        </w:tc>
        <w:tc>
          <w:tcPr>
            <w:tcW w:w="799" w:type="pct"/>
            <w:vAlign w:val="center"/>
          </w:tcPr>
          <w:p w14:paraId="47AC2FD5" w14:textId="77777777" w:rsidR="00362955" w:rsidRPr="0008576E" w:rsidRDefault="00362955" w:rsidP="00362955">
            <w:pPr>
              <w:spacing w:after="0"/>
              <w:ind w:firstLine="0"/>
              <w:jc w:val="center"/>
              <w:rPr>
                <w:rFonts w:ascii="Calibri" w:eastAsia="Times New Roman" w:hAnsi="Calibri" w:cs="Calibri"/>
                <w:b/>
                <w:bCs/>
                <w:color w:val="000000"/>
                <w:lang w:val="en-US" w:eastAsia="ru-RU"/>
              </w:rPr>
            </w:pPr>
            <w:r>
              <w:rPr>
                <w:rFonts w:ascii="Calibri" w:eastAsia="Times New Roman" w:hAnsi="Calibri" w:cs="Calibri"/>
                <w:b/>
                <w:color w:val="000000"/>
                <w:lang w:val="en-US" w:eastAsia="ru-RU"/>
              </w:rPr>
              <w:t>i max</w:t>
            </w:r>
          </w:p>
        </w:tc>
        <w:tc>
          <w:tcPr>
            <w:tcW w:w="426" w:type="pct"/>
            <w:vAlign w:val="center"/>
          </w:tcPr>
          <w:p w14:paraId="33B3E209" w14:textId="77777777" w:rsidR="00362955" w:rsidRDefault="00362955" w:rsidP="00362955">
            <w:pPr>
              <w:spacing w:after="0"/>
              <w:ind w:firstLine="0"/>
              <w:jc w:val="center"/>
              <w:rPr>
                <w:rFonts w:ascii="Calibri" w:eastAsia="Times New Roman" w:hAnsi="Calibri" w:cs="Calibri"/>
                <w:b/>
                <w:bCs/>
                <w:color w:val="000000"/>
                <w:lang w:eastAsia="ru-RU"/>
              </w:rPr>
            </w:pPr>
            <w:r>
              <w:rPr>
                <w:rFonts w:ascii="Calibri" w:eastAsia="Times New Roman" w:hAnsi="Calibri" w:cs="Calibri"/>
                <w:b/>
                <w:color w:val="000000"/>
                <w:lang w:eastAsia="ru-RU"/>
              </w:rPr>
              <w:t>К</w:t>
            </w:r>
            <w:r w:rsidRPr="002A53DC">
              <w:rPr>
                <w:rFonts w:ascii="Calibri" w:eastAsia="Times New Roman" w:hAnsi="Calibri" w:cs="Calibri"/>
                <w:b/>
                <w:color w:val="000000"/>
                <w:vertAlign w:val="subscript"/>
                <w:lang w:eastAsia="ru-RU"/>
              </w:rPr>
              <w:t>броск</w:t>
            </w:r>
            <w:r>
              <w:rPr>
                <w:rFonts w:ascii="Calibri" w:eastAsia="Times New Roman" w:hAnsi="Calibri" w:cs="Calibri"/>
                <w:b/>
                <w:color w:val="000000"/>
                <w:vertAlign w:val="subscript"/>
                <w:lang w:eastAsia="ru-RU"/>
              </w:rPr>
              <w:t>.</w:t>
            </w:r>
          </w:p>
        </w:tc>
        <w:tc>
          <w:tcPr>
            <w:tcW w:w="945" w:type="pct"/>
            <w:vAlign w:val="center"/>
          </w:tcPr>
          <w:p w14:paraId="16F33D14" w14:textId="77777777" w:rsidR="00362955" w:rsidRPr="00C00023" w:rsidRDefault="00362955" w:rsidP="00362955">
            <w:pPr>
              <w:spacing w:after="0"/>
              <w:ind w:firstLine="0"/>
              <w:jc w:val="center"/>
              <w:rPr>
                <w:rFonts w:ascii="Calibri" w:eastAsia="Times New Roman" w:hAnsi="Calibri" w:cs="Calibri"/>
                <w:b/>
                <w:bCs/>
                <w:color w:val="000000"/>
                <w:lang w:eastAsia="ru-RU"/>
              </w:rPr>
            </w:pPr>
            <w:commentRangeStart w:id="74"/>
            <w:commentRangeStart w:id="75"/>
            <w:r>
              <w:rPr>
                <w:rFonts w:ascii="Calibri" w:eastAsia="Times New Roman" w:hAnsi="Calibri" w:cs="Calibri"/>
                <w:b/>
                <w:color w:val="000000"/>
                <w:lang w:eastAsia="ru-RU"/>
              </w:rPr>
              <w:t>Время (от начала аварии до команд БАВР)</w:t>
            </w:r>
            <w:commentRangeEnd w:id="74"/>
            <w:r>
              <w:rPr>
                <w:rStyle w:val="a8"/>
                <w:rFonts w:eastAsia="SimSun" w:cs="Times New Roman"/>
                <w:lang w:val="en-US"/>
              </w:rPr>
              <w:commentReference w:id="74"/>
            </w:r>
            <w:commentRangeEnd w:id="75"/>
            <w:r>
              <w:rPr>
                <w:rStyle w:val="a8"/>
                <w:rFonts w:eastAsia="SimSun" w:cs="Times New Roman"/>
                <w:lang w:val="en-US"/>
              </w:rPr>
              <w:commentReference w:id="75"/>
            </w:r>
          </w:p>
        </w:tc>
      </w:tr>
      <w:tr w:rsidR="006F2F48" w:rsidRPr="00C26657" w14:paraId="797491C0" w14:textId="77777777" w:rsidTr="00362955">
        <w:trPr>
          <w:trHeight w:val="288"/>
        </w:trPr>
        <w:tc>
          <w:tcPr>
            <w:tcW w:w="5000" w:type="pct"/>
            <w:gridSpan w:val="7"/>
            <w:vAlign w:val="center"/>
          </w:tcPr>
          <w:p w14:paraId="5FD13F41" w14:textId="77777777" w:rsidR="006F2F48" w:rsidRPr="00C26657" w:rsidRDefault="006F2F48" w:rsidP="00362955">
            <w:pPr>
              <w:spacing w:after="0"/>
              <w:ind w:firstLine="0"/>
              <w:jc w:val="center"/>
              <w:rPr>
                <w:rFonts w:ascii="Calibri" w:eastAsia="Times New Roman" w:hAnsi="Calibri" w:cs="Calibri"/>
                <w:b/>
                <w:bCs/>
                <w:color w:val="000000"/>
                <w:lang w:eastAsia="ru-RU"/>
              </w:rPr>
            </w:pPr>
            <w:r w:rsidRPr="00C26657">
              <w:rPr>
                <w:rFonts w:ascii="Calibri" w:eastAsia="Times New Roman" w:hAnsi="Calibri" w:cs="Calibri"/>
                <w:b/>
                <w:color w:val="000000"/>
                <w:lang w:eastAsia="ru-RU"/>
              </w:rPr>
              <w:t>Отключения ввода №2 (Т2)</w:t>
            </w:r>
          </w:p>
        </w:tc>
      </w:tr>
      <w:tr w:rsidR="00362955" w:rsidRPr="00C26657" w14:paraId="5C0A7DFB" w14:textId="77777777" w:rsidTr="00362955">
        <w:trPr>
          <w:trHeight w:val="288"/>
        </w:trPr>
        <w:tc>
          <w:tcPr>
            <w:tcW w:w="543" w:type="pct"/>
            <w:vMerge w:val="restart"/>
            <w:shd w:val="clear" w:color="auto" w:fill="auto"/>
            <w:noWrap/>
            <w:vAlign w:val="center"/>
            <w:hideMark/>
          </w:tcPr>
          <w:p w14:paraId="48C6FA06" w14:textId="5E5B6252"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1</w:t>
            </w:r>
          </w:p>
        </w:tc>
        <w:tc>
          <w:tcPr>
            <w:tcW w:w="1309" w:type="pct"/>
            <w:shd w:val="clear" w:color="auto" w:fill="auto"/>
            <w:noWrap/>
            <w:vAlign w:val="center"/>
            <w:hideMark/>
          </w:tcPr>
          <w:p w14:paraId="14728ECD" w14:textId="77777777" w:rsidR="00362955" w:rsidRPr="00C26657" w:rsidRDefault="00362955" w:rsidP="00362955">
            <w:pPr>
              <w:spacing w:after="0"/>
              <w:ind w:firstLine="0"/>
              <w:rPr>
                <w:rFonts w:ascii="Calibri" w:eastAsia="Times New Roman" w:hAnsi="Calibri" w:cs="Calibri"/>
                <w:color w:val="000000"/>
                <w:lang w:eastAsia="ru-RU"/>
              </w:rPr>
            </w:pPr>
            <w:r w:rsidRPr="00C26657">
              <w:rPr>
                <w:rFonts w:ascii="Calibri" w:eastAsia="Times New Roman" w:hAnsi="Calibri" w:cs="Calibri"/>
                <w:color w:val="000000"/>
                <w:lang w:eastAsia="ru-RU"/>
              </w:rPr>
              <w:t>№ работающего ПЧ</w:t>
            </w:r>
          </w:p>
        </w:tc>
        <w:tc>
          <w:tcPr>
            <w:tcW w:w="489" w:type="pct"/>
            <w:shd w:val="clear" w:color="auto" w:fill="auto"/>
            <w:noWrap/>
            <w:vAlign w:val="center"/>
            <w:hideMark/>
          </w:tcPr>
          <w:p w14:paraId="09DD010E"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1</w:t>
            </w:r>
          </w:p>
        </w:tc>
        <w:tc>
          <w:tcPr>
            <w:tcW w:w="489" w:type="pct"/>
            <w:shd w:val="clear" w:color="auto" w:fill="auto"/>
            <w:noWrap/>
            <w:vAlign w:val="center"/>
            <w:hideMark/>
          </w:tcPr>
          <w:p w14:paraId="7E7E1A7F"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5</w:t>
            </w:r>
          </w:p>
        </w:tc>
        <w:tc>
          <w:tcPr>
            <w:tcW w:w="799" w:type="pct"/>
            <w:vMerge w:val="restart"/>
            <w:shd w:val="clear" w:color="auto" w:fill="FFFF00"/>
            <w:vAlign w:val="center"/>
          </w:tcPr>
          <w:p w14:paraId="46CB84FB"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highlight w:val="yellow"/>
                <w:lang w:val="en-US" w:eastAsia="ru-RU"/>
              </w:rPr>
              <w:t>491</w:t>
            </w:r>
            <w:r w:rsidRPr="00D051B2">
              <w:rPr>
                <w:rFonts w:ascii="Calibri" w:eastAsia="Times New Roman" w:hAnsi="Calibri" w:cs="Calibri"/>
                <w:color w:val="000000"/>
                <w:highlight w:val="yellow"/>
                <w:lang w:eastAsia="ru-RU"/>
              </w:rPr>
              <w:t> А</w:t>
            </w:r>
          </w:p>
        </w:tc>
        <w:tc>
          <w:tcPr>
            <w:tcW w:w="426" w:type="pct"/>
            <w:vMerge w:val="restart"/>
            <w:vAlign w:val="center"/>
          </w:tcPr>
          <w:p w14:paraId="08B95AFE"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4,6</w:t>
            </w:r>
          </w:p>
        </w:tc>
        <w:tc>
          <w:tcPr>
            <w:tcW w:w="945" w:type="pct"/>
            <w:vMerge w:val="restart"/>
            <w:vAlign w:val="center"/>
          </w:tcPr>
          <w:p w14:paraId="49E47287"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31,667 мс</w:t>
            </w:r>
          </w:p>
        </w:tc>
      </w:tr>
      <w:tr w:rsidR="00362955" w:rsidRPr="00C26657" w14:paraId="1EF23B7E" w14:textId="77777777" w:rsidTr="00362955">
        <w:trPr>
          <w:trHeight w:val="58"/>
        </w:trPr>
        <w:tc>
          <w:tcPr>
            <w:tcW w:w="543" w:type="pct"/>
            <w:vMerge/>
            <w:vAlign w:val="center"/>
            <w:hideMark/>
          </w:tcPr>
          <w:p w14:paraId="43100FA2"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hideMark/>
          </w:tcPr>
          <w:p w14:paraId="5A348394" w14:textId="77777777" w:rsidR="00362955" w:rsidRPr="00C26657"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Срабатывание</w:t>
            </w:r>
            <w:r w:rsidRPr="00C26657">
              <w:rPr>
                <w:rFonts w:ascii="Calibri" w:eastAsia="Times New Roman" w:hAnsi="Calibri" w:cs="Calibri"/>
                <w:color w:val="000000"/>
                <w:lang w:eastAsia="ru-RU"/>
              </w:rPr>
              <w:t xml:space="preserve"> БАВР</w:t>
            </w:r>
          </w:p>
        </w:tc>
        <w:tc>
          <w:tcPr>
            <w:tcW w:w="489" w:type="pct"/>
            <w:shd w:val="clear" w:color="auto" w:fill="FFFF00"/>
            <w:noWrap/>
            <w:vAlign w:val="center"/>
            <w:hideMark/>
          </w:tcPr>
          <w:p w14:paraId="2BA8BAC7" w14:textId="77777777" w:rsidR="00362955" w:rsidRPr="003A79CA" w:rsidRDefault="00362955" w:rsidP="00362955">
            <w:pPr>
              <w:spacing w:after="0"/>
              <w:ind w:firstLine="0"/>
              <w:jc w:val="center"/>
              <w:rPr>
                <w:rFonts w:ascii="Calibri" w:eastAsia="Times New Roman" w:hAnsi="Calibri" w:cs="Calibri"/>
                <w:color w:val="000000"/>
                <w:highlight w:val="yellow"/>
                <w:lang w:eastAsia="ru-RU"/>
              </w:rPr>
            </w:pPr>
            <w:r w:rsidRPr="003A79CA">
              <w:rPr>
                <w:rFonts w:ascii="Calibri" w:eastAsia="Times New Roman" w:hAnsi="Calibri" w:cs="Calibri"/>
                <w:color w:val="000000"/>
                <w:highlight w:val="yellow"/>
                <w:lang w:eastAsia="ru-RU"/>
              </w:rPr>
              <w:t>+</w:t>
            </w:r>
          </w:p>
        </w:tc>
        <w:tc>
          <w:tcPr>
            <w:tcW w:w="489" w:type="pct"/>
            <w:shd w:val="clear" w:color="auto" w:fill="FFFF00"/>
            <w:noWrap/>
            <w:vAlign w:val="center"/>
            <w:hideMark/>
          </w:tcPr>
          <w:p w14:paraId="0312415C" w14:textId="77777777" w:rsidR="00362955" w:rsidRPr="003A79CA" w:rsidRDefault="00362955" w:rsidP="00362955">
            <w:pPr>
              <w:spacing w:after="0"/>
              <w:ind w:firstLine="0"/>
              <w:jc w:val="center"/>
              <w:rPr>
                <w:rFonts w:ascii="Calibri" w:eastAsia="Times New Roman" w:hAnsi="Calibri" w:cs="Calibri"/>
                <w:color w:val="000000"/>
                <w:highlight w:val="yellow"/>
                <w:lang w:eastAsia="ru-RU"/>
              </w:rPr>
            </w:pPr>
            <w:r w:rsidRPr="003A79CA">
              <w:rPr>
                <w:rFonts w:ascii="Calibri" w:eastAsia="Times New Roman" w:hAnsi="Calibri" w:cs="Calibri"/>
                <w:color w:val="000000"/>
                <w:highlight w:val="yellow"/>
                <w:lang w:eastAsia="ru-RU"/>
              </w:rPr>
              <w:t>-</w:t>
            </w:r>
          </w:p>
        </w:tc>
        <w:tc>
          <w:tcPr>
            <w:tcW w:w="799" w:type="pct"/>
            <w:vMerge/>
            <w:shd w:val="clear" w:color="auto" w:fill="FFFF00"/>
            <w:vAlign w:val="center"/>
          </w:tcPr>
          <w:p w14:paraId="6E620A76"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423838DF"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01EA9211"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47209C80" w14:textId="77777777" w:rsidTr="00362955">
        <w:trPr>
          <w:trHeight w:val="288"/>
        </w:trPr>
        <w:tc>
          <w:tcPr>
            <w:tcW w:w="543" w:type="pct"/>
            <w:vMerge/>
            <w:vAlign w:val="center"/>
          </w:tcPr>
          <w:p w14:paraId="4F0D95A9"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tcPr>
          <w:p w14:paraId="573365D6" w14:textId="77777777" w:rsidR="00362955"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Уровень колебаний</w:t>
            </w:r>
          </w:p>
        </w:tc>
        <w:tc>
          <w:tcPr>
            <w:tcW w:w="489" w:type="pct"/>
            <w:shd w:val="clear" w:color="auto" w:fill="auto"/>
            <w:noWrap/>
            <w:vAlign w:val="center"/>
          </w:tcPr>
          <w:p w14:paraId="69D69CBB" w14:textId="77777777" w:rsidR="00362955" w:rsidRPr="00C26657" w:rsidRDefault="00362955" w:rsidP="00362955">
            <w:pPr>
              <w:spacing w:after="0"/>
              <w:ind w:firstLine="0"/>
              <w:jc w:val="center"/>
              <w:rPr>
                <w:rFonts w:ascii="Calibri" w:eastAsia="Times New Roman" w:hAnsi="Calibri" w:cs="Calibri"/>
                <w:color w:val="000000"/>
                <w:lang w:eastAsia="ru-RU"/>
              </w:rPr>
            </w:pPr>
            <w:r>
              <w:rPr>
                <w:rFonts w:ascii="Calibri" w:eastAsia="Times New Roman" w:hAnsi="Calibri" w:cs="Calibri"/>
                <w:color w:val="000000"/>
                <w:lang w:eastAsia="ru-RU"/>
              </w:rPr>
              <w:t>5%</w:t>
            </w:r>
          </w:p>
        </w:tc>
        <w:tc>
          <w:tcPr>
            <w:tcW w:w="489" w:type="pct"/>
            <w:shd w:val="clear" w:color="auto" w:fill="auto"/>
            <w:noWrap/>
            <w:vAlign w:val="center"/>
          </w:tcPr>
          <w:p w14:paraId="6947918A"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34%</w:t>
            </w:r>
          </w:p>
        </w:tc>
        <w:tc>
          <w:tcPr>
            <w:tcW w:w="799" w:type="pct"/>
            <w:vMerge/>
            <w:shd w:val="clear" w:color="auto" w:fill="FFFF00"/>
            <w:vAlign w:val="center"/>
          </w:tcPr>
          <w:p w14:paraId="79A752A4"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231A52EB"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43EBC63B"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7EA76C77" w14:textId="77777777" w:rsidTr="00362955">
        <w:trPr>
          <w:trHeight w:val="288"/>
        </w:trPr>
        <w:tc>
          <w:tcPr>
            <w:tcW w:w="543" w:type="pct"/>
            <w:vMerge w:val="restart"/>
            <w:shd w:val="clear" w:color="auto" w:fill="auto"/>
            <w:noWrap/>
            <w:vAlign w:val="center"/>
            <w:hideMark/>
          </w:tcPr>
          <w:p w14:paraId="0714FAE2" w14:textId="2EAC7EF1"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2</w:t>
            </w:r>
          </w:p>
        </w:tc>
        <w:tc>
          <w:tcPr>
            <w:tcW w:w="1309" w:type="pct"/>
            <w:shd w:val="clear" w:color="auto" w:fill="auto"/>
            <w:noWrap/>
            <w:vAlign w:val="center"/>
            <w:hideMark/>
          </w:tcPr>
          <w:p w14:paraId="4AE97077" w14:textId="77777777" w:rsidR="00362955" w:rsidRPr="00C26657" w:rsidRDefault="00362955" w:rsidP="00362955">
            <w:pPr>
              <w:spacing w:after="0"/>
              <w:ind w:firstLine="0"/>
              <w:rPr>
                <w:rFonts w:ascii="Calibri" w:eastAsia="Times New Roman" w:hAnsi="Calibri" w:cs="Calibri"/>
                <w:color w:val="000000"/>
                <w:lang w:eastAsia="ru-RU"/>
              </w:rPr>
            </w:pPr>
            <w:r w:rsidRPr="00C26657">
              <w:rPr>
                <w:rFonts w:ascii="Calibri" w:eastAsia="Times New Roman" w:hAnsi="Calibri" w:cs="Calibri"/>
                <w:color w:val="000000"/>
                <w:lang w:eastAsia="ru-RU"/>
              </w:rPr>
              <w:t>№ работающего ПЧ</w:t>
            </w:r>
          </w:p>
        </w:tc>
        <w:tc>
          <w:tcPr>
            <w:tcW w:w="489" w:type="pct"/>
            <w:shd w:val="clear" w:color="auto" w:fill="auto"/>
            <w:noWrap/>
            <w:vAlign w:val="center"/>
            <w:hideMark/>
          </w:tcPr>
          <w:p w14:paraId="788C6031"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1</w:t>
            </w:r>
          </w:p>
        </w:tc>
        <w:tc>
          <w:tcPr>
            <w:tcW w:w="489" w:type="pct"/>
            <w:shd w:val="clear" w:color="auto" w:fill="auto"/>
            <w:noWrap/>
            <w:vAlign w:val="center"/>
            <w:hideMark/>
          </w:tcPr>
          <w:p w14:paraId="3C532546"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6</w:t>
            </w:r>
          </w:p>
        </w:tc>
        <w:tc>
          <w:tcPr>
            <w:tcW w:w="799" w:type="pct"/>
            <w:vMerge w:val="restart"/>
            <w:shd w:val="clear" w:color="auto" w:fill="auto"/>
            <w:vAlign w:val="center"/>
          </w:tcPr>
          <w:p w14:paraId="5CC9B071" w14:textId="77777777" w:rsidR="00362955" w:rsidRPr="00D051B2" w:rsidRDefault="00362955" w:rsidP="00362955">
            <w:pPr>
              <w:spacing w:after="0"/>
              <w:ind w:firstLine="0"/>
              <w:jc w:val="center"/>
              <w:rPr>
                <w:rFonts w:ascii="Calibri" w:eastAsia="Times New Roman" w:hAnsi="Calibri" w:cs="Calibri"/>
                <w:color w:val="000000"/>
                <w:lang w:val="en-US" w:eastAsia="ru-RU"/>
              </w:rPr>
            </w:pPr>
            <w:r w:rsidRPr="00D051B2">
              <w:rPr>
                <w:rFonts w:ascii="Calibri" w:eastAsia="Times New Roman" w:hAnsi="Calibri" w:cs="Calibri"/>
                <w:color w:val="000000"/>
                <w:lang w:val="en-US" w:eastAsia="ru-RU"/>
              </w:rPr>
              <w:t>305</w:t>
            </w:r>
            <w:r w:rsidRPr="00D051B2">
              <w:rPr>
                <w:rFonts w:ascii="Calibri" w:eastAsia="Times New Roman" w:hAnsi="Calibri" w:cs="Calibri"/>
                <w:color w:val="000000"/>
                <w:lang w:eastAsia="ru-RU"/>
              </w:rPr>
              <w:t> А</w:t>
            </w:r>
          </w:p>
        </w:tc>
        <w:tc>
          <w:tcPr>
            <w:tcW w:w="426" w:type="pct"/>
            <w:vMerge w:val="restart"/>
            <w:shd w:val="clear" w:color="auto" w:fill="auto"/>
            <w:vAlign w:val="center"/>
          </w:tcPr>
          <w:p w14:paraId="4082B9DD"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2,3</w:t>
            </w:r>
          </w:p>
        </w:tc>
        <w:tc>
          <w:tcPr>
            <w:tcW w:w="945" w:type="pct"/>
            <w:vMerge w:val="restart"/>
            <w:shd w:val="clear" w:color="auto" w:fill="auto"/>
            <w:vAlign w:val="center"/>
          </w:tcPr>
          <w:p w14:paraId="722132D1"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33,333 мс</w:t>
            </w:r>
          </w:p>
        </w:tc>
      </w:tr>
      <w:tr w:rsidR="00362955" w:rsidRPr="00C26657" w14:paraId="6F30D219" w14:textId="77777777" w:rsidTr="00362955">
        <w:trPr>
          <w:trHeight w:val="288"/>
        </w:trPr>
        <w:tc>
          <w:tcPr>
            <w:tcW w:w="543" w:type="pct"/>
            <w:vMerge/>
            <w:vAlign w:val="center"/>
            <w:hideMark/>
          </w:tcPr>
          <w:p w14:paraId="2821AC74"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hideMark/>
          </w:tcPr>
          <w:p w14:paraId="2EE1A998" w14:textId="77777777" w:rsidR="00362955" w:rsidRPr="00C26657"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Срабатывание</w:t>
            </w:r>
            <w:r w:rsidRPr="00C26657">
              <w:rPr>
                <w:rFonts w:ascii="Calibri" w:eastAsia="Times New Roman" w:hAnsi="Calibri" w:cs="Calibri"/>
                <w:color w:val="000000"/>
                <w:lang w:eastAsia="ru-RU"/>
              </w:rPr>
              <w:t xml:space="preserve"> БАВР</w:t>
            </w:r>
          </w:p>
        </w:tc>
        <w:tc>
          <w:tcPr>
            <w:tcW w:w="489" w:type="pct"/>
            <w:shd w:val="clear" w:color="auto" w:fill="auto"/>
            <w:noWrap/>
            <w:vAlign w:val="center"/>
            <w:hideMark/>
          </w:tcPr>
          <w:p w14:paraId="223402B0"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w:t>
            </w:r>
          </w:p>
        </w:tc>
        <w:tc>
          <w:tcPr>
            <w:tcW w:w="489" w:type="pct"/>
            <w:shd w:val="clear" w:color="auto" w:fill="auto"/>
            <w:noWrap/>
            <w:vAlign w:val="center"/>
            <w:hideMark/>
          </w:tcPr>
          <w:p w14:paraId="4057E4F1"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w:t>
            </w:r>
          </w:p>
        </w:tc>
        <w:tc>
          <w:tcPr>
            <w:tcW w:w="799" w:type="pct"/>
            <w:vMerge/>
            <w:shd w:val="clear" w:color="auto" w:fill="auto"/>
            <w:vAlign w:val="center"/>
          </w:tcPr>
          <w:p w14:paraId="06F6C493"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43DFF8C5"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02576E58"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759F543F" w14:textId="77777777" w:rsidTr="00362955">
        <w:trPr>
          <w:trHeight w:val="288"/>
        </w:trPr>
        <w:tc>
          <w:tcPr>
            <w:tcW w:w="543" w:type="pct"/>
            <w:vMerge/>
            <w:vAlign w:val="center"/>
          </w:tcPr>
          <w:p w14:paraId="72D1FF2C"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tcPr>
          <w:p w14:paraId="7D372F1F" w14:textId="77777777" w:rsidR="00362955"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Уровень колебаний</w:t>
            </w:r>
          </w:p>
        </w:tc>
        <w:tc>
          <w:tcPr>
            <w:tcW w:w="489" w:type="pct"/>
            <w:shd w:val="clear" w:color="auto" w:fill="auto"/>
            <w:noWrap/>
            <w:vAlign w:val="center"/>
          </w:tcPr>
          <w:p w14:paraId="4917A715" w14:textId="77777777" w:rsidR="00362955" w:rsidRPr="00C26657" w:rsidRDefault="00362955" w:rsidP="00362955">
            <w:pPr>
              <w:spacing w:after="0"/>
              <w:ind w:firstLine="0"/>
              <w:jc w:val="center"/>
              <w:rPr>
                <w:rFonts w:ascii="Calibri" w:eastAsia="Times New Roman" w:hAnsi="Calibri" w:cs="Calibri"/>
                <w:color w:val="000000"/>
                <w:lang w:eastAsia="ru-RU"/>
              </w:rPr>
            </w:pPr>
            <w:r>
              <w:rPr>
                <w:rFonts w:ascii="Calibri" w:eastAsia="Times New Roman" w:hAnsi="Calibri" w:cs="Calibri"/>
                <w:color w:val="000000"/>
                <w:lang w:eastAsia="ru-RU"/>
              </w:rPr>
              <w:t>10%</w:t>
            </w:r>
          </w:p>
        </w:tc>
        <w:tc>
          <w:tcPr>
            <w:tcW w:w="489" w:type="pct"/>
            <w:shd w:val="clear" w:color="auto" w:fill="auto"/>
            <w:noWrap/>
            <w:vAlign w:val="center"/>
          </w:tcPr>
          <w:p w14:paraId="2B719CFB"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38%</w:t>
            </w:r>
          </w:p>
        </w:tc>
        <w:tc>
          <w:tcPr>
            <w:tcW w:w="799" w:type="pct"/>
            <w:vMerge/>
            <w:shd w:val="clear" w:color="auto" w:fill="auto"/>
            <w:vAlign w:val="center"/>
          </w:tcPr>
          <w:p w14:paraId="40A0268B"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5AF388C6"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4BD2EB72"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7FCD2272" w14:textId="77777777" w:rsidTr="00362955">
        <w:trPr>
          <w:trHeight w:val="288"/>
        </w:trPr>
        <w:tc>
          <w:tcPr>
            <w:tcW w:w="543" w:type="pct"/>
            <w:vMerge w:val="restart"/>
            <w:shd w:val="clear" w:color="auto" w:fill="auto"/>
            <w:noWrap/>
            <w:vAlign w:val="center"/>
            <w:hideMark/>
          </w:tcPr>
          <w:p w14:paraId="6A2F124F" w14:textId="7B1014F0"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3</w:t>
            </w:r>
          </w:p>
        </w:tc>
        <w:tc>
          <w:tcPr>
            <w:tcW w:w="1309" w:type="pct"/>
            <w:shd w:val="clear" w:color="auto" w:fill="auto"/>
            <w:noWrap/>
            <w:vAlign w:val="center"/>
            <w:hideMark/>
          </w:tcPr>
          <w:p w14:paraId="2ADE5AE9" w14:textId="77777777" w:rsidR="00362955" w:rsidRPr="00C26657" w:rsidRDefault="00362955" w:rsidP="00362955">
            <w:pPr>
              <w:spacing w:after="0"/>
              <w:ind w:firstLine="0"/>
              <w:rPr>
                <w:rFonts w:ascii="Calibri" w:eastAsia="Times New Roman" w:hAnsi="Calibri" w:cs="Calibri"/>
                <w:color w:val="000000"/>
                <w:lang w:eastAsia="ru-RU"/>
              </w:rPr>
            </w:pPr>
            <w:r w:rsidRPr="00C26657">
              <w:rPr>
                <w:rFonts w:ascii="Calibri" w:eastAsia="Times New Roman" w:hAnsi="Calibri" w:cs="Calibri"/>
                <w:color w:val="000000"/>
                <w:lang w:eastAsia="ru-RU"/>
              </w:rPr>
              <w:t>№ работающего ПЧ</w:t>
            </w:r>
          </w:p>
        </w:tc>
        <w:tc>
          <w:tcPr>
            <w:tcW w:w="489" w:type="pct"/>
            <w:shd w:val="clear" w:color="auto" w:fill="auto"/>
            <w:noWrap/>
            <w:vAlign w:val="center"/>
            <w:hideMark/>
          </w:tcPr>
          <w:p w14:paraId="2F5259F0"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3</w:t>
            </w:r>
          </w:p>
        </w:tc>
        <w:tc>
          <w:tcPr>
            <w:tcW w:w="489" w:type="pct"/>
            <w:shd w:val="clear" w:color="auto" w:fill="auto"/>
            <w:noWrap/>
            <w:vAlign w:val="center"/>
            <w:hideMark/>
          </w:tcPr>
          <w:p w14:paraId="055115FF"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5</w:t>
            </w:r>
          </w:p>
        </w:tc>
        <w:tc>
          <w:tcPr>
            <w:tcW w:w="799" w:type="pct"/>
            <w:vMerge w:val="restart"/>
            <w:shd w:val="clear" w:color="auto" w:fill="auto"/>
            <w:vAlign w:val="center"/>
          </w:tcPr>
          <w:p w14:paraId="12C587E5" w14:textId="77777777" w:rsidR="00362955" w:rsidRPr="00D051B2" w:rsidRDefault="00362955" w:rsidP="00362955">
            <w:pPr>
              <w:spacing w:after="0"/>
              <w:ind w:firstLine="0"/>
              <w:jc w:val="center"/>
              <w:rPr>
                <w:rFonts w:ascii="Calibri" w:eastAsia="Times New Roman" w:hAnsi="Calibri" w:cs="Calibri"/>
                <w:color w:val="000000"/>
                <w:lang w:val="en-US" w:eastAsia="ru-RU"/>
              </w:rPr>
            </w:pPr>
            <w:r w:rsidRPr="00D051B2">
              <w:rPr>
                <w:rFonts w:ascii="Calibri" w:eastAsia="Times New Roman" w:hAnsi="Calibri" w:cs="Calibri"/>
                <w:color w:val="000000"/>
                <w:lang w:val="en-US" w:eastAsia="ru-RU"/>
              </w:rPr>
              <w:t>320</w:t>
            </w:r>
            <w:r w:rsidRPr="00D051B2">
              <w:rPr>
                <w:rFonts w:ascii="Calibri" w:eastAsia="Times New Roman" w:hAnsi="Calibri" w:cs="Calibri"/>
                <w:color w:val="000000"/>
                <w:lang w:eastAsia="ru-RU"/>
              </w:rPr>
              <w:t> А</w:t>
            </w:r>
          </w:p>
        </w:tc>
        <w:tc>
          <w:tcPr>
            <w:tcW w:w="426" w:type="pct"/>
            <w:vMerge w:val="restart"/>
            <w:shd w:val="clear" w:color="auto" w:fill="auto"/>
            <w:vAlign w:val="center"/>
          </w:tcPr>
          <w:p w14:paraId="3EFB0EC5"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w:t>
            </w:r>
          </w:p>
        </w:tc>
        <w:tc>
          <w:tcPr>
            <w:tcW w:w="945" w:type="pct"/>
            <w:vMerge w:val="restart"/>
            <w:shd w:val="clear" w:color="auto" w:fill="auto"/>
            <w:vAlign w:val="center"/>
          </w:tcPr>
          <w:p w14:paraId="40726658"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34,167 мс</w:t>
            </w:r>
          </w:p>
        </w:tc>
      </w:tr>
      <w:tr w:rsidR="00362955" w:rsidRPr="00C26657" w14:paraId="35D7589E" w14:textId="77777777" w:rsidTr="00362955">
        <w:trPr>
          <w:trHeight w:val="288"/>
        </w:trPr>
        <w:tc>
          <w:tcPr>
            <w:tcW w:w="543" w:type="pct"/>
            <w:vMerge/>
            <w:vAlign w:val="center"/>
            <w:hideMark/>
          </w:tcPr>
          <w:p w14:paraId="11EFCDE1"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hideMark/>
          </w:tcPr>
          <w:p w14:paraId="37B9E783" w14:textId="77777777" w:rsidR="00362955" w:rsidRPr="00C26657" w:rsidRDefault="00362955" w:rsidP="00362955">
            <w:pPr>
              <w:spacing w:after="0"/>
              <w:ind w:firstLine="0"/>
              <w:rPr>
                <w:rFonts w:ascii="Calibri" w:eastAsia="Times New Roman" w:hAnsi="Calibri" w:cs="Calibri"/>
                <w:color w:val="000000"/>
                <w:lang w:eastAsia="ru-RU"/>
              </w:rPr>
            </w:pPr>
            <w:r w:rsidRPr="00C26657">
              <w:rPr>
                <w:rFonts w:ascii="Calibri" w:eastAsia="Times New Roman" w:hAnsi="Calibri" w:cs="Calibri"/>
                <w:color w:val="000000"/>
                <w:lang w:eastAsia="ru-RU"/>
              </w:rPr>
              <w:t>С</w:t>
            </w:r>
            <w:r>
              <w:rPr>
                <w:rFonts w:ascii="Calibri" w:eastAsia="Times New Roman" w:hAnsi="Calibri" w:cs="Calibri"/>
                <w:color w:val="000000"/>
                <w:lang w:eastAsia="ru-RU"/>
              </w:rPr>
              <w:t xml:space="preserve"> Срабатывание</w:t>
            </w:r>
            <w:r w:rsidRPr="00C26657">
              <w:rPr>
                <w:rFonts w:ascii="Calibri" w:eastAsia="Times New Roman" w:hAnsi="Calibri" w:cs="Calibri"/>
                <w:color w:val="000000"/>
                <w:lang w:eastAsia="ru-RU"/>
              </w:rPr>
              <w:t xml:space="preserve"> БАВР</w:t>
            </w:r>
          </w:p>
        </w:tc>
        <w:tc>
          <w:tcPr>
            <w:tcW w:w="489" w:type="pct"/>
            <w:shd w:val="clear" w:color="auto" w:fill="auto"/>
            <w:noWrap/>
            <w:vAlign w:val="center"/>
            <w:hideMark/>
          </w:tcPr>
          <w:p w14:paraId="71F35DF6"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w:t>
            </w:r>
          </w:p>
        </w:tc>
        <w:tc>
          <w:tcPr>
            <w:tcW w:w="489" w:type="pct"/>
            <w:shd w:val="clear" w:color="auto" w:fill="auto"/>
            <w:noWrap/>
            <w:vAlign w:val="center"/>
            <w:hideMark/>
          </w:tcPr>
          <w:p w14:paraId="20688A40"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w:t>
            </w:r>
          </w:p>
        </w:tc>
        <w:tc>
          <w:tcPr>
            <w:tcW w:w="799" w:type="pct"/>
            <w:vMerge/>
            <w:shd w:val="clear" w:color="auto" w:fill="auto"/>
            <w:vAlign w:val="center"/>
          </w:tcPr>
          <w:p w14:paraId="658C71AB"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57F1A4B5"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6C4889B2"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75E5313C" w14:textId="77777777" w:rsidTr="00362955">
        <w:trPr>
          <w:trHeight w:val="288"/>
        </w:trPr>
        <w:tc>
          <w:tcPr>
            <w:tcW w:w="543" w:type="pct"/>
            <w:vMerge/>
            <w:vAlign w:val="center"/>
          </w:tcPr>
          <w:p w14:paraId="4B0434C4"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tcPr>
          <w:p w14:paraId="7B692462" w14:textId="77777777" w:rsidR="00362955" w:rsidRPr="00C26657"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Уровень колебаний</w:t>
            </w:r>
          </w:p>
        </w:tc>
        <w:tc>
          <w:tcPr>
            <w:tcW w:w="489" w:type="pct"/>
            <w:shd w:val="clear" w:color="auto" w:fill="auto"/>
            <w:noWrap/>
            <w:vAlign w:val="center"/>
          </w:tcPr>
          <w:p w14:paraId="0BA5B3FF" w14:textId="77777777" w:rsidR="00362955" w:rsidRPr="00C26657" w:rsidRDefault="00362955" w:rsidP="00362955">
            <w:pPr>
              <w:spacing w:after="0"/>
              <w:ind w:firstLine="0"/>
              <w:jc w:val="center"/>
              <w:rPr>
                <w:rFonts w:ascii="Calibri" w:eastAsia="Times New Roman" w:hAnsi="Calibri" w:cs="Calibri"/>
                <w:color w:val="000000"/>
                <w:lang w:eastAsia="ru-RU"/>
              </w:rPr>
            </w:pPr>
            <w:r>
              <w:rPr>
                <w:rFonts w:ascii="Calibri" w:eastAsia="Times New Roman" w:hAnsi="Calibri" w:cs="Calibri"/>
                <w:color w:val="000000"/>
                <w:lang w:eastAsia="ru-RU"/>
              </w:rPr>
              <w:t>8%</w:t>
            </w:r>
          </w:p>
        </w:tc>
        <w:tc>
          <w:tcPr>
            <w:tcW w:w="489" w:type="pct"/>
            <w:shd w:val="clear" w:color="auto" w:fill="auto"/>
            <w:noWrap/>
            <w:vAlign w:val="center"/>
          </w:tcPr>
          <w:p w14:paraId="6EF702CB"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34%</w:t>
            </w:r>
          </w:p>
        </w:tc>
        <w:tc>
          <w:tcPr>
            <w:tcW w:w="799" w:type="pct"/>
            <w:vMerge/>
            <w:shd w:val="clear" w:color="auto" w:fill="auto"/>
            <w:vAlign w:val="center"/>
          </w:tcPr>
          <w:p w14:paraId="153318B0"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6446E3FD"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0EA548C4"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6F2F48" w:rsidRPr="00C26657" w14:paraId="0A4BF745" w14:textId="77777777" w:rsidTr="00362955">
        <w:trPr>
          <w:trHeight w:val="288"/>
        </w:trPr>
        <w:tc>
          <w:tcPr>
            <w:tcW w:w="5000" w:type="pct"/>
            <w:gridSpan w:val="7"/>
            <w:shd w:val="clear" w:color="auto" w:fill="auto"/>
            <w:vAlign w:val="center"/>
          </w:tcPr>
          <w:p w14:paraId="749EC72D" w14:textId="77777777" w:rsidR="006F2F48" w:rsidRPr="00D051B2" w:rsidRDefault="006F2F48" w:rsidP="00362955">
            <w:pPr>
              <w:spacing w:after="0"/>
              <w:ind w:firstLine="0"/>
              <w:jc w:val="center"/>
              <w:rPr>
                <w:rFonts w:ascii="Calibri" w:eastAsia="Times New Roman" w:hAnsi="Calibri" w:cs="Calibri"/>
                <w:b/>
                <w:bCs/>
                <w:color w:val="000000"/>
                <w:lang w:eastAsia="ru-RU"/>
              </w:rPr>
            </w:pPr>
            <w:r w:rsidRPr="00D051B2">
              <w:rPr>
                <w:rFonts w:ascii="Calibri" w:eastAsia="Times New Roman" w:hAnsi="Calibri" w:cs="Calibri"/>
                <w:b/>
                <w:color w:val="000000"/>
                <w:lang w:eastAsia="ru-RU"/>
              </w:rPr>
              <w:t>Отключения ввода №1 (Т1)</w:t>
            </w:r>
          </w:p>
        </w:tc>
      </w:tr>
      <w:tr w:rsidR="00362955" w:rsidRPr="00C26657" w14:paraId="6E3ED3A4" w14:textId="77777777" w:rsidTr="00362955">
        <w:trPr>
          <w:trHeight w:val="288"/>
        </w:trPr>
        <w:tc>
          <w:tcPr>
            <w:tcW w:w="543" w:type="pct"/>
            <w:vMerge w:val="restart"/>
            <w:shd w:val="clear" w:color="auto" w:fill="auto"/>
            <w:noWrap/>
            <w:vAlign w:val="center"/>
            <w:hideMark/>
          </w:tcPr>
          <w:p w14:paraId="54AE1821" w14:textId="7753E2E0"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4</w:t>
            </w:r>
          </w:p>
        </w:tc>
        <w:tc>
          <w:tcPr>
            <w:tcW w:w="1309" w:type="pct"/>
            <w:shd w:val="clear" w:color="auto" w:fill="auto"/>
            <w:noWrap/>
            <w:vAlign w:val="center"/>
            <w:hideMark/>
          </w:tcPr>
          <w:p w14:paraId="35E08BC5" w14:textId="77777777" w:rsidR="00362955" w:rsidRPr="00C26657" w:rsidRDefault="00362955" w:rsidP="00362955">
            <w:pPr>
              <w:spacing w:after="0"/>
              <w:ind w:firstLine="0"/>
              <w:rPr>
                <w:rFonts w:ascii="Calibri" w:eastAsia="Times New Roman" w:hAnsi="Calibri" w:cs="Calibri"/>
                <w:color w:val="000000"/>
                <w:lang w:eastAsia="ru-RU"/>
              </w:rPr>
            </w:pPr>
            <w:r w:rsidRPr="00C26657">
              <w:rPr>
                <w:rFonts w:ascii="Calibri" w:eastAsia="Times New Roman" w:hAnsi="Calibri" w:cs="Calibri"/>
                <w:color w:val="000000"/>
                <w:lang w:eastAsia="ru-RU"/>
              </w:rPr>
              <w:t>№ работающего ПЧ</w:t>
            </w:r>
          </w:p>
        </w:tc>
        <w:tc>
          <w:tcPr>
            <w:tcW w:w="489" w:type="pct"/>
            <w:shd w:val="clear" w:color="auto" w:fill="auto"/>
            <w:noWrap/>
            <w:vAlign w:val="center"/>
            <w:hideMark/>
          </w:tcPr>
          <w:p w14:paraId="025EDFFC"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1</w:t>
            </w:r>
          </w:p>
        </w:tc>
        <w:tc>
          <w:tcPr>
            <w:tcW w:w="489" w:type="pct"/>
            <w:shd w:val="clear" w:color="auto" w:fill="auto"/>
            <w:noWrap/>
            <w:vAlign w:val="center"/>
            <w:hideMark/>
          </w:tcPr>
          <w:p w14:paraId="0CC36ABE"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6</w:t>
            </w:r>
          </w:p>
        </w:tc>
        <w:tc>
          <w:tcPr>
            <w:tcW w:w="799" w:type="pct"/>
            <w:vMerge w:val="restart"/>
            <w:shd w:val="clear" w:color="auto" w:fill="FFFF00"/>
            <w:vAlign w:val="center"/>
          </w:tcPr>
          <w:p w14:paraId="3FE2A43D" w14:textId="77777777" w:rsidR="00362955" w:rsidRPr="003A79CA" w:rsidRDefault="00362955" w:rsidP="00362955">
            <w:pPr>
              <w:spacing w:after="0"/>
              <w:ind w:firstLine="0"/>
              <w:jc w:val="center"/>
              <w:rPr>
                <w:rFonts w:ascii="Calibri" w:eastAsia="Times New Roman" w:hAnsi="Calibri" w:cs="Calibri"/>
                <w:color w:val="000000"/>
                <w:highlight w:val="yellow"/>
                <w:lang w:val="en-US" w:eastAsia="ru-RU"/>
              </w:rPr>
            </w:pPr>
            <w:r w:rsidRPr="003A79CA">
              <w:rPr>
                <w:rFonts w:ascii="Calibri" w:eastAsia="Times New Roman" w:hAnsi="Calibri" w:cs="Calibri"/>
                <w:color w:val="000000"/>
                <w:highlight w:val="yellow"/>
                <w:lang w:val="en-US" w:eastAsia="ru-RU"/>
              </w:rPr>
              <w:t>270</w:t>
            </w:r>
            <w:r w:rsidRPr="003A79CA">
              <w:rPr>
                <w:rFonts w:ascii="Calibri" w:eastAsia="Times New Roman" w:hAnsi="Calibri" w:cs="Calibri"/>
                <w:color w:val="000000"/>
                <w:highlight w:val="yellow"/>
                <w:lang w:eastAsia="ru-RU"/>
              </w:rPr>
              <w:t> А</w:t>
            </w:r>
          </w:p>
        </w:tc>
        <w:tc>
          <w:tcPr>
            <w:tcW w:w="426" w:type="pct"/>
            <w:vMerge w:val="restart"/>
            <w:shd w:val="clear" w:color="auto" w:fill="auto"/>
            <w:vAlign w:val="center"/>
          </w:tcPr>
          <w:p w14:paraId="74C37EE1"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2,3</w:t>
            </w:r>
          </w:p>
        </w:tc>
        <w:tc>
          <w:tcPr>
            <w:tcW w:w="945" w:type="pct"/>
            <w:vMerge w:val="restart"/>
            <w:shd w:val="clear" w:color="auto" w:fill="auto"/>
            <w:vAlign w:val="center"/>
          </w:tcPr>
          <w:p w14:paraId="0AE780A4"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17,5 мс</w:t>
            </w:r>
          </w:p>
        </w:tc>
      </w:tr>
      <w:tr w:rsidR="00362955" w:rsidRPr="00C26657" w14:paraId="65C3CF1E" w14:textId="77777777" w:rsidTr="00362955">
        <w:trPr>
          <w:trHeight w:val="288"/>
        </w:trPr>
        <w:tc>
          <w:tcPr>
            <w:tcW w:w="543" w:type="pct"/>
            <w:vMerge/>
            <w:vAlign w:val="center"/>
            <w:hideMark/>
          </w:tcPr>
          <w:p w14:paraId="65BBAAA5"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hideMark/>
          </w:tcPr>
          <w:p w14:paraId="6B8E70C1" w14:textId="77777777" w:rsidR="00362955" w:rsidRPr="00C26657"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Срабатывание</w:t>
            </w:r>
            <w:r w:rsidRPr="00C26657">
              <w:rPr>
                <w:rFonts w:ascii="Calibri" w:eastAsia="Times New Roman" w:hAnsi="Calibri" w:cs="Calibri"/>
                <w:color w:val="000000"/>
                <w:lang w:eastAsia="ru-RU"/>
              </w:rPr>
              <w:t xml:space="preserve"> БАВР</w:t>
            </w:r>
          </w:p>
        </w:tc>
        <w:tc>
          <w:tcPr>
            <w:tcW w:w="489" w:type="pct"/>
            <w:shd w:val="clear" w:color="auto" w:fill="FFFF00"/>
            <w:noWrap/>
            <w:vAlign w:val="center"/>
            <w:hideMark/>
          </w:tcPr>
          <w:p w14:paraId="52887CC5" w14:textId="77777777" w:rsidR="00362955" w:rsidRPr="003A79CA" w:rsidRDefault="00362955" w:rsidP="00362955">
            <w:pPr>
              <w:spacing w:after="0"/>
              <w:ind w:firstLine="0"/>
              <w:jc w:val="center"/>
              <w:rPr>
                <w:rFonts w:ascii="Calibri" w:eastAsia="Times New Roman" w:hAnsi="Calibri" w:cs="Calibri"/>
                <w:color w:val="000000"/>
                <w:highlight w:val="yellow"/>
                <w:lang w:eastAsia="ru-RU"/>
              </w:rPr>
            </w:pPr>
            <w:r w:rsidRPr="003A79CA">
              <w:rPr>
                <w:rFonts w:ascii="Calibri" w:eastAsia="Times New Roman" w:hAnsi="Calibri" w:cs="Calibri"/>
                <w:color w:val="000000"/>
                <w:highlight w:val="yellow"/>
                <w:lang w:eastAsia="ru-RU"/>
              </w:rPr>
              <w:t>-</w:t>
            </w:r>
          </w:p>
        </w:tc>
        <w:tc>
          <w:tcPr>
            <w:tcW w:w="489" w:type="pct"/>
            <w:shd w:val="clear" w:color="auto" w:fill="FFFF00"/>
            <w:noWrap/>
            <w:vAlign w:val="center"/>
            <w:hideMark/>
          </w:tcPr>
          <w:p w14:paraId="592777B1" w14:textId="77777777" w:rsidR="00362955" w:rsidRPr="003A79CA" w:rsidRDefault="00362955" w:rsidP="00362955">
            <w:pPr>
              <w:spacing w:after="0"/>
              <w:ind w:firstLine="0"/>
              <w:jc w:val="center"/>
              <w:rPr>
                <w:rFonts w:ascii="Calibri" w:eastAsia="Times New Roman" w:hAnsi="Calibri" w:cs="Calibri"/>
                <w:color w:val="000000"/>
                <w:highlight w:val="yellow"/>
                <w:lang w:eastAsia="ru-RU"/>
              </w:rPr>
            </w:pPr>
            <w:r w:rsidRPr="003A79CA">
              <w:rPr>
                <w:rFonts w:ascii="Calibri" w:eastAsia="Times New Roman" w:hAnsi="Calibri" w:cs="Calibri"/>
                <w:color w:val="000000"/>
                <w:highlight w:val="yellow"/>
                <w:lang w:eastAsia="ru-RU"/>
              </w:rPr>
              <w:t>+</w:t>
            </w:r>
          </w:p>
        </w:tc>
        <w:tc>
          <w:tcPr>
            <w:tcW w:w="799" w:type="pct"/>
            <w:vMerge/>
            <w:shd w:val="clear" w:color="auto" w:fill="FFFF00"/>
            <w:vAlign w:val="center"/>
          </w:tcPr>
          <w:p w14:paraId="5A27B13E"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3FC77F99"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6376F5E2"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5ABE2726" w14:textId="77777777" w:rsidTr="00362955">
        <w:trPr>
          <w:trHeight w:val="288"/>
        </w:trPr>
        <w:tc>
          <w:tcPr>
            <w:tcW w:w="543" w:type="pct"/>
            <w:vMerge/>
            <w:vAlign w:val="center"/>
          </w:tcPr>
          <w:p w14:paraId="6E441EBB"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tcPr>
          <w:p w14:paraId="465BDC53" w14:textId="77777777" w:rsidR="00362955"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Уровень колебаний</w:t>
            </w:r>
          </w:p>
        </w:tc>
        <w:tc>
          <w:tcPr>
            <w:tcW w:w="489" w:type="pct"/>
            <w:shd w:val="clear" w:color="auto" w:fill="auto"/>
            <w:noWrap/>
            <w:vAlign w:val="center"/>
          </w:tcPr>
          <w:p w14:paraId="4D2047AD" w14:textId="77777777" w:rsidR="00362955" w:rsidRPr="00C26657" w:rsidRDefault="00362955" w:rsidP="00362955">
            <w:pPr>
              <w:spacing w:after="0"/>
              <w:ind w:firstLine="0"/>
              <w:jc w:val="center"/>
              <w:rPr>
                <w:rFonts w:ascii="Calibri" w:eastAsia="Times New Roman" w:hAnsi="Calibri" w:cs="Calibri"/>
                <w:color w:val="000000"/>
                <w:lang w:eastAsia="ru-RU"/>
              </w:rPr>
            </w:pPr>
            <w:r>
              <w:rPr>
                <w:rFonts w:ascii="Calibri" w:eastAsia="Times New Roman" w:hAnsi="Calibri" w:cs="Calibri"/>
                <w:color w:val="000000"/>
                <w:lang w:eastAsia="ru-RU"/>
              </w:rPr>
              <w:t>28%</w:t>
            </w:r>
          </w:p>
        </w:tc>
        <w:tc>
          <w:tcPr>
            <w:tcW w:w="489" w:type="pct"/>
            <w:shd w:val="clear" w:color="auto" w:fill="auto"/>
            <w:noWrap/>
            <w:vAlign w:val="center"/>
          </w:tcPr>
          <w:p w14:paraId="6A6A846C"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31%</w:t>
            </w:r>
          </w:p>
        </w:tc>
        <w:tc>
          <w:tcPr>
            <w:tcW w:w="799" w:type="pct"/>
            <w:vMerge/>
            <w:shd w:val="clear" w:color="auto" w:fill="FFFF00"/>
            <w:vAlign w:val="center"/>
          </w:tcPr>
          <w:p w14:paraId="13671581"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74B0A969"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38602026"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5836AFB7" w14:textId="77777777" w:rsidTr="00362955">
        <w:trPr>
          <w:trHeight w:val="288"/>
        </w:trPr>
        <w:tc>
          <w:tcPr>
            <w:tcW w:w="543" w:type="pct"/>
            <w:vMerge w:val="restart"/>
            <w:shd w:val="clear" w:color="auto" w:fill="auto"/>
            <w:noWrap/>
            <w:vAlign w:val="center"/>
            <w:hideMark/>
          </w:tcPr>
          <w:p w14:paraId="6BF7D0FC" w14:textId="15629D29"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5</w:t>
            </w:r>
          </w:p>
        </w:tc>
        <w:tc>
          <w:tcPr>
            <w:tcW w:w="1309" w:type="pct"/>
            <w:shd w:val="clear" w:color="auto" w:fill="auto"/>
            <w:noWrap/>
            <w:vAlign w:val="center"/>
            <w:hideMark/>
          </w:tcPr>
          <w:p w14:paraId="1D1931A9" w14:textId="77777777" w:rsidR="00362955" w:rsidRPr="00C26657" w:rsidRDefault="00362955" w:rsidP="00362955">
            <w:pPr>
              <w:spacing w:after="0"/>
              <w:ind w:firstLine="0"/>
              <w:rPr>
                <w:rFonts w:ascii="Calibri" w:eastAsia="Times New Roman" w:hAnsi="Calibri" w:cs="Calibri"/>
                <w:color w:val="000000"/>
                <w:lang w:eastAsia="ru-RU"/>
              </w:rPr>
            </w:pPr>
            <w:r w:rsidRPr="00C26657">
              <w:rPr>
                <w:rFonts w:ascii="Calibri" w:eastAsia="Times New Roman" w:hAnsi="Calibri" w:cs="Calibri"/>
                <w:color w:val="000000"/>
                <w:lang w:eastAsia="ru-RU"/>
              </w:rPr>
              <w:t>№ работающего ПЧ</w:t>
            </w:r>
          </w:p>
        </w:tc>
        <w:tc>
          <w:tcPr>
            <w:tcW w:w="489" w:type="pct"/>
            <w:shd w:val="clear" w:color="auto" w:fill="auto"/>
            <w:noWrap/>
            <w:vAlign w:val="center"/>
            <w:hideMark/>
          </w:tcPr>
          <w:p w14:paraId="6A92D943"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2</w:t>
            </w:r>
          </w:p>
        </w:tc>
        <w:tc>
          <w:tcPr>
            <w:tcW w:w="489" w:type="pct"/>
            <w:shd w:val="clear" w:color="auto" w:fill="auto"/>
            <w:noWrap/>
            <w:vAlign w:val="center"/>
            <w:hideMark/>
          </w:tcPr>
          <w:p w14:paraId="1EA5DA60"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5</w:t>
            </w:r>
          </w:p>
        </w:tc>
        <w:tc>
          <w:tcPr>
            <w:tcW w:w="799" w:type="pct"/>
            <w:vMerge w:val="restart"/>
            <w:shd w:val="clear" w:color="auto" w:fill="auto"/>
            <w:vAlign w:val="center"/>
          </w:tcPr>
          <w:p w14:paraId="5BB75217" w14:textId="77777777" w:rsidR="00362955" w:rsidRPr="00D051B2" w:rsidRDefault="00362955" w:rsidP="00362955">
            <w:pPr>
              <w:spacing w:after="0"/>
              <w:ind w:firstLine="0"/>
              <w:jc w:val="center"/>
              <w:rPr>
                <w:rFonts w:ascii="Calibri" w:eastAsia="Times New Roman" w:hAnsi="Calibri" w:cs="Calibri"/>
                <w:color w:val="000000"/>
                <w:lang w:val="en-US" w:eastAsia="ru-RU"/>
              </w:rPr>
            </w:pPr>
            <w:r w:rsidRPr="00D051B2">
              <w:rPr>
                <w:rFonts w:ascii="Calibri" w:eastAsia="Times New Roman" w:hAnsi="Calibri" w:cs="Calibri"/>
                <w:color w:val="000000"/>
                <w:lang w:val="en-US" w:eastAsia="ru-RU"/>
              </w:rPr>
              <w:t>350</w:t>
            </w:r>
            <w:r w:rsidRPr="00D051B2">
              <w:rPr>
                <w:rFonts w:ascii="Calibri" w:eastAsia="Times New Roman" w:hAnsi="Calibri" w:cs="Calibri"/>
                <w:color w:val="000000"/>
                <w:lang w:eastAsia="ru-RU"/>
              </w:rPr>
              <w:t> А</w:t>
            </w:r>
          </w:p>
        </w:tc>
        <w:tc>
          <w:tcPr>
            <w:tcW w:w="426" w:type="pct"/>
            <w:vMerge w:val="restart"/>
            <w:shd w:val="clear" w:color="auto" w:fill="auto"/>
            <w:vAlign w:val="center"/>
          </w:tcPr>
          <w:p w14:paraId="22D5258F"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3,2</w:t>
            </w:r>
          </w:p>
        </w:tc>
        <w:tc>
          <w:tcPr>
            <w:tcW w:w="945" w:type="pct"/>
            <w:vMerge w:val="restart"/>
            <w:shd w:val="clear" w:color="auto" w:fill="auto"/>
            <w:vAlign w:val="center"/>
          </w:tcPr>
          <w:p w14:paraId="660E9352"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29,167 мс</w:t>
            </w:r>
          </w:p>
        </w:tc>
      </w:tr>
      <w:tr w:rsidR="00362955" w:rsidRPr="00C26657" w14:paraId="3FBAFC9E" w14:textId="77777777" w:rsidTr="00362955">
        <w:trPr>
          <w:trHeight w:val="288"/>
        </w:trPr>
        <w:tc>
          <w:tcPr>
            <w:tcW w:w="543" w:type="pct"/>
            <w:vMerge/>
            <w:vAlign w:val="center"/>
            <w:hideMark/>
          </w:tcPr>
          <w:p w14:paraId="2A46022A"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hideMark/>
          </w:tcPr>
          <w:p w14:paraId="5ACDCD1D" w14:textId="77777777" w:rsidR="00362955" w:rsidRPr="00C26657"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Срабатывание</w:t>
            </w:r>
            <w:r w:rsidRPr="00C26657">
              <w:rPr>
                <w:rFonts w:ascii="Calibri" w:eastAsia="Times New Roman" w:hAnsi="Calibri" w:cs="Calibri"/>
                <w:color w:val="000000"/>
                <w:lang w:eastAsia="ru-RU"/>
              </w:rPr>
              <w:t xml:space="preserve"> БАВР</w:t>
            </w:r>
          </w:p>
        </w:tc>
        <w:tc>
          <w:tcPr>
            <w:tcW w:w="489" w:type="pct"/>
            <w:shd w:val="clear" w:color="auto" w:fill="auto"/>
            <w:noWrap/>
            <w:vAlign w:val="center"/>
            <w:hideMark/>
          </w:tcPr>
          <w:p w14:paraId="2442B2CB"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w:t>
            </w:r>
          </w:p>
        </w:tc>
        <w:tc>
          <w:tcPr>
            <w:tcW w:w="489" w:type="pct"/>
            <w:shd w:val="clear" w:color="auto" w:fill="auto"/>
            <w:noWrap/>
            <w:vAlign w:val="center"/>
            <w:hideMark/>
          </w:tcPr>
          <w:p w14:paraId="2DD1E6BF"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w:t>
            </w:r>
          </w:p>
        </w:tc>
        <w:tc>
          <w:tcPr>
            <w:tcW w:w="799" w:type="pct"/>
            <w:vMerge/>
            <w:shd w:val="clear" w:color="auto" w:fill="auto"/>
            <w:vAlign w:val="center"/>
          </w:tcPr>
          <w:p w14:paraId="688DEE6C"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2800988D"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39E9219B"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1D51EFC9" w14:textId="77777777" w:rsidTr="00362955">
        <w:trPr>
          <w:trHeight w:val="288"/>
        </w:trPr>
        <w:tc>
          <w:tcPr>
            <w:tcW w:w="543" w:type="pct"/>
            <w:vMerge/>
            <w:vAlign w:val="center"/>
          </w:tcPr>
          <w:p w14:paraId="7D5ABBAA"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tcPr>
          <w:p w14:paraId="1CDE69C9" w14:textId="77777777" w:rsidR="00362955"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Уровень колебаний</w:t>
            </w:r>
          </w:p>
        </w:tc>
        <w:tc>
          <w:tcPr>
            <w:tcW w:w="489" w:type="pct"/>
            <w:shd w:val="clear" w:color="auto" w:fill="auto"/>
            <w:noWrap/>
            <w:vAlign w:val="center"/>
          </w:tcPr>
          <w:p w14:paraId="1B8D15C5" w14:textId="77777777" w:rsidR="00362955" w:rsidRPr="00C26657" w:rsidRDefault="00362955" w:rsidP="00362955">
            <w:pPr>
              <w:spacing w:after="0"/>
              <w:ind w:firstLine="0"/>
              <w:jc w:val="center"/>
              <w:rPr>
                <w:rFonts w:ascii="Calibri" w:eastAsia="Times New Roman" w:hAnsi="Calibri" w:cs="Calibri"/>
                <w:color w:val="000000"/>
                <w:lang w:eastAsia="ru-RU"/>
              </w:rPr>
            </w:pPr>
            <w:r>
              <w:rPr>
                <w:rFonts w:ascii="Calibri" w:eastAsia="Times New Roman" w:hAnsi="Calibri" w:cs="Calibri"/>
                <w:color w:val="000000"/>
                <w:lang w:eastAsia="ru-RU"/>
              </w:rPr>
              <w:t>36%</w:t>
            </w:r>
          </w:p>
        </w:tc>
        <w:tc>
          <w:tcPr>
            <w:tcW w:w="489" w:type="pct"/>
            <w:shd w:val="clear" w:color="auto" w:fill="auto"/>
            <w:noWrap/>
            <w:vAlign w:val="center"/>
          </w:tcPr>
          <w:p w14:paraId="0E88E090"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22%</w:t>
            </w:r>
          </w:p>
        </w:tc>
        <w:tc>
          <w:tcPr>
            <w:tcW w:w="799" w:type="pct"/>
            <w:vMerge/>
            <w:shd w:val="clear" w:color="auto" w:fill="auto"/>
            <w:vAlign w:val="center"/>
          </w:tcPr>
          <w:p w14:paraId="341BBE6B"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426" w:type="pct"/>
            <w:vMerge/>
            <w:shd w:val="clear" w:color="auto" w:fill="auto"/>
            <w:vAlign w:val="center"/>
          </w:tcPr>
          <w:p w14:paraId="2764DB00" w14:textId="77777777" w:rsidR="00362955" w:rsidRPr="00D051B2" w:rsidRDefault="00362955" w:rsidP="00362955">
            <w:pPr>
              <w:spacing w:after="0"/>
              <w:ind w:firstLine="0"/>
              <w:jc w:val="center"/>
              <w:rPr>
                <w:rFonts w:ascii="Calibri" w:eastAsia="Times New Roman" w:hAnsi="Calibri" w:cs="Calibri"/>
                <w:color w:val="000000"/>
                <w:lang w:eastAsia="ru-RU"/>
              </w:rPr>
            </w:pPr>
          </w:p>
        </w:tc>
        <w:tc>
          <w:tcPr>
            <w:tcW w:w="945" w:type="pct"/>
            <w:vMerge/>
            <w:shd w:val="clear" w:color="auto" w:fill="auto"/>
            <w:vAlign w:val="center"/>
          </w:tcPr>
          <w:p w14:paraId="63325774" w14:textId="77777777" w:rsidR="00362955" w:rsidRPr="00D051B2" w:rsidRDefault="00362955" w:rsidP="00362955">
            <w:pPr>
              <w:spacing w:after="0"/>
              <w:ind w:firstLine="0"/>
              <w:jc w:val="center"/>
              <w:rPr>
                <w:rFonts w:ascii="Calibri" w:eastAsia="Times New Roman" w:hAnsi="Calibri" w:cs="Calibri"/>
                <w:color w:val="000000"/>
                <w:lang w:eastAsia="ru-RU"/>
              </w:rPr>
            </w:pPr>
          </w:p>
        </w:tc>
      </w:tr>
      <w:tr w:rsidR="00362955" w:rsidRPr="00C26657" w14:paraId="534006CC" w14:textId="77777777" w:rsidTr="00362955">
        <w:trPr>
          <w:trHeight w:val="288"/>
        </w:trPr>
        <w:tc>
          <w:tcPr>
            <w:tcW w:w="543" w:type="pct"/>
            <w:vMerge w:val="restart"/>
            <w:shd w:val="clear" w:color="auto" w:fill="auto"/>
            <w:noWrap/>
            <w:vAlign w:val="center"/>
            <w:hideMark/>
          </w:tcPr>
          <w:p w14:paraId="281D90C2" w14:textId="7FA07832"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6</w:t>
            </w:r>
          </w:p>
        </w:tc>
        <w:tc>
          <w:tcPr>
            <w:tcW w:w="1309" w:type="pct"/>
            <w:shd w:val="clear" w:color="auto" w:fill="auto"/>
            <w:noWrap/>
            <w:vAlign w:val="center"/>
            <w:hideMark/>
          </w:tcPr>
          <w:p w14:paraId="1147399F" w14:textId="77777777" w:rsidR="00362955" w:rsidRPr="00C26657" w:rsidRDefault="00362955" w:rsidP="00362955">
            <w:pPr>
              <w:spacing w:after="0"/>
              <w:ind w:firstLine="0"/>
              <w:rPr>
                <w:rFonts w:ascii="Calibri" w:eastAsia="Times New Roman" w:hAnsi="Calibri" w:cs="Calibri"/>
                <w:color w:val="000000"/>
                <w:lang w:eastAsia="ru-RU"/>
              </w:rPr>
            </w:pPr>
            <w:r w:rsidRPr="00C26657">
              <w:rPr>
                <w:rFonts w:ascii="Calibri" w:eastAsia="Times New Roman" w:hAnsi="Calibri" w:cs="Calibri"/>
                <w:color w:val="000000"/>
                <w:lang w:eastAsia="ru-RU"/>
              </w:rPr>
              <w:t>№ работающего ПЧ</w:t>
            </w:r>
          </w:p>
        </w:tc>
        <w:tc>
          <w:tcPr>
            <w:tcW w:w="489" w:type="pct"/>
            <w:shd w:val="clear" w:color="auto" w:fill="auto"/>
            <w:noWrap/>
            <w:vAlign w:val="center"/>
            <w:hideMark/>
          </w:tcPr>
          <w:p w14:paraId="747A45C0"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3</w:t>
            </w:r>
          </w:p>
        </w:tc>
        <w:tc>
          <w:tcPr>
            <w:tcW w:w="489" w:type="pct"/>
            <w:shd w:val="clear" w:color="auto" w:fill="auto"/>
            <w:noWrap/>
            <w:vAlign w:val="center"/>
            <w:hideMark/>
          </w:tcPr>
          <w:p w14:paraId="11D2D169"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5</w:t>
            </w:r>
          </w:p>
        </w:tc>
        <w:tc>
          <w:tcPr>
            <w:tcW w:w="799" w:type="pct"/>
            <w:vMerge w:val="restart"/>
            <w:shd w:val="clear" w:color="auto" w:fill="auto"/>
            <w:vAlign w:val="center"/>
          </w:tcPr>
          <w:p w14:paraId="5FB869F5" w14:textId="77777777" w:rsidR="00362955" w:rsidRPr="00D051B2" w:rsidRDefault="00362955" w:rsidP="00362955">
            <w:pPr>
              <w:spacing w:after="0"/>
              <w:ind w:firstLine="0"/>
              <w:jc w:val="center"/>
              <w:rPr>
                <w:rFonts w:ascii="Calibri" w:eastAsia="Times New Roman" w:hAnsi="Calibri" w:cs="Calibri"/>
                <w:color w:val="000000"/>
                <w:lang w:val="en-US" w:eastAsia="ru-RU"/>
              </w:rPr>
            </w:pPr>
            <w:r w:rsidRPr="00D051B2">
              <w:rPr>
                <w:rFonts w:ascii="Calibri" w:eastAsia="Times New Roman" w:hAnsi="Calibri" w:cs="Calibri"/>
                <w:color w:val="000000"/>
                <w:lang w:val="en-US" w:eastAsia="ru-RU"/>
              </w:rPr>
              <w:t>242</w:t>
            </w:r>
            <w:r w:rsidRPr="00D051B2">
              <w:rPr>
                <w:rFonts w:ascii="Calibri" w:eastAsia="Times New Roman" w:hAnsi="Calibri" w:cs="Calibri"/>
                <w:color w:val="000000"/>
                <w:lang w:eastAsia="ru-RU"/>
              </w:rPr>
              <w:t> А</w:t>
            </w:r>
          </w:p>
        </w:tc>
        <w:tc>
          <w:tcPr>
            <w:tcW w:w="426" w:type="pct"/>
            <w:vMerge w:val="restart"/>
            <w:shd w:val="clear" w:color="auto" w:fill="auto"/>
            <w:vAlign w:val="center"/>
          </w:tcPr>
          <w:p w14:paraId="40C5BA6A"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2,2</w:t>
            </w:r>
          </w:p>
        </w:tc>
        <w:tc>
          <w:tcPr>
            <w:tcW w:w="945" w:type="pct"/>
            <w:vMerge w:val="restart"/>
            <w:shd w:val="clear" w:color="auto" w:fill="auto"/>
            <w:vAlign w:val="center"/>
          </w:tcPr>
          <w:p w14:paraId="7C8D4940" w14:textId="77777777" w:rsidR="00362955" w:rsidRPr="00D051B2" w:rsidRDefault="00362955" w:rsidP="00362955">
            <w:pPr>
              <w:spacing w:after="0"/>
              <w:ind w:firstLine="0"/>
              <w:jc w:val="center"/>
              <w:rPr>
                <w:rFonts w:ascii="Calibri" w:eastAsia="Times New Roman" w:hAnsi="Calibri" w:cs="Calibri"/>
                <w:color w:val="000000"/>
                <w:lang w:eastAsia="ru-RU"/>
              </w:rPr>
            </w:pPr>
            <w:r w:rsidRPr="00D051B2">
              <w:rPr>
                <w:rFonts w:ascii="Calibri" w:eastAsia="Times New Roman" w:hAnsi="Calibri" w:cs="Calibri"/>
                <w:color w:val="000000"/>
                <w:lang w:eastAsia="ru-RU"/>
              </w:rPr>
              <w:t>30,833 мс</w:t>
            </w:r>
          </w:p>
        </w:tc>
      </w:tr>
      <w:tr w:rsidR="00362955" w:rsidRPr="00C26657" w14:paraId="7EE50F84" w14:textId="77777777" w:rsidTr="00362955">
        <w:trPr>
          <w:trHeight w:val="288"/>
        </w:trPr>
        <w:tc>
          <w:tcPr>
            <w:tcW w:w="543" w:type="pct"/>
            <w:vMerge/>
            <w:vAlign w:val="center"/>
            <w:hideMark/>
          </w:tcPr>
          <w:p w14:paraId="0940BD4C"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hideMark/>
          </w:tcPr>
          <w:p w14:paraId="13AAB30D" w14:textId="77777777" w:rsidR="00362955" w:rsidRPr="00C26657"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Срабатывание</w:t>
            </w:r>
            <w:r w:rsidRPr="00C26657">
              <w:rPr>
                <w:rFonts w:ascii="Calibri" w:eastAsia="Times New Roman" w:hAnsi="Calibri" w:cs="Calibri"/>
                <w:color w:val="000000"/>
                <w:lang w:eastAsia="ru-RU"/>
              </w:rPr>
              <w:t xml:space="preserve"> БАВР</w:t>
            </w:r>
          </w:p>
        </w:tc>
        <w:tc>
          <w:tcPr>
            <w:tcW w:w="489" w:type="pct"/>
            <w:shd w:val="clear" w:color="auto" w:fill="auto"/>
            <w:noWrap/>
            <w:vAlign w:val="center"/>
            <w:hideMark/>
          </w:tcPr>
          <w:p w14:paraId="16A3B42B"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w:t>
            </w:r>
          </w:p>
        </w:tc>
        <w:tc>
          <w:tcPr>
            <w:tcW w:w="489" w:type="pct"/>
            <w:shd w:val="clear" w:color="auto" w:fill="auto"/>
            <w:noWrap/>
            <w:vAlign w:val="center"/>
            <w:hideMark/>
          </w:tcPr>
          <w:p w14:paraId="2143A32D" w14:textId="77777777" w:rsidR="00362955" w:rsidRPr="00C26657" w:rsidRDefault="00362955" w:rsidP="00362955">
            <w:pPr>
              <w:spacing w:after="0"/>
              <w:ind w:firstLine="0"/>
              <w:jc w:val="center"/>
              <w:rPr>
                <w:rFonts w:ascii="Calibri" w:eastAsia="Times New Roman" w:hAnsi="Calibri" w:cs="Calibri"/>
                <w:color w:val="000000"/>
                <w:lang w:eastAsia="ru-RU"/>
              </w:rPr>
            </w:pPr>
            <w:r w:rsidRPr="00C26657">
              <w:rPr>
                <w:rFonts w:ascii="Calibri" w:eastAsia="Times New Roman" w:hAnsi="Calibri" w:cs="Calibri"/>
                <w:color w:val="000000"/>
                <w:lang w:eastAsia="ru-RU"/>
              </w:rPr>
              <w:t>+</w:t>
            </w:r>
          </w:p>
        </w:tc>
        <w:tc>
          <w:tcPr>
            <w:tcW w:w="799" w:type="pct"/>
            <w:vMerge/>
          </w:tcPr>
          <w:p w14:paraId="3AD7A8C0" w14:textId="77777777" w:rsidR="00362955" w:rsidRPr="00C26657" w:rsidRDefault="00362955" w:rsidP="00362955">
            <w:pPr>
              <w:spacing w:after="0"/>
              <w:ind w:firstLine="0"/>
              <w:jc w:val="center"/>
              <w:rPr>
                <w:rFonts w:ascii="Calibri" w:eastAsia="Times New Roman" w:hAnsi="Calibri" w:cs="Calibri"/>
                <w:color w:val="000000"/>
                <w:lang w:eastAsia="ru-RU"/>
              </w:rPr>
            </w:pPr>
          </w:p>
        </w:tc>
        <w:tc>
          <w:tcPr>
            <w:tcW w:w="426" w:type="pct"/>
            <w:vMerge/>
            <w:vAlign w:val="center"/>
          </w:tcPr>
          <w:p w14:paraId="7E719873" w14:textId="77777777" w:rsidR="00362955" w:rsidRPr="00C26657" w:rsidRDefault="00362955" w:rsidP="00362955">
            <w:pPr>
              <w:spacing w:after="0"/>
              <w:ind w:firstLine="0"/>
              <w:jc w:val="center"/>
              <w:rPr>
                <w:rFonts w:ascii="Calibri" w:eastAsia="Times New Roman" w:hAnsi="Calibri" w:cs="Calibri"/>
                <w:color w:val="000000"/>
                <w:lang w:eastAsia="ru-RU"/>
              </w:rPr>
            </w:pPr>
          </w:p>
        </w:tc>
        <w:tc>
          <w:tcPr>
            <w:tcW w:w="945" w:type="pct"/>
            <w:vMerge/>
            <w:vAlign w:val="center"/>
          </w:tcPr>
          <w:p w14:paraId="66F277A6" w14:textId="77777777" w:rsidR="00362955" w:rsidRPr="00C26657" w:rsidRDefault="00362955" w:rsidP="00362955">
            <w:pPr>
              <w:spacing w:after="0"/>
              <w:ind w:firstLine="0"/>
              <w:jc w:val="center"/>
              <w:rPr>
                <w:rFonts w:ascii="Calibri" w:eastAsia="Times New Roman" w:hAnsi="Calibri" w:cs="Calibri"/>
                <w:color w:val="000000"/>
                <w:lang w:eastAsia="ru-RU"/>
              </w:rPr>
            </w:pPr>
          </w:p>
        </w:tc>
      </w:tr>
      <w:tr w:rsidR="00362955" w:rsidRPr="00C26657" w14:paraId="0F238A8B" w14:textId="77777777" w:rsidTr="00362955">
        <w:trPr>
          <w:trHeight w:val="288"/>
        </w:trPr>
        <w:tc>
          <w:tcPr>
            <w:tcW w:w="543" w:type="pct"/>
            <w:vMerge/>
            <w:vAlign w:val="center"/>
          </w:tcPr>
          <w:p w14:paraId="4101F197" w14:textId="77777777" w:rsidR="00362955" w:rsidRPr="00C26657" w:rsidRDefault="00362955" w:rsidP="00362955">
            <w:pPr>
              <w:spacing w:after="0"/>
              <w:ind w:firstLine="0"/>
              <w:rPr>
                <w:rFonts w:ascii="Calibri" w:eastAsia="Times New Roman" w:hAnsi="Calibri" w:cs="Calibri"/>
                <w:color w:val="000000"/>
                <w:lang w:eastAsia="ru-RU"/>
              </w:rPr>
            </w:pPr>
          </w:p>
        </w:tc>
        <w:tc>
          <w:tcPr>
            <w:tcW w:w="1309" w:type="pct"/>
            <w:shd w:val="clear" w:color="auto" w:fill="auto"/>
            <w:noWrap/>
            <w:vAlign w:val="center"/>
          </w:tcPr>
          <w:p w14:paraId="029DF471" w14:textId="77777777" w:rsidR="00362955" w:rsidRDefault="00362955" w:rsidP="00362955">
            <w:pPr>
              <w:spacing w:after="0"/>
              <w:ind w:firstLine="0"/>
              <w:rPr>
                <w:rFonts w:ascii="Calibri" w:eastAsia="Times New Roman" w:hAnsi="Calibri" w:cs="Calibri"/>
                <w:color w:val="000000"/>
                <w:lang w:eastAsia="ru-RU"/>
              </w:rPr>
            </w:pPr>
            <w:r>
              <w:rPr>
                <w:rFonts w:ascii="Calibri" w:eastAsia="Times New Roman" w:hAnsi="Calibri" w:cs="Calibri"/>
                <w:color w:val="000000"/>
                <w:lang w:eastAsia="ru-RU"/>
              </w:rPr>
              <w:t>Уровень колебаний</w:t>
            </w:r>
          </w:p>
        </w:tc>
        <w:tc>
          <w:tcPr>
            <w:tcW w:w="489" w:type="pct"/>
            <w:shd w:val="clear" w:color="auto" w:fill="auto"/>
            <w:noWrap/>
            <w:vAlign w:val="center"/>
          </w:tcPr>
          <w:p w14:paraId="00B74A94" w14:textId="77777777" w:rsidR="00362955" w:rsidRPr="00C26657" w:rsidRDefault="00362955" w:rsidP="00362955">
            <w:pPr>
              <w:spacing w:after="0"/>
              <w:ind w:firstLine="0"/>
              <w:jc w:val="center"/>
              <w:rPr>
                <w:rFonts w:ascii="Calibri" w:eastAsia="Times New Roman" w:hAnsi="Calibri" w:cs="Calibri"/>
                <w:color w:val="000000"/>
                <w:lang w:eastAsia="ru-RU"/>
              </w:rPr>
            </w:pPr>
            <w:r>
              <w:rPr>
                <w:rFonts w:ascii="Calibri" w:eastAsia="Times New Roman" w:hAnsi="Calibri" w:cs="Calibri"/>
                <w:color w:val="000000"/>
                <w:lang w:eastAsia="ru-RU"/>
              </w:rPr>
              <w:t>17%</w:t>
            </w:r>
          </w:p>
        </w:tc>
        <w:tc>
          <w:tcPr>
            <w:tcW w:w="489" w:type="pct"/>
            <w:shd w:val="clear" w:color="auto" w:fill="auto"/>
            <w:noWrap/>
            <w:vAlign w:val="center"/>
          </w:tcPr>
          <w:p w14:paraId="12B4B3BD" w14:textId="77777777" w:rsidR="00362955" w:rsidRPr="00C26657" w:rsidRDefault="00362955" w:rsidP="00362955">
            <w:pPr>
              <w:spacing w:after="0"/>
              <w:ind w:firstLine="0"/>
              <w:jc w:val="center"/>
              <w:rPr>
                <w:rFonts w:ascii="Calibri" w:eastAsia="Times New Roman" w:hAnsi="Calibri" w:cs="Calibri"/>
                <w:color w:val="000000"/>
                <w:lang w:eastAsia="ru-RU"/>
              </w:rPr>
            </w:pPr>
            <w:r>
              <w:rPr>
                <w:rFonts w:ascii="Calibri" w:eastAsia="Times New Roman" w:hAnsi="Calibri" w:cs="Calibri"/>
                <w:color w:val="000000"/>
                <w:lang w:eastAsia="ru-RU"/>
              </w:rPr>
              <w:t>40%</w:t>
            </w:r>
          </w:p>
        </w:tc>
        <w:tc>
          <w:tcPr>
            <w:tcW w:w="799" w:type="pct"/>
            <w:vMerge/>
          </w:tcPr>
          <w:p w14:paraId="396004F7" w14:textId="77777777" w:rsidR="00362955" w:rsidRPr="00C26657" w:rsidRDefault="00362955" w:rsidP="00362955">
            <w:pPr>
              <w:spacing w:after="0"/>
              <w:ind w:firstLine="0"/>
              <w:jc w:val="center"/>
              <w:rPr>
                <w:rFonts w:ascii="Calibri" w:eastAsia="Times New Roman" w:hAnsi="Calibri" w:cs="Calibri"/>
                <w:color w:val="000000"/>
                <w:lang w:eastAsia="ru-RU"/>
              </w:rPr>
            </w:pPr>
          </w:p>
        </w:tc>
        <w:tc>
          <w:tcPr>
            <w:tcW w:w="426" w:type="pct"/>
            <w:vMerge/>
            <w:vAlign w:val="center"/>
          </w:tcPr>
          <w:p w14:paraId="33AB3DFF" w14:textId="77777777" w:rsidR="00362955" w:rsidRPr="00C26657" w:rsidRDefault="00362955" w:rsidP="00362955">
            <w:pPr>
              <w:spacing w:after="0"/>
              <w:ind w:firstLine="0"/>
              <w:jc w:val="center"/>
              <w:rPr>
                <w:rFonts w:ascii="Calibri" w:eastAsia="Times New Roman" w:hAnsi="Calibri" w:cs="Calibri"/>
                <w:color w:val="000000"/>
                <w:lang w:eastAsia="ru-RU"/>
              </w:rPr>
            </w:pPr>
          </w:p>
        </w:tc>
        <w:tc>
          <w:tcPr>
            <w:tcW w:w="945" w:type="pct"/>
            <w:vMerge/>
            <w:vAlign w:val="center"/>
          </w:tcPr>
          <w:p w14:paraId="4B762984" w14:textId="77777777" w:rsidR="00362955" w:rsidRPr="00C26657" w:rsidRDefault="00362955" w:rsidP="00362955">
            <w:pPr>
              <w:spacing w:after="0"/>
              <w:ind w:firstLine="0"/>
              <w:jc w:val="center"/>
              <w:rPr>
                <w:rFonts w:ascii="Calibri" w:eastAsia="Times New Roman" w:hAnsi="Calibri" w:cs="Calibri"/>
                <w:color w:val="000000"/>
                <w:lang w:eastAsia="ru-RU"/>
              </w:rPr>
            </w:pPr>
          </w:p>
        </w:tc>
      </w:tr>
    </w:tbl>
    <w:p w14:paraId="6186A4F3" w14:textId="77777777" w:rsidR="006F2F48" w:rsidRPr="00C26657" w:rsidRDefault="006F2F48" w:rsidP="006F2F48">
      <w:pPr>
        <w:spacing w:after="0"/>
        <w:rPr>
          <w:rFonts w:cs="Times New Roman"/>
          <w:b/>
          <w:i/>
          <w:szCs w:val="24"/>
        </w:rPr>
      </w:pPr>
      <w:r w:rsidRPr="00C26657">
        <w:rPr>
          <w:rFonts w:cs="Times New Roman"/>
          <w:b/>
          <w:i/>
          <w:szCs w:val="24"/>
        </w:rPr>
        <w:t>Примечание:</w:t>
      </w:r>
    </w:p>
    <w:p w14:paraId="0572EFCC" w14:textId="77777777" w:rsidR="006F2F48" w:rsidRPr="00C26657" w:rsidRDefault="006F2F48" w:rsidP="006F2F48">
      <w:pPr>
        <w:spacing w:after="0"/>
        <w:rPr>
          <w:rFonts w:cs="Times New Roman"/>
          <w:i/>
          <w:szCs w:val="24"/>
        </w:rPr>
      </w:pPr>
      <w:r w:rsidRPr="00C26657">
        <w:rPr>
          <w:rFonts w:cs="Times New Roman"/>
          <w:i/>
          <w:szCs w:val="24"/>
        </w:rPr>
        <w:t>+ ПЧ остался в работе после срабатывания БАВР</w:t>
      </w:r>
    </w:p>
    <w:p w14:paraId="25661FB5" w14:textId="77777777" w:rsidR="006F2F48" w:rsidRDefault="006F2F48" w:rsidP="006F2F48">
      <w:pPr>
        <w:spacing w:after="0"/>
        <w:rPr>
          <w:rFonts w:cs="Times New Roman"/>
          <w:i/>
          <w:szCs w:val="24"/>
        </w:rPr>
      </w:pPr>
      <w:r w:rsidRPr="00C26657">
        <w:rPr>
          <w:rFonts w:cs="Times New Roman"/>
          <w:i/>
          <w:szCs w:val="24"/>
        </w:rPr>
        <w:t>- ПЧ отключился после срабатывания БАВР</w:t>
      </w:r>
    </w:p>
    <w:p w14:paraId="59DB17E0" w14:textId="77777777" w:rsidR="006F2F48" w:rsidRPr="00C26657" w:rsidRDefault="006F2F48" w:rsidP="006F2F48">
      <w:pPr>
        <w:spacing w:after="0"/>
        <w:rPr>
          <w:rFonts w:cs="Times New Roman"/>
          <w:i/>
          <w:szCs w:val="24"/>
        </w:rPr>
      </w:pPr>
      <w:r>
        <w:rPr>
          <w:rFonts w:cs="Times New Roman"/>
          <w:i/>
          <w:szCs w:val="24"/>
        </w:rPr>
        <w:t>% уровня колебаний считается от амплитудного значения колебания</w:t>
      </w:r>
    </w:p>
    <w:p w14:paraId="452FE443" w14:textId="77777777" w:rsidR="006F2F48" w:rsidRDefault="006F2F48" w:rsidP="006F2F48"/>
    <w:p w14:paraId="2002A737" w14:textId="77777777" w:rsidR="006F2F48" w:rsidRDefault="006F2F48" w:rsidP="006F2F48">
      <w:pPr>
        <w:pStyle w:val="3"/>
      </w:pPr>
      <w:bookmarkStart w:id="76" w:name="_Toc201697664"/>
      <w:r>
        <w:t>Отпадание адаптивного РНМ (</w:t>
      </w:r>
      <w:r w:rsidRPr="0053610B">
        <w:rPr>
          <w:highlight w:val="yellow"/>
        </w:rPr>
        <w:t>вопрос подбора К отс</w:t>
      </w:r>
      <w:r>
        <w:t>)</w:t>
      </w:r>
      <w:bookmarkEnd w:id="76"/>
    </w:p>
    <w:p w14:paraId="6C0B102B" w14:textId="235F716C" w:rsidR="006F2F48" w:rsidRDefault="00E1535F" w:rsidP="00E1535F">
      <w:pPr>
        <w:ind w:firstLine="708"/>
        <w:rPr>
          <w:rFonts w:cs="Times New Roman"/>
        </w:rPr>
      </w:pPr>
      <w:r>
        <w:rPr>
          <w:rFonts w:cs="Times New Roman"/>
        </w:rPr>
        <w:t>В момент завершения пуска мощных синхронных двигателей может наблюдаться</w:t>
      </w:r>
      <w:r w:rsidR="006F2F48">
        <w:rPr>
          <w:rFonts w:cs="Times New Roman"/>
        </w:rPr>
        <w:t xml:space="preserve"> колебательное затухание амплитуды тока, что видно из рисунка 1. Причём это колебание начина</w:t>
      </w:r>
      <w:r>
        <w:rPr>
          <w:rFonts w:cs="Times New Roman"/>
        </w:rPr>
        <w:t>ет</w:t>
      </w:r>
      <w:r w:rsidR="006F2F48">
        <w:rPr>
          <w:rFonts w:cs="Times New Roman"/>
        </w:rPr>
        <w:t xml:space="preserve"> разрастаться как по амплитуде, так и по времени (рис. 2), то есть отстроиться по времени не </w:t>
      </w:r>
      <w:commentRangeStart w:id="77"/>
      <w:r w:rsidR="006F2F48">
        <w:rPr>
          <w:rFonts w:cs="Times New Roman"/>
        </w:rPr>
        <w:t>получится</w:t>
      </w:r>
      <w:commentRangeEnd w:id="77"/>
      <w:r>
        <w:rPr>
          <w:rStyle w:val="a8"/>
          <w:rFonts w:eastAsia="SimSun" w:cs="Times New Roman"/>
          <w:lang w:val="en-US"/>
        </w:rPr>
        <w:commentReference w:id="77"/>
      </w:r>
      <w:r w:rsidR="006F2F48">
        <w:rPr>
          <w:rFonts w:cs="Times New Roman"/>
        </w:rPr>
        <w:t xml:space="preserve">. </w:t>
      </w:r>
      <w:r>
        <w:rPr>
          <w:rFonts w:cs="Times New Roman"/>
        </w:rPr>
        <w:t xml:space="preserve">Ввиду данных колебаний ток опустился ниже автоматически рассчитываемого программой порога определяемого уставками 200 мс и 0,8 о.е. (и рядом иных скрытых параметров) и </w:t>
      </w:r>
      <w:r w:rsidR="006F2F48">
        <w:rPr>
          <w:rFonts w:cs="Times New Roman"/>
        </w:rPr>
        <w:t>произошло «отпускание» РНМ. При этом, ввиду пуска двигателя, напряжение опустилось приблизительно до 86% и уже произошёл пуск по 27/27</w:t>
      </w:r>
      <w:r w:rsidR="006F2F48">
        <w:rPr>
          <w:rFonts w:cs="Times New Roman"/>
          <w:lang w:val="en-US"/>
        </w:rPr>
        <w:t>S</w:t>
      </w:r>
      <w:r w:rsidR="006F2F48" w:rsidRPr="00756393">
        <w:rPr>
          <w:rFonts w:cs="Times New Roman"/>
        </w:rPr>
        <w:t xml:space="preserve"> (</w:t>
      </w:r>
      <w:r w:rsidR="006F2F48">
        <w:rPr>
          <w:rFonts w:cs="Times New Roman"/>
        </w:rPr>
        <w:t>ЗМН</w:t>
      </w:r>
      <w:r w:rsidR="006F2F48" w:rsidRPr="00756393">
        <w:rPr>
          <w:rFonts w:cs="Times New Roman"/>
        </w:rPr>
        <w:t>)</w:t>
      </w:r>
      <w:r>
        <w:rPr>
          <w:rFonts w:cs="Times New Roman"/>
        </w:rPr>
        <w:t>. С</w:t>
      </w:r>
      <w:r w:rsidR="006F2F48">
        <w:rPr>
          <w:rFonts w:cs="Times New Roman"/>
        </w:rPr>
        <w:t>ледовательно, сразу же после пропажи блокировки от РНМ</w:t>
      </w:r>
      <w:r w:rsidR="006F2F48" w:rsidRPr="00B81BA0">
        <w:rPr>
          <w:rFonts w:cs="Times New Roman"/>
        </w:rPr>
        <w:t xml:space="preserve"> </w:t>
      </w:r>
      <w:r w:rsidR="006F2F48">
        <w:rPr>
          <w:rFonts w:cs="Times New Roman"/>
        </w:rPr>
        <w:t>отработал БАВР.</w:t>
      </w:r>
    </w:p>
    <w:p w14:paraId="7F7837EE" w14:textId="77777777" w:rsidR="006F2F48" w:rsidRDefault="006F2F48" w:rsidP="006F2F48">
      <w:pPr>
        <w:ind w:firstLine="708"/>
        <w:rPr>
          <w:rFonts w:cs="Times New Roman"/>
        </w:rPr>
      </w:pPr>
      <w:r>
        <w:rPr>
          <w:rFonts w:cs="Times New Roman"/>
        </w:rPr>
        <w:t>Для решения этой проблемы коэффициент отстройки был уменьшен с 0,8 до 0,6, и дана рекомендация, при пуске двигателя выводить ключ БАВР.</w:t>
      </w:r>
    </w:p>
    <w:p w14:paraId="42069E78" w14:textId="77777777" w:rsidR="006F2F48" w:rsidRDefault="006F2F48" w:rsidP="006F2F48">
      <w:pPr>
        <w:rPr>
          <w:rFonts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26CC4BB8" w14:textId="77777777" w:rsidTr="00362955">
        <w:tc>
          <w:tcPr>
            <w:tcW w:w="9345" w:type="dxa"/>
          </w:tcPr>
          <w:p w14:paraId="12FA48EC" w14:textId="77777777" w:rsidR="006F2F48" w:rsidRDefault="006F2F48" w:rsidP="00E1535F">
            <w:pPr>
              <w:ind w:firstLine="0"/>
              <w:rPr>
                <w:rFonts w:cs="Times New Roman"/>
              </w:rPr>
            </w:pPr>
            <w:r>
              <w:rPr>
                <w:noProof/>
              </w:rPr>
              <w:drawing>
                <wp:inline distT="0" distB="0" distL="0" distR="0" wp14:anchorId="3F58D003" wp14:editId="4D30CBD8">
                  <wp:extent cx="5835446" cy="2570480"/>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5265" cy="2579210"/>
                          </a:xfrm>
                          <a:prstGeom prst="rect">
                            <a:avLst/>
                          </a:prstGeom>
                        </pic:spPr>
                      </pic:pic>
                    </a:graphicData>
                  </a:graphic>
                </wp:inline>
              </w:drawing>
            </w:r>
          </w:p>
        </w:tc>
      </w:tr>
      <w:tr w:rsidR="006F2F48" w14:paraId="35A48144" w14:textId="77777777" w:rsidTr="00362955">
        <w:tc>
          <w:tcPr>
            <w:tcW w:w="9345" w:type="dxa"/>
          </w:tcPr>
          <w:p w14:paraId="00324F8C" w14:textId="77777777" w:rsidR="006F2F48" w:rsidRDefault="006F2F48" w:rsidP="00E1535F">
            <w:pPr>
              <w:ind w:firstLine="0"/>
              <w:jc w:val="center"/>
              <w:rPr>
                <w:rFonts w:cs="Times New Roman"/>
              </w:rPr>
            </w:pPr>
            <w:r w:rsidRPr="00DF29DA">
              <w:rPr>
                <w:rFonts w:cs="Times New Roman"/>
              </w:rPr>
              <w:t xml:space="preserve">Рисунок 1. </w:t>
            </w:r>
            <w:r>
              <w:rPr>
                <w:rFonts w:cs="Times New Roman"/>
              </w:rPr>
              <w:t>Общий вид осциллограммы</w:t>
            </w:r>
            <w:r w:rsidRPr="00DF29DA">
              <w:rPr>
                <w:rFonts w:cs="Times New Roman"/>
              </w:rPr>
              <w:t>.</w:t>
            </w:r>
          </w:p>
          <w:p w14:paraId="3E54E1AE" w14:textId="77777777" w:rsidR="00E1535F" w:rsidRPr="00756AC2" w:rsidRDefault="00E1535F" w:rsidP="00E1535F">
            <w:pPr>
              <w:ind w:firstLine="708"/>
              <w:rPr>
                <w:rFonts w:cs="Times New Roman"/>
                <w:color w:val="7030A0"/>
              </w:rPr>
            </w:pPr>
            <w:r w:rsidRPr="00756AC2">
              <w:rPr>
                <w:rFonts w:cs="Times New Roman"/>
                <w:color w:val="7030A0"/>
              </w:rPr>
              <w:t>Данные файлы находятся в папке</w:t>
            </w:r>
          </w:p>
          <w:p w14:paraId="06819E59" w14:textId="382B5184" w:rsidR="00E1535F" w:rsidRPr="00E1535F" w:rsidRDefault="00E1535F" w:rsidP="00E1535F">
            <w:pPr>
              <w:ind w:firstLine="708"/>
              <w:rPr>
                <w:rFonts w:cs="Times New Roman"/>
                <w:color w:val="7030A0"/>
              </w:rPr>
            </w:pPr>
            <w:r w:rsidRPr="00756AC2">
              <w:rPr>
                <w:rFonts w:cs="Times New Roman"/>
                <w:color w:val="7030A0"/>
              </w:rPr>
              <w:t>«</w:t>
            </w:r>
            <w:r w:rsidRPr="00756393">
              <w:rPr>
                <w:rFonts w:cs="Times New Roman"/>
                <w:color w:val="7030A0"/>
              </w:rPr>
              <w:t xml:space="preserve">_вспомогательные файлы\ДКС-1\Отпадание адаптивного РНМ при пуске мощного </w:t>
            </w:r>
            <w:commentRangeStart w:id="78"/>
            <w:commentRangeStart w:id="79"/>
            <w:r w:rsidRPr="00756393">
              <w:rPr>
                <w:rFonts w:cs="Times New Roman"/>
                <w:color w:val="7030A0"/>
              </w:rPr>
              <w:t>двигателя</w:t>
            </w:r>
            <w:commentRangeEnd w:id="78"/>
            <w:r>
              <w:rPr>
                <w:rStyle w:val="a8"/>
                <w:rFonts w:eastAsia="SimSun" w:cs="Times New Roman"/>
                <w:lang w:val="en-US"/>
              </w:rPr>
              <w:commentReference w:id="78"/>
            </w:r>
            <w:commentRangeEnd w:id="79"/>
            <w:r>
              <w:rPr>
                <w:rStyle w:val="a8"/>
                <w:rFonts w:eastAsia="SimSun" w:cs="Times New Roman"/>
                <w:lang w:val="en-US"/>
              </w:rPr>
              <w:commentReference w:id="79"/>
            </w:r>
            <w:r w:rsidRPr="00756AC2">
              <w:rPr>
                <w:rFonts w:cs="Times New Roman"/>
                <w:color w:val="7030A0"/>
              </w:rPr>
              <w:t>»</w:t>
            </w:r>
          </w:p>
        </w:tc>
      </w:tr>
    </w:tbl>
    <w:p w14:paraId="02FFEBBE" w14:textId="77777777" w:rsidR="006F2F48" w:rsidRDefault="006F2F48" w:rsidP="006F2F48">
      <w:pPr>
        <w:rPr>
          <w:rFonts w:cs="Times New Roman"/>
        </w:rPr>
      </w:pPr>
    </w:p>
    <w:p w14:paraId="2F0389ED" w14:textId="77777777" w:rsidR="006F2F48" w:rsidRDefault="006F2F48" w:rsidP="006F2F48">
      <w:pPr>
        <w:rPr>
          <w:rFonts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6653FBAC" w14:textId="77777777" w:rsidTr="00362955">
        <w:tc>
          <w:tcPr>
            <w:tcW w:w="9345" w:type="dxa"/>
          </w:tcPr>
          <w:p w14:paraId="35CF21E4" w14:textId="77777777" w:rsidR="006F2F48" w:rsidRDefault="006F2F48" w:rsidP="00E1535F">
            <w:pPr>
              <w:ind w:firstLine="0"/>
              <w:rPr>
                <w:rFonts w:cs="Times New Roman"/>
              </w:rPr>
            </w:pPr>
            <w:r>
              <w:rPr>
                <w:noProof/>
              </w:rPr>
              <w:lastRenderedPageBreak/>
              <w:drawing>
                <wp:inline distT="0" distB="0" distL="0" distR="0" wp14:anchorId="6409059E" wp14:editId="49296AAB">
                  <wp:extent cx="5969000" cy="269526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82819" cy="2701508"/>
                          </a:xfrm>
                          <a:prstGeom prst="rect">
                            <a:avLst/>
                          </a:prstGeom>
                        </pic:spPr>
                      </pic:pic>
                    </a:graphicData>
                  </a:graphic>
                </wp:inline>
              </w:drawing>
            </w:r>
          </w:p>
        </w:tc>
      </w:tr>
      <w:tr w:rsidR="006F2F48" w14:paraId="529903E2" w14:textId="77777777" w:rsidTr="00362955">
        <w:tc>
          <w:tcPr>
            <w:tcW w:w="9345" w:type="dxa"/>
          </w:tcPr>
          <w:p w14:paraId="3EEAD924" w14:textId="77777777" w:rsidR="006F2F48" w:rsidRDefault="006F2F48" w:rsidP="00E1535F">
            <w:pPr>
              <w:ind w:firstLine="0"/>
              <w:jc w:val="center"/>
              <w:rPr>
                <w:rFonts w:cs="Times New Roman"/>
              </w:rPr>
            </w:pPr>
            <w:r w:rsidRPr="00DF29DA">
              <w:rPr>
                <w:rFonts w:cs="Times New Roman"/>
              </w:rPr>
              <w:t xml:space="preserve">Рисунок </w:t>
            </w:r>
            <w:r>
              <w:rPr>
                <w:rFonts w:cs="Times New Roman"/>
              </w:rPr>
              <w:t>2</w:t>
            </w:r>
            <w:r w:rsidRPr="00DF29DA">
              <w:rPr>
                <w:rFonts w:cs="Times New Roman"/>
              </w:rPr>
              <w:t>. Поведение РНМ.</w:t>
            </w:r>
          </w:p>
        </w:tc>
      </w:tr>
    </w:tbl>
    <w:p w14:paraId="5336CBB8" w14:textId="77777777" w:rsidR="006F2F48" w:rsidRDefault="006F2F48" w:rsidP="006F2F48">
      <w:pPr>
        <w:pStyle w:val="4"/>
      </w:pPr>
      <w:r>
        <w:t>Рекомендации по наладке</w:t>
      </w:r>
    </w:p>
    <w:p w14:paraId="78322AC8" w14:textId="77777777" w:rsidR="006F2F48" w:rsidRPr="002B3D7B" w:rsidRDefault="006F2F48" w:rsidP="006F2F48">
      <w:pPr>
        <w:ind w:firstLine="708"/>
        <w:rPr>
          <w:rFonts w:cs="Times New Roman"/>
          <w:szCs w:val="24"/>
        </w:rPr>
      </w:pPr>
      <w:r>
        <w:rPr>
          <w:rFonts w:cs="Times New Roman"/>
        </w:rPr>
        <w:t xml:space="preserve">При подключении мощной двигательной нагрузки рекомендуется уменьшать коэффициент отстройки с стандартного значения до 0,6. Более точное значение коэффициента можно определить по итогам пуска двигателя, в данном </w:t>
      </w:r>
      <w:r w:rsidRPr="002B3D7B">
        <w:rPr>
          <w:rFonts w:cs="Times New Roman"/>
          <w:szCs w:val="24"/>
        </w:rPr>
        <w:t>случае это можно осуществить по следующему алгоритму:</w:t>
      </w:r>
    </w:p>
    <w:p w14:paraId="37A02BCC" w14:textId="77777777" w:rsidR="006F2F48" w:rsidRPr="002B3D7B" w:rsidRDefault="006F2F48" w:rsidP="006F2F48">
      <w:pPr>
        <w:pStyle w:val="a7"/>
        <w:numPr>
          <w:ilvl w:val="0"/>
          <w:numId w:val="2"/>
        </w:numPr>
        <w:rPr>
          <w:rFonts w:cs="Times New Roman"/>
          <w:szCs w:val="24"/>
        </w:rPr>
      </w:pPr>
      <w:r w:rsidRPr="002B3D7B">
        <w:rPr>
          <w:rFonts w:cs="Times New Roman"/>
          <w:szCs w:val="24"/>
        </w:rPr>
        <w:t>вывести ключ БАВР</w:t>
      </w:r>
    </w:p>
    <w:p w14:paraId="16BD15BE" w14:textId="77777777" w:rsidR="006F2F48" w:rsidRDefault="006F2F48" w:rsidP="006F2F48">
      <w:pPr>
        <w:pStyle w:val="a7"/>
        <w:numPr>
          <w:ilvl w:val="0"/>
          <w:numId w:val="2"/>
        </w:numPr>
        <w:rPr>
          <w:rFonts w:cs="Times New Roman"/>
          <w:szCs w:val="24"/>
        </w:rPr>
      </w:pPr>
      <w:r w:rsidRPr="002B3D7B">
        <w:rPr>
          <w:rFonts w:cs="Times New Roman"/>
          <w:szCs w:val="24"/>
        </w:rPr>
        <w:t>Пус</w:t>
      </w:r>
      <w:r>
        <w:rPr>
          <w:rFonts w:cs="Times New Roman"/>
          <w:szCs w:val="24"/>
        </w:rPr>
        <w:t>тить двигатель</w:t>
      </w:r>
    </w:p>
    <w:p w14:paraId="6EF7CB53" w14:textId="77777777" w:rsidR="006F2F48" w:rsidRPr="002B3D7B" w:rsidRDefault="006F2F48" w:rsidP="006F2F48">
      <w:pPr>
        <w:pStyle w:val="a7"/>
        <w:numPr>
          <w:ilvl w:val="0"/>
          <w:numId w:val="2"/>
        </w:numPr>
        <w:rPr>
          <w:rFonts w:cs="Times New Roman"/>
          <w:szCs w:val="24"/>
        </w:rPr>
      </w:pPr>
      <w:r>
        <w:rPr>
          <w:rFonts w:cs="Times New Roman"/>
          <w:szCs w:val="24"/>
        </w:rPr>
        <w:t>По осциллограмме* оценить максимальный уровень колебания и его, с некоторой отстрой в сторону уменьшения, задать.</w:t>
      </w:r>
    </w:p>
    <w:p w14:paraId="33401CEC" w14:textId="77777777" w:rsidR="006F2F48" w:rsidRPr="00B81BA0" w:rsidRDefault="006F2F48" w:rsidP="006F2F48">
      <w:pPr>
        <w:rPr>
          <w:rFonts w:cs="Times New Roman"/>
          <w:i/>
          <w:iCs/>
          <w:szCs w:val="24"/>
        </w:rPr>
      </w:pPr>
      <w:r w:rsidRPr="00B81BA0">
        <w:rPr>
          <w:rFonts w:cs="Times New Roman"/>
          <w:b/>
          <w:i/>
          <w:iCs/>
          <w:szCs w:val="24"/>
        </w:rPr>
        <w:t>*Примечание:</w:t>
      </w:r>
      <w:r w:rsidRPr="00B81BA0">
        <w:rPr>
          <w:rFonts w:cs="Times New Roman"/>
          <w:i/>
          <w:iCs/>
          <w:szCs w:val="24"/>
        </w:rPr>
        <w:t xml:space="preserve"> Осциллограмма запишется за счёт встроенной логики функционирования пуска осциллографа при выведенном ключе БАВР. Так же можно временно ввести пуск осциллографа по защите 27/27</w:t>
      </w:r>
      <w:r w:rsidRPr="00B81BA0">
        <w:rPr>
          <w:rFonts w:cs="Times New Roman"/>
          <w:i/>
          <w:iCs/>
          <w:szCs w:val="24"/>
          <w:lang w:val="en-US"/>
        </w:rPr>
        <w:t>S</w:t>
      </w:r>
      <w:r w:rsidRPr="00B81BA0">
        <w:rPr>
          <w:rFonts w:cs="Times New Roman"/>
          <w:i/>
          <w:iCs/>
          <w:szCs w:val="24"/>
        </w:rPr>
        <w:t xml:space="preserve"> (ЗМН) или другим сигналам, которые считают целесообразными наладчики.</w:t>
      </w:r>
    </w:p>
    <w:p w14:paraId="3DA2679F" w14:textId="77777777" w:rsidR="006F2F48" w:rsidRDefault="006F2F48" w:rsidP="006F2F48">
      <w:pPr>
        <w:spacing w:line="20" w:lineRule="atLeast"/>
        <w:rPr>
          <w:rFonts w:cs="Times New Roman"/>
          <w:szCs w:val="24"/>
        </w:rPr>
      </w:pPr>
    </w:p>
    <w:p w14:paraId="1A6E0918" w14:textId="77777777" w:rsidR="006F2F48" w:rsidRDefault="006F2F48" w:rsidP="006F2F48">
      <w:pPr>
        <w:pStyle w:val="4"/>
      </w:pPr>
      <w:r>
        <w:t>Распространённость проблемы</w:t>
      </w:r>
    </w:p>
    <w:p w14:paraId="0A5F9864" w14:textId="7A020175" w:rsidR="006F2F48" w:rsidRDefault="006F2F48" w:rsidP="006F2F48">
      <w:pPr>
        <w:spacing w:line="20" w:lineRule="atLeast"/>
        <w:ind w:firstLine="708"/>
        <w:rPr>
          <w:rFonts w:cs="Times New Roman"/>
        </w:rPr>
      </w:pPr>
      <w:r>
        <w:rPr>
          <w:rFonts w:cs="Times New Roman"/>
        </w:rPr>
        <w:t xml:space="preserve">Проблемы необходимости ручной подстройки оптимального значения коэффициента отстройки характерно не для какого-то одного объекта, но для </w:t>
      </w:r>
      <w:r w:rsidR="00E1535F">
        <w:rPr>
          <w:rFonts w:cs="Times New Roman"/>
        </w:rPr>
        <w:t>различной</w:t>
      </w:r>
      <w:r>
        <w:rPr>
          <w:rFonts w:cs="Times New Roman"/>
        </w:rPr>
        <w:t xml:space="preserve"> с мощной двигательной нагрузкой. Причём это значение зависит от множества факторов, влияющих на скорость уменьшения амплитуды тока. Где-то эта отстройка требуется большой, ввиду дополнительных колебаний амплитуды тока, как можем видеть на </w:t>
      </w:r>
      <w:r w:rsidR="00E1535F">
        <w:rPr>
          <w:rFonts w:cs="Times New Roman"/>
        </w:rPr>
        <w:t>данном примере</w:t>
      </w:r>
      <w:r>
        <w:rPr>
          <w:rFonts w:cs="Times New Roman"/>
        </w:rPr>
        <w:t xml:space="preserve">. А где-то, достаточно </w:t>
      </w:r>
      <w:r w:rsidR="00E1535F">
        <w:rPr>
          <w:rFonts w:cs="Times New Roman"/>
        </w:rPr>
        <w:t>небольшой</w:t>
      </w:r>
      <w:r>
        <w:rPr>
          <w:rFonts w:cs="Times New Roman"/>
        </w:rPr>
        <w:t xml:space="preserve"> значения – порядка 0,7-0,75, как</w:t>
      </w:r>
      <w:r w:rsidR="00167FF3">
        <w:rPr>
          <w:rFonts w:cs="Times New Roman"/>
        </w:rPr>
        <w:t xml:space="preserve"> можем видеть на другом примере</w:t>
      </w:r>
      <w:r>
        <w:rPr>
          <w:rFonts w:cs="Times New Roman"/>
        </w:rPr>
        <w:t xml:space="preserve"> (рис. 3).</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31C52CA3" w14:textId="77777777" w:rsidTr="00362955">
        <w:tc>
          <w:tcPr>
            <w:tcW w:w="9345" w:type="dxa"/>
          </w:tcPr>
          <w:p w14:paraId="1065F06D" w14:textId="77777777" w:rsidR="006F2F48" w:rsidRDefault="006F2F48" w:rsidP="00362955">
            <w:pPr>
              <w:rPr>
                <w:rFonts w:cs="Times New Roman"/>
              </w:rPr>
            </w:pPr>
            <w:r>
              <w:rPr>
                <w:noProof/>
              </w:rPr>
              <w:lastRenderedPageBreak/>
              <w:drawing>
                <wp:inline distT="0" distB="0" distL="0" distR="0" wp14:anchorId="54EE0E04" wp14:editId="4B9C9EDF">
                  <wp:extent cx="5752414" cy="3041142"/>
                  <wp:effectExtent l="0" t="0" r="1270" b="6985"/>
                  <wp:docPr id="13" name="Рисунок 13"/>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37"/>
                          <a:stretch>
                            <a:fillRect/>
                          </a:stretch>
                        </pic:blipFill>
                        <pic:spPr>
                          <a:xfrm>
                            <a:off x="0" y="0"/>
                            <a:ext cx="5774549" cy="3052844"/>
                          </a:xfrm>
                          <a:prstGeom prst="rect">
                            <a:avLst/>
                          </a:prstGeom>
                        </pic:spPr>
                      </pic:pic>
                    </a:graphicData>
                  </a:graphic>
                </wp:inline>
              </w:drawing>
            </w:r>
          </w:p>
        </w:tc>
      </w:tr>
      <w:tr w:rsidR="006F2F48" w14:paraId="7755B9F0" w14:textId="77777777" w:rsidTr="00362955">
        <w:tc>
          <w:tcPr>
            <w:tcW w:w="9345" w:type="dxa"/>
          </w:tcPr>
          <w:p w14:paraId="744E350A" w14:textId="678F8370" w:rsidR="006F2F48" w:rsidRDefault="006F2F48" w:rsidP="00362955">
            <w:pPr>
              <w:jc w:val="center"/>
              <w:rPr>
                <w:rFonts w:cs="Times New Roman"/>
              </w:rPr>
            </w:pPr>
            <w:r w:rsidRPr="00DF29DA">
              <w:rPr>
                <w:rFonts w:cs="Times New Roman"/>
              </w:rPr>
              <w:t xml:space="preserve">Рисунок </w:t>
            </w:r>
            <w:r>
              <w:rPr>
                <w:rFonts w:cs="Times New Roman"/>
              </w:rPr>
              <w:t>3</w:t>
            </w:r>
            <w:r w:rsidRPr="00DF29DA">
              <w:rPr>
                <w:rFonts w:cs="Times New Roman"/>
              </w:rPr>
              <w:t xml:space="preserve">. </w:t>
            </w:r>
            <w:r>
              <w:rPr>
                <w:rFonts w:cs="Times New Roman"/>
              </w:rPr>
              <w:t>Характер изменения амплитуды тока</w:t>
            </w:r>
            <w:r w:rsidR="00167FF3">
              <w:rPr>
                <w:rFonts w:cs="Times New Roman"/>
              </w:rPr>
              <w:t xml:space="preserve"> на иной двигательной </w:t>
            </w:r>
            <w:commentRangeStart w:id="80"/>
            <w:r w:rsidR="00167FF3">
              <w:rPr>
                <w:rFonts w:cs="Times New Roman"/>
              </w:rPr>
              <w:t>нагрузке</w:t>
            </w:r>
            <w:commentRangeEnd w:id="80"/>
            <w:r w:rsidR="00167FF3">
              <w:rPr>
                <w:rStyle w:val="a8"/>
                <w:rFonts w:eastAsia="SimSun" w:cs="Times New Roman"/>
                <w:lang w:val="en-US"/>
              </w:rPr>
              <w:commentReference w:id="80"/>
            </w:r>
            <w:r w:rsidRPr="00DF29DA">
              <w:rPr>
                <w:rFonts w:cs="Times New Roman"/>
              </w:rPr>
              <w:t>.</w:t>
            </w:r>
          </w:p>
        </w:tc>
      </w:tr>
    </w:tbl>
    <w:p w14:paraId="2ECB2F63" w14:textId="77777777" w:rsidR="006F2F48" w:rsidRDefault="006F2F48" w:rsidP="006F2F48">
      <w:pPr>
        <w:pStyle w:val="4"/>
      </w:pPr>
      <w:r>
        <w:t>Иные варианты срабатывания</w:t>
      </w:r>
    </w:p>
    <w:p w14:paraId="43E5C4E7" w14:textId="77777777" w:rsidR="006F2F48" w:rsidRDefault="006F2F48" w:rsidP="006F2F48">
      <w:pPr>
        <w:spacing w:line="20" w:lineRule="atLeast"/>
        <w:ind w:firstLine="708"/>
        <w:rPr>
          <w:rFonts w:cs="Times New Roman"/>
        </w:rPr>
      </w:pPr>
      <w:r>
        <w:rPr>
          <w:rFonts w:cs="Times New Roman"/>
        </w:rPr>
        <w:t xml:space="preserve">Указанное отпадание РНМ может быть обусловлено не только фактом пуска мощного двигателя на указанной подстанции, но и иными переключениями во внешней сети, ведь с повышением чувствительность органов, повышается не только быстродействие, но и доля возможных излишних отпадание органа ввиду особенностей расчёта векторов на основе Фурье преобразований. </w:t>
      </w:r>
    </w:p>
    <w:p w14:paraId="60BFA6E3" w14:textId="46472B74" w:rsidR="006F2F48" w:rsidRPr="00344A07" w:rsidRDefault="006F2F48" w:rsidP="006F2F48">
      <w:pPr>
        <w:spacing w:line="20" w:lineRule="atLeast"/>
        <w:ind w:firstLine="708"/>
        <w:rPr>
          <w:rFonts w:cs="Times New Roman"/>
        </w:rPr>
      </w:pPr>
      <w:r>
        <w:rPr>
          <w:rFonts w:cs="Times New Roman"/>
        </w:rPr>
        <w:t xml:space="preserve">Так, например, случилось </w:t>
      </w:r>
      <w:r w:rsidR="00167FF3">
        <w:rPr>
          <w:rFonts w:cs="Times New Roman"/>
        </w:rPr>
        <w:t xml:space="preserve">на следующем приведённом </w:t>
      </w:r>
      <w:commentRangeStart w:id="81"/>
      <w:r w:rsidR="00167FF3">
        <w:rPr>
          <w:rFonts w:cs="Times New Roman"/>
        </w:rPr>
        <w:t xml:space="preserve">примере. </w:t>
      </w:r>
      <w:commentRangeEnd w:id="81"/>
      <w:r w:rsidR="00167FF3">
        <w:rPr>
          <w:rFonts w:cs="Times New Roman"/>
        </w:rPr>
        <w:t xml:space="preserve">Здесь </w:t>
      </w:r>
      <w:r w:rsidR="00167FF3">
        <w:rPr>
          <w:rStyle w:val="a8"/>
          <w:rFonts w:eastAsia="SimSun" w:cs="Times New Roman"/>
          <w:lang w:val="en-US"/>
        </w:rPr>
        <w:commentReference w:id="81"/>
      </w:r>
      <w:r>
        <w:rPr>
          <w:rFonts w:cs="Times New Roman"/>
        </w:rPr>
        <w:t>при проведении крупных ремонтных работ во внешней сети и существенных переключениях вызвавшим изменение угла между секций с 2 до 13 градусов. Ввиду данного переходного процесса, произошло колебание всех векторов и срабатывание БАВР.</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3DFDBF4D" w14:textId="77777777" w:rsidTr="00362955">
        <w:tc>
          <w:tcPr>
            <w:tcW w:w="9345" w:type="dxa"/>
          </w:tcPr>
          <w:p w14:paraId="33722B8E" w14:textId="77777777" w:rsidR="006F2F48" w:rsidRDefault="006F2F48" w:rsidP="00362955">
            <w:pPr>
              <w:rPr>
                <w:rFonts w:cs="Times New Roman"/>
              </w:rPr>
            </w:pPr>
            <w:r w:rsidRPr="00814B29">
              <w:rPr>
                <w:rFonts w:cs="Times New Roman"/>
                <w:noProof/>
              </w:rPr>
              <w:drawing>
                <wp:inline distT="0" distB="0" distL="0" distR="0" wp14:anchorId="5287AEAC" wp14:editId="3A44D846">
                  <wp:extent cx="5940425" cy="2695575"/>
                  <wp:effectExtent l="0" t="0" r="317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695575"/>
                          </a:xfrm>
                          <a:prstGeom prst="rect">
                            <a:avLst/>
                          </a:prstGeom>
                        </pic:spPr>
                      </pic:pic>
                    </a:graphicData>
                  </a:graphic>
                </wp:inline>
              </w:drawing>
            </w:r>
          </w:p>
        </w:tc>
      </w:tr>
      <w:tr w:rsidR="006F2F48" w14:paraId="1553E719" w14:textId="77777777" w:rsidTr="00362955">
        <w:tc>
          <w:tcPr>
            <w:tcW w:w="9345" w:type="dxa"/>
          </w:tcPr>
          <w:p w14:paraId="4AA0C936" w14:textId="77777777" w:rsidR="006F2F48" w:rsidRDefault="006F2F48" w:rsidP="00362955">
            <w:pPr>
              <w:jc w:val="center"/>
              <w:rPr>
                <w:rFonts w:cs="Times New Roman"/>
              </w:rPr>
            </w:pPr>
            <w:r w:rsidRPr="00DF29DA">
              <w:rPr>
                <w:rFonts w:cs="Times New Roman"/>
              </w:rPr>
              <w:t xml:space="preserve">Рисунок </w:t>
            </w:r>
            <w:r>
              <w:rPr>
                <w:rFonts w:cs="Times New Roman"/>
              </w:rPr>
              <w:t>4</w:t>
            </w:r>
            <w:r w:rsidRPr="00DF29DA">
              <w:rPr>
                <w:rFonts w:cs="Times New Roman"/>
              </w:rPr>
              <w:t xml:space="preserve">. </w:t>
            </w:r>
            <w:r>
              <w:rPr>
                <w:rFonts w:cs="Times New Roman"/>
              </w:rPr>
              <w:t>Поведение РНМ при переключениях во внешней сети на ТАНЕКО (ГПП-3)</w:t>
            </w:r>
            <w:r w:rsidRPr="00DF29DA">
              <w:rPr>
                <w:rFonts w:cs="Times New Roman"/>
              </w:rPr>
              <w:t>.</w:t>
            </w:r>
          </w:p>
        </w:tc>
      </w:tr>
    </w:tbl>
    <w:p w14:paraId="4ED572B0" w14:textId="77777777" w:rsidR="006F2F48" w:rsidRDefault="006F2F48" w:rsidP="006F2F48">
      <w:pPr>
        <w:spacing w:line="20" w:lineRule="atLeast"/>
        <w:ind w:firstLine="708"/>
        <w:rPr>
          <w:rFonts w:cs="Times New Roman"/>
        </w:rPr>
      </w:pPr>
    </w:p>
    <w:p w14:paraId="2412444F" w14:textId="77777777" w:rsidR="00167FF3" w:rsidRDefault="006F2F48" w:rsidP="006F2F48">
      <w:pPr>
        <w:spacing w:line="20" w:lineRule="atLeast"/>
        <w:ind w:firstLine="708"/>
        <w:rPr>
          <w:rFonts w:cs="Times New Roman"/>
        </w:rPr>
      </w:pPr>
      <w:r w:rsidRPr="00344A07">
        <w:rPr>
          <w:rFonts w:cs="Times New Roman"/>
        </w:rPr>
        <w:t>Отметим, что</w:t>
      </w:r>
      <w:r>
        <w:rPr>
          <w:rFonts w:cs="Times New Roman"/>
        </w:rPr>
        <w:t xml:space="preserve"> в </w:t>
      </w:r>
      <w:r w:rsidRPr="00344A07">
        <w:rPr>
          <w:rFonts w:cs="Times New Roman"/>
        </w:rPr>
        <w:t>срабатывание произошло по углу</w:t>
      </w:r>
      <w:r>
        <w:rPr>
          <w:rFonts w:cs="Times New Roman"/>
        </w:rPr>
        <w:t>, и д</w:t>
      </w:r>
      <w:r w:rsidRPr="00344A07">
        <w:rPr>
          <w:rFonts w:cs="Times New Roman"/>
        </w:rPr>
        <w:t xml:space="preserve">анное функционирование считается корректным, так как угол равный 13 градусов выходит за область нормальных. </w:t>
      </w:r>
      <w:r w:rsidRPr="00344A07">
        <w:rPr>
          <w:rFonts w:cs="Times New Roman"/>
        </w:rPr>
        <w:lastRenderedPageBreak/>
        <w:t xml:space="preserve">Однако в ряде сетей это является распространённым явлением </w:t>
      </w:r>
      <w:r>
        <w:rPr>
          <w:rFonts w:cs="Times New Roman"/>
        </w:rPr>
        <w:t>при</w:t>
      </w:r>
      <w:r w:rsidRPr="00344A07">
        <w:rPr>
          <w:rFonts w:cs="Times New Roman"/>
        </w:rPr>
        <w:t xml:space="preserve"> проведени</w:t>
      </w:r>
      <w:r>
        <w:rPr>
          <w:rFonts w:cs="Times New Roman"/>
        </w:rPr>
        <w:t>и</w:t>
      </w:r>
      <w:r w:rsidRPr="00344A07">
        <w:rPr>
          <w:rFonts w:cs="Times New Roman"/>
        </w:rPr>
        <w:t xml:space="preserve"> летних ремонтных работ.</w:t>
      </w:r>
    </w:p>
    <w:p w14:paraId="53AF3A51" w14:textId="4089DD97" w:rsidR="006F2F48" w:rsidRPr="00C00023" w:rsidRDefault="00167FF3" w:rsidP="006F2F48">
      <w:pPr>
        <w:spacing w:line="20" w:lineRule="atLeast"/>
        <w:ind w:firstLine="708"/>
        <w:rPr>
          <w:rFonts w:cs="Times New Roman"/>
        </w:rPr>
      </w:pPr>
      <w:r>
        <w:rPr>
          <w:rFonts w:cs="Times New Roman"/>
        </w:rPr>
        <w:t xml:space="preserve">В данном случае </w:t>
      </w:r>
      <w:r w:rsidR="006F2F48" w:rsidRPr="00167FF3">
        <w:rPr>
          <w:rFonts w:cs="Times New Roman"/>
        </w:rPr>
        <w:t xml:space="preserve">был доработан орган пуска по углу с целями исключения ложного </w:t>
      </w:r>
      <w:r>
        <w:rPr>
          <w:rFonts w:cs="Times New Roman"/>
        </w:rPr>
        <w:t>срабатывания</w:t>
      </w:r>
      <w:r w:rsidR="006F2F48" w:rsidRPr="00167FF3">
        <w:rPr>
          <w:rFonts w:cs="Times New Roman"/>
        </w:rPr>
        <w:t>.</w:t>
      </w:r>
      <w:r>
        <w:rPr>
          <w:rFonts w:cs="Times New Roman"/>
        </w:rPr>
        <w:t xml:space="preserve"> Но отметим, что</w:t>
      </w:r>
      <w:r w:rsidR="006F2F48">
        <w:rPr>
          <w:rFonts w:cs="Times New Roman"/>
        </w:rPr>
        <w:t xml:space="preserve"> улучшение функционирования устройства БАВР в целом, за счёт других органов, не закрывает вопроса оптимизации реле направления мощности, в частности</w:t>
      </w:r>
      <w:commentRangeStart w:id="82"/>
      <w:r w:rsidR="006F2F48">
        <w:rPr>
          <w:rFonts w:cs="Times New Roman"/>
        </w:rPr>
        <w:t xml:space="preserve">. Так, например, поиск оптимального уровня коэффициента отстройки для конкретного объекта является сложной задачей, если и вообще решаемой. </w:t>
      </w:r>
      <w:commentRangeEnd w:id="82"/>
      <w:r w:rsidR="006F2F48">
        <w:rPr>
          <w:rStyle w:val="a8"/>
          <w:rFonts w:eastAsia="SimSun" w:cs="Times New Roman"/>
          <w:lang w:val="en-US"/>
        </w:rPr>
        <w:commentReference w:id="82"/>
      </w:r>
    </w:p>
    <w:p w14:paraId="045D20A7" w14:textId="02CAAA1F" w:rsidR="006F2F48" w:rsidRDefault="006F2F48" w:rsidP="00167FF3">
      <w:pPr>
        <w:ind w:firstLine="0"/>
        <w:rPr>
          <w:rFonts w:eastAsiaTheme="majorEastAsia" w:cstheme="majorBidi"/>
          <w:b/>
          <w:szCs w:val="24"/>
        </w:rPr>
      </w:pPr>
    </w:p>
    <w:p w14:paraId="03BA5760" w14:textId="77777777" w:rsidR="006F2F48" w:rsidRDefault="006F2F48" w:rsidP="006F2F48">
      <w:pPr>
        <w:pStyle w:val="3"/>
      </w:pPr>
      <w:bookmarkStart w:id="83" w:name="_Toc201697665"/>
      <w:r>
        <w:t>Блокировка работы БАВР по РНМ при внешних двухфазных замыканиях</w:t>
      </w:r>
      <w:bookmarkEnd w:id="83"/>
    </w:p>
    <w:p w14:paraId="1E61C5B2" w14:textId="77777777" w:rsidR="00A439D1" w:rsidRDefault="00A439D1" w:rsidP="00A439D1">
      <w:pPr>
        <w:ind w:firstLine="708"/>
        <w:rPr>
          <w:rFonts w:cs="Times New Roman"/>
        </w:rPr>
      </w:pPr>
      <w:r>
        <w:rPr>
          <w:rFonts w:cs="Times New Roman"/>
        </w:rPr>
        <w:t>Иногда сложности функционирования определяются формой характеристики срабатывания РНМ. Так, например при двухфазных замыканиях за трансформатором – вектор может оказываться на границе зоны срабатывания, что приводит к блокировке. В следствии чего произошло отключение двигательной нагрузки по минимальному напряжению. Далее приведён разбор поведения БАВР в таком случае, описание причин данного функционирования и рекомендации по корректировке параметров для улучшения функционирования</w:t>
      </w:r>
    </w:p>
    <w:p w14:paraId="2DF1A5AB" w14:textId="77777777" w:rsidR="00A439D1" w:rsidRPr="00DE04EC" w:rsidRDefault="00A439D1" w:rsidP="00A439D1">
      <w:pPr>
        <w:rPr>
          <w:rFonts w:cs="Times New Roman"/>
          <w:i/>
        </w:rPr>
      </w:pPr>
    </w:p>
    <w:p w14:paraId="2A6D68A4" w14:textId="77777777" w:rsidR="00A439D1" w:rsidRPr="0066746B" w:rsidRDefault="00A439D1" w:rsidP="00A439D1">
      <w:pPr>
        <w:pStyle w:val="4"/>
      </w:pPr>
      <w:r w:rsidRPr="0066746B">
        <w:t>Функционирование БАВР.</w:t>
      </w:r>
    </w:p>
    <w:p w14:paraId="24A81442" w14:textId="07FCB224" w:rsidR="00167FF3" w:rsidRDefault="00167FF3" w:rsidP="00A439D1">
      <w:pPr>
        <w:ind w:firstLine="708"/>
        <w:rPr>
          <w:rFonts w:cs="Times New Roman"/>
        </w:rPr>
      </w:pPr>
      <w:r>
        <w:rPr>
          <w:rFonts w:cs="Times New Roman"/>
        </w:rPr>
        <w:t>В данной сети произошло аварийное событие, продолжительность начального этапа составляла порядка 300-350 мс (от 1с до 1,35с), что видно по напряжению на 1СШ (рис.1.а). Здесь напряжение восстановилось практически до доаварийных значений. Далее аварийные процессы не оказывали влияния на данную секцию, вероятно, ввиду отключения внешних связей между секциями.</w:t>
      </w:r>
    </w:p>
    <w:p w14:paraId="5F1E00C4" w14:textId="77777777" w:rsidR="00167FF3" w:rsidRDefault="00167FF3" w:rsidP="00167FF3">
      <w:pPr>
        <w:ind w:firstLine="708"/>
        <w:rPr>
          <w:rFonts w:cs="Times New Roman"/>
        </w:rPr>
      </w:pPr>
      <w:r>
        <w:rPr>
          <w:rFonts w:cs="Times New Roman"/>
        </w:rPr>
        <w:t>При этом, на второй секции, где находилась двигательная нагрузка, после завершения этапа 1, началось восстановление нормально режима – этап 2 (от 1,35с до 2,05с). Ввиду наличия мощной двигательной нагрузки (</w:t>
      </w:r>
      <w:r w:rsidRPr="00314B47">
        <w:rPr>
          <w:rFonts w:cs="Times New Roman"/>
        </w:rPr>
        <w:t>6,3 МВт</w:t>
      </w:r>
      <w:r>
        <w:rPr>
          <w:rFonts w:cs="Times New Roman"/>
        </w:rPr>
        <w:t>) данный процесс занимает продолжительное время, и он не успел завершиться, так как произошло повторное замыкание во внешней сети по другим фазам – этап 3 (от 2,05с до 2,5с). Ввиду того, что длительное время напряжение на секциях шин находилось ниже допустимого отработала защита по минимальному напряжению и отключила двигатель.</w:t>
      </w:r>
    </w:p>
    <w:p w14:paraId="4898B016" w14:textId="77777777" w:rsidR="00167FF3" w:rsidRDefault="00167FF3" w:rsidP="006F2F48">
      <w:pPr>
        <w:ind w:firstLine="708"/>
        <w:rPr>
          <w:rFonts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5049DF28" w14:textId="77777777" w:rsidTr="00362955">
        <w:tc>
          <w:tcPr>
            <w:tcW w:w="9345" w:type="dxa"/>
          </w:tcPr>
          <w:p w14:paraId="797D2037" w14:textId="77777777" w:rsidR="006F2F48" w:rsidRDefault="006F2F48" w:rsidP="00167FF3">
            <w:pPr>
              <w:ind w:firstLine="0"/>
              <w:jc w:val="center"/>
              <w:rPr>
                <w:rFonts w:cs="Times New Roman"/>
              </w:rPr>
            </w:pPr>
            <w:r>
              <w:rPr>
                <w:noProof/>
              </w:rPr>
              <w:lastRenderedPageBreak/>
              <w:drawing>
                <wp:inline distT="0" distB="0" distL="0" distR="0" wp14:anchorId="7E29BC75" wp14:editId="222FDC34">
                  <wp:extent cx="5940425" cy="341884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0425" cy="3418840"/>
                          </a:xfrm>
                          <a:prstGeom prst="rect">
                            <a:avLst/>
                          </a:prstGeom>
                          <a:noFill/>
                          <a:ln>
                            <a:noFill/>
                          </a:ln>
                        </pic:spPr>
                      </pic:pic>
                    </a:graphicData>
                  </a:graphic>
                </wp:inline>
              </w:drawing>
            </w:r>
          </w:p>
        </w:tc>
      </w:tr>
      <w:tr w:rsidR="006F2F48" w14:paraId="3281135B" w14:textId="77777777" w:rsidTr="00362955">
        <w:tc>
          <w:tcPr>
            <w:tcW w:w="9345" w:type="dxa"/>
          </w:tcPr>
          <w:p w14:paraId="3D02E111" w14:textId="77777777" w:rsidR="006F2F48" w:rsidRDefault="006F2F48" w:rsidP="00167FF3">
            <w:pPr>
              <w:ind w:firstLine="0"/>
              <w:jc w:val="center"/>
              <w:rPr>
                <w:rFonts w:cs="Times New Roman"/>
              </w:rPr>
            </w:pPr>
            <w:r>
              <w:rPr>
                <w:rFonts w:cs="Times New Roman"/>
              </w:rPr>
              <w:t>а)</w:t>
            </w:r>
          </w:p>
        </w:tc>
      </w:tr>
      <w:tr w:rsidR="006F2F48" w14:paraId="00928BDF" w14:textId="77777777" w:rsidTr="00362955">
        <w:tc>
          <w:tcPr>
            <w:tcW w:w="9345" w:type="dxa"/>
          </w:tcPr>
          <w:p w14:paraId="1CD05D28" w14:textId="77777777" w:rsidR="006F2F48" w:rsidRDefault="006F2F48" w:rsidP="00167FF3">
            <w:pPr>
              <w:ind w:firstLine="0"/>
              <w:jc w:val="center"/>
              <w:rPr>
                <w:rFonts w:cs="Times New Roman"/>
              </w:rPr>
            </w:pPr>
            <w:r>
              <w:rPr>
                <w:noProof/>
              </w:rPr>
              <w:drawing>
                <wp:inline distT="0" distB="0" distL="0" distR="0" wp14:anchorId="211F6892" wp14:editId="4CFB6CEC">
                  <wp:extent cx="5940425" cy="34099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3409950"/>
                          </a:xfrm>
                          <a:prstGeom prst="rect">
                            <a:avLst/>
                          </a:prstGeom>
                          <a:noFill/>
                          <a:ln>
                            <a:noFill/>
                          </a:ln>
                        </pic:spPr>
                      </pic:pic>
                    </a:graphicData>
                  </a:graphic>
                </wp:inline>
              </w:drawing>
            </w:r>
          </w:p>
        </w:tc>
      </w:tr>
      <w:tr w:rsidR="006F2F48" w14:paraId="2A08ACD9" w14:textId="77777777" w:rsidTr="00362955">
        <w:tc>
          <w:tcPr>
            <w:tcW w:w="9345" w:type="dxa"/>
          </w:tcPr>
          <w:p w14:paraId="110C904E" w14:textId="77777777" w:rsidR="006F2F48" w:rsidRDefault="006F2F48" w:rsidP="00167FF3">
            <w:pPr>
              <w:ind w:firstLine="0"/>
              <w:jc w:val="center"/>
              <w:rPr>
                <w:rFonts w:cs="Times New Roman"/>
              </w:rPr>
            </w:pPr>
            <w:r>
              <w:rPr>
                <w:rFonts w:cs="Times New Roman"/>
              </w:rPr>
              <w:t>б)</w:t>
            </w:r>
          </w:p>
        </w:tc>
      </w:tr>
      <w:tr w:rsidR="006F2F48" w14:paraId="6DBF0F80" w14:textId="77777777" w:rsidTr="00362955">
        <w:tc>
          <w:tcPr>
            <w:tcW w:w="9345" w:type="dxa"/>
          </w:tcPr>
          <w:p w14:paraId="29DBBBC4" w14:textId="77777777" w:rsidR="006F2F48" w:rsidRDefault="006F2F48" w:rsidP="00167FF3">
            <w:pPr>
              <w:ind w:firstLine="0"/>
              <w:jc w:val="center"/>
              <w:rPr>
                <w:rFonts w:cs="Times New Roman"/>
              </w:rPr>
            </w:pPr>
            <w:r w:rsidRPr="00616087">
              <w:rPr>
                <w:rFonts w:cs="Times New Roman"/>
                <w:noProof/>
              </w:rPr>
              <w:lastRenderedPageBreak/>
              <w:drawing>
                <wp:inline distT="0" distB="0" distL="0" distR="0" wp14:anchorId="648E894D" wp14:editId="4B363A92">
                  <wp:extent cx="5940425" cy="274510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745105"/>
                          </a:xfrm>
                          <a:prstGeom prst="rect">
                            <a:avLst/>
                          </a:prstGeom>
                        </pic:spPr>
                      </pic:pic>
                    </a:graphicData>
                  </a:graphic>
                </wp:inline>
              </w:drawing>
            </w:r>
          </w:p>
        </w:tc>
      </w:tr>
      <w:tr w:rsidR="006F2F48" w14:paraId="259BA56F" w14:textId="77777777" w:rsidTr="00362955">
        <w:tc>
          <w:tcPr>
            <w:tcW w:w="9345" w:type="dxa"/>
          </w:tcPr>
          <w:p w14:paraId="55C29A05" w14:textId="77777777" w:rsidR="006F2F48" w:rsidRDefault="006F2F48" w:rsidP="00167FF3">
            <w:pPr>
              <w:ind w:firstLine="0"/>
              <w:jc w:val="center"/>
              <w:rPr>
                <w:rFonts w:cs="Times New Roman"/>
              </w:rPr>
            </w:pPr>
            <w:r>
              <w:rPr>
                <w:rFonts w:cs="Times New Roman"/>
              </w:rPr>
              <w:t>в)</w:t>
            </w:r>
          </w:p>
        </w:tc>
      </w:tr>
      <w:tr w:rsidR="006F2F48" w14:paraId="0155FBA3" w14:textId="77777777" w:rsidTr="00362955">
        <w:tc>
          <w:tcPr>
            <w:tcW w:w="9345" w:type="dxa"/>
          </w:tcPr>
          <w:p w14:paraId="5F265137" w14:textId="095BD2F5" w:rsidR="006F2F48" w:rsidRDefault="006F2F48" w:rsidP="00167FF3">
            <w:pPr>
              <w:ind w:firstLine="0"/>
              <w:jc w:val="center"/>
              <w:rPr>
                <w:rFonts w:cs="Times New Roman"/>
              </w:rPr>
            </w:pPr>
            <w:r>
              <w:rPr>
                <w:rFonts w:cs="Times New Roman"/>
              </w:rPr>
              <w:t xml:space="preserve">Рисунок 1. Полный </w:t>
            </w:r>
            <w:commentRangeStart w:id="84"/>
            <w:commentRangeStart w:id="85"/>
            <w:r>
              <w:rPr>
                <w:rFonts w:cs="Times New Roman"/>
              </w:rPr>
              <w:t xml:space="preserve">вид </w:t>
            </w:r>
            <w:commentRangeEnd w:id="84"/>
            <w:r w:rsidR="00167FF3">
              <w:rPr>
                <w:rStyle w:val="a8"/>
                <w:rFonts w:eastAsia="SimSun" w:cs="Times New Roman"/>
                <w:lang w:val="en-US"/>
              </w:rPr>
              <w:commentReference w:id="84"/>
            </w:r>
            <w:commentRangeEnd w:id="85"/>
            <w:r w:rsidR="00167FF3">
              <w:rPr>
                <w:rStyle w:val="a8"/>
                <w:rFonts w:eastAsia="SimSun" w:cs="Times New Roman"/>
                <w:lang w:val="en-US"/>
              </w:rPr>
              <w:commentReference w:id="85"/>
            </w:r>
            <w:r>
              <w:rPr>
                <w:rFonts w:cs="Times New Roman"/>
              </w:rPr>
              <w:t>осциллограммы произошедшего события а) 1СШ б) 3СШ*,</w:t>
            </w:r>
          </w:p>
          <w:p w14:paraId="219A93BF" w14:textId="77777777" w:rsidR="006F2F48" w:rsidRDefault="006F2F48" w:rsidP="00167FF3">
            <w:pPr>
              <w:jc w:val="center"/>
              <w:rPr>
                <w:rFonts w:cs="Times New Roman"/>
              </w:rPr>
            </w:pPr>
            <w:r>
              <w:rPr>
                <w:rFonts w:cs="Times New Roman"/>
              </w:rPr>
              <w:t>в) указание разделения этапов</w:t>
            </w:r>
          </w:p>
          <w:p w14:paraId="09D90735" w14:textId="77777777" w:rsidR="00167FF3" w:rsidRPr="00756AC2" w:rsidRDefault="00167FF3" w:rsidP="00167FF3">
            <w:pPr>
              <w:ind w:firstLine="708"/>
              <w:rPr>
                <w:rFonts w:cs="Times New Roman"/>
                <w:color w:val="7030A0"/>
              </w:rPr>
            </w:pPr>
            <w:r w:rsidRPr="00756AC2">
              <w:rPr>
                <w:rFonts w:cs="Times New Roman"/>
                <w:color w:val="7030A0"/>
              </w:rPr>
              <w:t>Данные файлы находятся в папке</w:t>
            </w:r>
          </w:p>
          <w:p w14:paraId="65F64502" w14:textId="77777777" w:rsidR="00167FF3" w:rsidRPr="00756AC2" w:rsidRDefault="00167FF3" w:rsidP="00167FF3">
            <w:pPr>
              <w:ind w:firstLine="708"/>
              <w:rPr>
                <w:rFonts w:cs="Times New Roman"/>
                <w:color w:val="7030A0"/>
              </w:rPr>
            </w:pPr>
            <w:r w:rsidRPr="00756AC2">
              <w:rPr>
                <w:rFonts w:cs="Times New Roman"/>
                <w:color w:val="7030A0"/>
              </w:rPr>
              <w:t>«_вспомогательные файлы\ДКС-1\Блокировка работы БАВР по РНМ при внешних двухфазных замыканиях»</w:t>
            </w:r>
          </w:p>
          <w:p w14:paraId="5C06862B" w14:textId="4222D776" w:rsidR="00167FF3" w:rsidRDefault="00167FF3" w:rsidP="00167FF3">
            <w:pPr>
              <w:rPr>
                <w:rFonts w:cs="Times New Roman"/>
              </w:rPr>
            </w:pPr>
          </w:p>
        </w:tc>
      </w:tr>
    </w:tbl>
    <w:p w14:paraId="5AA351CA" w14:textId="2F0EAAFD" w:rsidR="006F2F48" w:rsidRDefault="006F2F48" w:rsidP="006F2F48">
      <w:pPr>
        <w:rPr>
          <w:rFonts w:cs="Times New Roman"/>
          <w:i/>
        </w:rPr>
      </w:pPr>
      <w:r w:rsidRPr="00DE04EC">
        <w:rPr>
          <w:rFonts w:cs="Times New Roman"/>
          <w:i/>
        </w:rPr>
        <w:t>*</w:t>
      </w:r>
      <w:r w:rsidRPr="00DE04EC">
        <w:rPr>
          <w:rFonts w:cs="Times New Roman"/>
          <w:b/>
          <w:i/>
        </w:rPr>
        <w:t>Примечание:</w:t>
      </w:r>
      <w:r w:rsidRPr="00DE04EC">
        <w:rPr>
          <w:rFonts w:cs="Times New Roman"/>
          <w:i/>
        </w:rPr>
        <w:t xml:space="preserve"> БАВР предусматривает работу по двум секциям, поэтому данная секция далее </w:t>
      </w:r>
      <w:r w:rsidRPr="00DE04EC">
        <w:rPr>
          <w:rFonts w:cs="Times New Roman"/>
          <w:b/>
          <w:i/>
        </w:rPr>
        <w:t>везде</w:t>
      </w:r>
      <w:r>
        <w:rPr>
          <w:rFonts w:cs="Times New Roman"/>
          <w:i/>
        </w:rPr>
        <w:t xml:space="preserve"> </w:t>
      </w:r>
      <w:r w:rsidRPr="00DE04EC">
        <w:rPr>
          <w:rFonts w:cs="Times New Roman"/>
          <w:i/>
        </w:rPr>
        <w:t>именуется как «2СШ»</w:t>
      </w:r>
    </w:p>
    <w:p w14:paraId="5D056CCE" w14:textId="3E9EA9B5" w:rsidR="006F2F48" w:rsidRDefault="006F2F48" w:rsidP="006F2F48">
      <w:pPr>
        <w:ind w:firstLine="708"/>
        <w:rPr>
          <w:rFonts w:cs="Times New Roman"/>
        </w:rPr>
      </w:pPr>
      <w:r>
        <w:rPr>
          <w:rFonts w:cs="Times New Roman"/>
        </w:rPr>
        <w:t>Просадка линейных напряжений по 2СШ была значительно сильнее, и первым возникли условия для пуска именно по этой секции – защита 27/27</w:t>
      </w:r>
      <w:r>
        <w:rPr>
          <w:rFonts w:cs="Times New Roman"/>
          <w:lang w:val="en-US"/>
        </w:rPr>
        <w:t>s</w:t>
      </w:r>
      <w:r>
        <w:rPr>
          <w:rFonts w:cs="Times New Roman"/>
        </w:rPr>
        <w:t xml:space="preserve"> (рис.2). Время реакции органов БАВР составили 3,125мс. Однако ввиду особенностей протекания тока</w:t>
      </w:r>
      <w:r w:rsidR="00A439D1">
        <w:rPr>
          <w:rFonts w:cs="Times New Roman"/>
        </w:rPr>
        <w:t xml:space="preserve"> (нахождения РНМ у границы)</w:t>
      </w:r>
      <w:r>
        <w:rPr>
          <w:rFonts w:cs="Times New Roman"/>
        </w:rPr>
        <w:t>, не возникло разрешения от реле направления мощности</w:t>
      </w:r>
      <w:r w:rsidR="00A439D1">
        <w:rPr>
          <w:rFonts w:cs="Times New Roman"/>
        </w:rPr>
        <w:t>. З</w:t>
      </w:r>
      <w:r>
        <w:rPr>
          <w:rFonts w:cs="Times New Roman"/>
        </w:rPr>
        <w:t>атем напряжение и по первой секции шин опустилось ниже порога срабатывания, и просадка считалась синхронной ввиду чего работа БАВР была заблокирована (пропали сигналы готовности БАВР).</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15E05C51" w14:textId="77777777" w:rsidTr="00362955">
        <w:tc>
          <w:tcPr>
            <w:tcW w:w="9355" w:type="dxa"/>
          </w:tcPr>
          <w:p w14:paraId="342BF846" w14:textId="77777777" w:rsidR="006F2F48" w:rsidRDefault="006F2F48" w:rsidP="00362955">
            <w:pPr>
              <w:jc w:val="center"/>
              <w:rPr>
                <w:rFonts w:cs="Times New Roman"/>
              </w:rPr>
            </w:pPr>
            <w:r w:rsidRPr="0066746B">
              <w:rPr>
                <w:rFonts w:cs="Times New Roman"/>
                <w:noProof/>
              </w:rPr>
              <w:drawing>
                <wp:inline distT="0" distB="0" distL="0" distR="0" wp14:anchorId="7A71C695" wp14:editId="79DC3045">
                  <wp:extent cx="5940425" cy="272923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729230"/>
                          </a:xfrm>
                          <a:prstGeom prst="rect">
                            <a:avLst/>
                          </a:prstGeom>
                        </pic:spPr>
                      </pic:pic>
                    </a:graphicData>
                  </a:graphic>
                </wp:inline>
              </w:drawing>
            </w:r>
          </w:p>
        </w:tc>
      </w:tr>
      <w:tr w:rsidR="006F2F48" w14:paraId="171634B7" w14:textId="77777777" w:rsidTr="00362955">
        <w:tc>
          <w:tcPr>
            <w:tcW w:w="9355" w:type="dxa"/>
          </w:tcPr>
          <w:p w14:paraId="5B423C75" w14:textId="77777777" w:rsidR="006F2F48" w:rsidRDefault="006F2F48" w:rsidP="00362955">
            <w:pPr>
              <w:jc w:val="center"/>
              <w:rPr>
                <w:rFonts w:cs="Times New Roman"/>
              </w:rPr>
            </w:pPr>
            <w:r>
              <w:rPr>
                <w:rFonts w:cs="Times New Roman"/>
              </w:rPr>
              <w:t>Рисунок 2. Функционирование БАВР, сигналы пуска и блокировки</w:t>
            </w:r>
          </w:p>
        </w:tc>
      </w:tr>
    </w:tbl>
    <w:p w14:paraId="3F7F10AD" w14:textId="77777777" w:rsidR="006F2F48" w:rsidRDefault="006F2F48" w:rsidP="006F2F48">
      <w:pPr>
        <w:ind w:firstLine="708"/>
        <w:rPr>
          <w:rFonts w:cs="Times New Roman"/>
        </w:rPr>
      </w:pPr>
      <w:r>
        <w:rPr>
          <w:rFonts w:cs="Times New Roman"/>
        </w:rPr>
        <w:t xml:space="preserve">Процесс отсутствия готовности работы БАВР длился порядка 1,45с (рис. 3), из них 0,35с длилась сама авария (блокировка БАВР по синхронной просадке), и потом ещё 1,1с </w:t>
      </w:r>
      <w:r>
        <w:rPr>
          <w:rFonts w:cs="Times New Roman"/>
        </w:rPr>
        <w:lastRenderedPageBreak/>
        <w:t>задержка на готовности БАВР (данный параметр является уставкой задаваемой в вкладке «Параметры БАВР»).</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507D0EE8" w14:textId="77777777" w:rsidTr="00362955">
        <w:tc>
          <w:tcPr>
            <w:tcW w:w="9355" w:type="dxa"/>
          </w:tcPr>
          <w:p w14:paraId="08AF848F" w14:textId="77777777" w:rsidR="006F2F48" w:rsidRDefault="006F2F48" w:rsidP="00362955">
            <w:pPr>
              <w:jc w:val="center"/>
              <w:rPr>
                <w:rFonts w:cs="Times New Roman"/>
              </w:rPr>
            </w:pPr>
            <w:r w:rsidRPr="00D23242">
              <w:rPr>
                <w:rFonts w:cs="Times New Roman"/>
                <w:noProof/>
              </w:rPr>
              <w:drawing>
                <wp:inline distT="0" distB="0" distL="0" distR="0" wp14:anchorId="0F34C7DF" wp14:editId="76E472C7">
                  <wp:extent cx="5940425" cy="272669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2726690"/>
                          </a:xfrm>
                          <a:prstGeom prst="rect">
                            <a:avLst/>
                          </a:prstGeom>
                        </pic:spPr>
                      </pic:pic>
                    </a:graphicData>
                  </a:graphic>
                </wp:inline>
              </w:drawing>
            </w:r>
          </w:p>
        </w:tc>
      </w:tr>
      <w:tr w:rsidR="006F2F48" w14:paraId="0440DBF9" w14:textId="77777777" w:rsidTr="00362955">
        <w:tc>
          <w:tcPr>
            <w:tcW w:w="9355" w:type="dxa"/>
          </w:tcPr>
          <w:p w14:paraId="68B1B385" w14:textId="77777777" w:rsidR="006F2F48" w:rsidRDefault="006F2F48" w:rsidP="00362955">
            <w:pPr>
              <w:jc w:val="center"/>
              <w:rPr>
                <w:rFonts w:cs="Times New Roman"/>
              </w:rPr>
            </w:pPr>
            <w:r>
              <w:rPr>
                <w:rFonts w:cs="Times New Roman"/>
              </w:rPr>
              <w:t>Рисунок 3. Сигналы готовности БАВР</w:t>
            </w:r>
          </w:p>
        </w:tc>
      </w:tr>
    </w:tbl>
    <w:p w14:paraId="47438D17" w14:textId="77777777" w:rsidR="006F2F48" w:rsidRDefault="006F2F48" w:rsidP="006F2F48">
      <w:pPr>
        <w:ind w:firstLine="708"/>
        <w:rPr>
          <w:rFonts w:cs="Times New Roman"/>
        </w:rPr>
      </w:pPr>
      <w:r>
        <w:rPr>
          <w:rFonts w:cs="Times New Roman"/>
        </w:rPr>
        <w:t>Отметим, что продолжительность этапа 1 (аварии) и последующего восстановление готовности БАВР примерно совпало с уставкам РЗА, установленными в данной сети. Данные процессы не связаны между собой, и являются лишь совпадением.</w:t>
      </w:r>
    </w:p>
    <w:p w14:paraId="05887696" w14:textId="77777777" w:rsidR="006F2F48" w:rsidRPr="0066746B" w:rsidRDefault="006F2F48" w:rsidP="006F2F48">
      <w:pPr>
        <w:pStyle w:val="4"/>
      </w:pPr>
      <w:r>
        <w:t>Тип аварии</w:t>
      </w:r>
      <w:r w:rsidRPr="0066746B">
        <w:t>.</w:t>
      </w:r>
    </w:p>
    <w:p w14:paraId="5F3A1A0E" w14:textId="77777777" w:rsidR="006F2F48" w:rsidRDefault="006F2F48" w:rsidP="006F2F48">
      <w:pPr>
        <w:ind w:firstLine="708"/>
        <w:rPr>
          <w:rFonts w:cs="Times New Roman"/>
        </w:rPr>
      </w:pPr>
      <w:r>
        <w:rPr>
          <w:rFonts w:cs="Times New Roman"/>
        </w:rPr>
        <w:t>Проведена оценка типа аварии (выявления фаз), в которых произошло внешнее замыкание с помощью программного обеспечения «</w:t>
      </w:r>
      <w:r w:rsidRPr="00840EF9">
        <w:rPr>
          <w:rFonts w:cs="Times New Roman"/>
        </w:rPr>
        <w:t>Проект "РЗА"</w:t>
      </w:r>
      <w:r>
        <w:rPr>
          <w:rFonts w:cs="Times New Roman"/>
        </w:rPr>
        <w:t>»:</w:t>
      </w:r>
    </w:p>
    <w:p w14:paraId="53066274" w14:textId="77777777" w:rsidR="006F2F48" w:rsidRDefault="00CF4DC1" w:rsidP="006F2F48">
      <w:pPr>
        <w:ind w:firstLine="708"/>
        <w:rPr>
          <w:rFonts w:cs="Times New Roman"/>
        </w:rPr>
      </w:pPr>
      <w:hyperlink r:id="rId44" w:history="1">
        <w:r w:rsidR="006F2F48" w:rsidRPr="004B2836">
          <w:rPr>
            <w:rStyle w:val="a5"/>
            <w:rFonts w:cs="Times New Roman"/>
          </w:rPr>
          <w:t>https://pro-rza.ru/models/ensys/</w:t>
        </w:r>
      </w:hyperlink>
    </w:p>
    <w:p w14:paraId="36FBCE0A" w14:textId="77777777" w:rsidR="006F2F48" w:rsidRPr="00840EF9" w:rsidRDefault="006F2F48" w:rsidP="006F2F48">
      <w:pPr>
        <w:ind w:firstLine="708"/>
        <w:rPr>
          <w:rFonts w:cs="Times New Roman"/>
          <w:i/>
        </w:rPr>
      </w:pPr>
      <w:r w:rsidRPr="00840EF9">
        <w:rPr>
          <w:rFonts w:cs="Times New Roman"/>
          <w:b/>
          <w:i/>
        </w:rPr>
        <w:t>Примечание:</w:t>
      </w:r>
      <w:r w:rsidRPr="00840EF9">
        <w:rPr>
          <w:rFonts w:cs="Times New Roman"/>
          <w:i/>
        </w:rPr>
        <w:t xml:space="preserve"> Отметим, что не осуществляется точное моделирование, оценивается лишь характер векторов.</w:t>
      </w:r>
    </w:p>
    <w:p w14:paraId="751C1D90" w14:textId="0547D07C" w:rsidR="006F2F48" w:rsidRDefault="006F2F48" w:rsidP="006F2F48">
      <w:pPr>
        <w:ind w:firstLine="708"/>
        <w:rPr>
          <w:rFonts w:cs="Times New Roman"/>
        </w:rPr>
      </w:pPr>
      <w:r>
        <w:rPr>
          <w:rFonts w:cs="Times New Roman"/>
        </w:rPr>
        <w:t xml:space="preserve">Как можем видеть из векторной диаграммы на основе осциллограммы, на этапе 1 присутствует лишь 2 тока фаз А и С (рис 4.а), данный режим можно повторить путём моделирования </w:t>
      </w:r>
      <w:r w:rsidRPr="009E0A0D">
        <w:rPr>
          <w:rFonts w:cs="Times New Roman"/>
          <w:b/>
        </w:rPr>
        <w:t xml:space="preserve">двухфазного КЗ фаз </w:t>
      </w:r>
      <w:r w:rsidR="00A439D1">
        <w:rPr>
          <w:rFonts w:cs="Times New Roman"/>
          <w:b/>
        </w:rPr>
        <w:t>«</w:t>
      </w:r>
      <w:r w:rsidRPr="009E0A0D">
        <w:rPr>
          <w:rFonts w:cs="Times New Roman"/>
          <w:b/>
        </w:rPr>
        <w:t>В</w:t>
      </w:r>
      <w:r w:rsidR="00A439D1">
        <w:rPr>
          <w:rFonts w:cs="Times New Roman"/>
          <w:b/>
        </w:rPr>
        <w:t>»</w:t>
      </w:r>
      <w:r w:rsidRPr="009E0A0D">
        <w:rPr>
          <w:rFonts w:cs="Times New Roman"/>
          <w:b/>
        </w:rPr>
        <w:t xml:space="preserve"> и </w:t>
      </w:r>
      <w:r w:rsidR="00A439D1">
        <w:rPr>
          <w:rFonts w:cs="Times New Roman"/>
          <w:b/>
        </w:rPr>
        <w:t>«</w:t>
      </w:r>
      <w:r w:rsidRPr="009E0A0D">
        <w:rPr>
          <w:rFonts w:cs="Times New Roman"/>
          <w:b/>
        </w:rPr>
        <w:t>С</w:t>
      </w:r>
      <w:r w:rsidR="00A439D1">
        <w:rPr>
          <w:rFonts w:cs="Times New Roman"/>
          <w:b/>
        </w:rPr>
        <w:t>»</w:t>
      </w:r>
      <w:r>
        <w:rPr>
          <w:rFonts w:cs="Times New Roman"/>
        </w:rPr>
        <w:t xml:space="preserve"> в сети 110кВ (рис. 4.б). Данный режим является важным для дальнейших исследований, так как в данных сетях он может приводить к блокировке работы БАВР по РНМ прямой последовательности ввиду особенностей направления протекания токов.</w:t>
      </w:r>
    </w:p>
    <w:p w14:paraId="52A70589" w14:textId="3A329370" w:rsidR="006F2F48" w:rsidRDefault="006F2F48" w:rsidP="006F2F48">
      <w:pPr>
        <w:ind w:firstLine="708"/>
        <w:rPr>
          <w:rFonts w:cs="Times New Roman"/>
        </w:rPr>
      </w:pPr>
      <w:r>
        <w:rPr>
          <w:rFonts w:cs="Times New Roman"/>
        </w:rPr>
        <w:t xml:space="preserve">На этапе 3, ток фазы С направлен противоположно токам фаз В и С, которые приблизительно равны (рис 5.а), данный режим не удалось в точности восстановить по взаимному направлению векторов тока и напряжения. По предварительной оценке, это </w:t>
      </w:r>
      <w:r w:rsidRPr="009E0A0D">
        <w:rPr>
          <w:rFonts w:cs="Times New Roman"/>
          <w:b/>
        </w:rPr>
        <w:t xml:space="preserve">однофазное замыкание фазы </w:t>
      </w:r>
      <w:r w:rsidR="00A439D1">
        <w:rPr>
          <w:rFonts w:cs="Times New Roman"/>
          <w:b/>
        </w:rPr>
        <w:t>«</w:t>
      </w:r>
      <w:r w:rsidRPr="009E0A0D">
        <w:rPr>
          <w:rFonts w:cs="Times New Roman"/>
          <w:b/>
        </w:rPr>
        <w:t>В</w:t>
      </w:r>
      <w:r w:rsidR="00A439D1">
        <w:rPr>
          <w:rFonts w:cs="Times New Roman"/>
          <w:b/>
        </w:rPr>
        <w:t>»</w:t>
      </w:r>
      <w:r>
        <w:rPr>
          <w:rFonts w:cs="Times New Roman"/>
        </w:rPr>
        <w:t xml:space="preserve"> в сети 110кВ (рис. 5.б).</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2"/>
        <w:gridCol w:w="5853"/>
      </w:tblGrid>
      <w:tr w:rsidR="006F2F48" w14:paraId="552E1855" w14:textId="77777777" w:rsidTr="00362955">
        <w:tc>
          <w:tcPr>
            <w:tcW w:w="4677" w:type="dxa"/>
          </w:tcPr>
          <w:p w14:paraId="6C8C4C15" w14:textId="77777777" w:rsidR="006F2F48" w:rsidRDefault="006F2F48" w:rsidP="00362955">
            <w:pPr>
              <w:jc w:val="center"/>
              <w:rPr>
                <w:rFonts w:cs="Times New Roman"/>
              </w:rPr>
            </w:pPr>
            <w:r w:rsidRPr="00840EF9">
              <w:rPr>
                <w:rFonts w:cs="Times New Roman"/>
                <w:noProof/>
              </w:rPr>
              <w:lastRenderedPageBreak/>
              <w:drawing>
                <wp:inline distT="0" distB="0" distL="0" distR="0" wp14:anchorId="3514220C" wp14:editId="606AF39C">
                  <wp:extent cx="1995273" cy="2408830"/>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52270" cy="2477641"/>
                          </a:xfrm>
                          <a:prstGeom prst="rect">
                            <a:avLst/>
                          </a:prstGeom>
                        </pic:spPr>
                      </pic:pic>
                    </a:graphicData>
                  </a:graphic>
                </wp:inline>
              </w:drawing>
            </w:r>
          </w:p>
        </w:tc>
        <w:tc>
          <w:tcPr>
            <w:tcW w:w="4678" w:type="dxa"/>
          </w:tcPr>
          <w:p w14:paraId="5D4FB05F" w14:textId="77777777" w:rsidR="006F2F48" w:rsidRDefault="006F2F48" w:rsidP="00362955">
            <w:pPr>
              <w:jc w:val="center"/>
              <w:rPr>
                <w:rFonts w:cs="Times New Roman"/>
              </w:rPr>
            </w:pPr>
            <w:r w:rsidRPr="00840EF9">
              <w:rPr>
                <w:rFonts w:cs="Times New Roman"/>
                <w:noProof/>
              </w:rPr>
              <w:drawing>
                <wp:inline distT="0" distB="0" distL="0" distR="0" wp14:anchorId="02108BEE" wp14:editId="4FD4DE49">
                  <wp:extent cx="3747591" cy="1944200"/>
                  <wp:effectExtent l="0" t="0" r="571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404"/>
                          <a:stretch/>
                        </pic:blipFill>
                        <pic:spPr bwMode="auto">
                          <a:xfrm>
                            <a:off x="0" y="0"/>
                            <a:ext cx="3774597" cy="1958210"/>
                          </a:xfrm>
                          <a:prstGeom prst="rect">
                            <a:avLst/>
                          </a:prstGeom>
                          <a:ln>
                            <a:noFill/>
                          </a:ln>
                          <a:extLst>
                            <a:ext uri="{53640926-AAD7-44D8-BBD7-CCE9431645EC}">
                              <a14:shadowObscured xmlns:a14="http://schemas.microsoft.com/office/drawing/2010/main"/>
                            </a:ext>
                          </a:extLst>
                        </pic:spPr>
                      </pic:pic>
                    </a:graphicData>
                  </a:graphic>
                </wp:inline>
              </w:drawing>
            </w:r>
          </w:p>
        </w:tc>
      </w:tr>
      <w:tr w:rsidR="006F2F48" w14:paraId="00C2DC07" w14:textId="77777777" w:rsidTr="00362955">
        <w:tc>
          <w:tcPr>
            <w:tcW w:w="4677" w:type="dxa"/>
          </w:tcPr>
          <w:p w14:paraId="64685D54" w14:textId="77777777" w:rsidR="006F2F48" w:rsidRDefault="006F2F48" w:rsidP="00362955">
            <w:pPr>
              <w:jc w:val="center"/>
              <w:rPr>
                <w:rFonts w:cs="Times New Roman"/>
              </w:rPr>
            </w:pPr>
            <w:r>
              <w:rPr>
                <w:rFonts w:cs="Times New Roman"/>
              </w:rPr>
              <w:t>а)</w:t>
            </w:r>
          </w:p>
        </w:tc>
        <w:tc>
          <w:tcPr>
            <w:tcW w:w="4678" w:type="dxa"/>
          </w:tcPr>
          <w:p w14:paraId="12D1414D" w14:textId="77777777" w:rsidR="006F2F48" w:rsidRDefault="006F2F48" w:rsidP="00362955">
            <w:pPr>
              <w:jc w:val="center"/>
              <w:rPr>
                <w:rFonts w:cs="Times New Roman"/>
              </w:rPr>
            </w:pPr>
            <w:r>
              <w:rPr>
                <w:rFonts w:cs="Times New Roman"/>
              </w:rPr>
              <w:t>б)</w:t>
            </w:r>
          </w:p>
        </w:tc>
      </w:tr>
      <w:tr w:rsidR="006F2F48" w14:paraId="10ACA7E0" w14:textId="77777777" w:rsidTr="00362955">
        <w:tc>
          <w:tcPr>
            <w:tcW w:w="9355" w:type="dxa"/>
            <w:gridSpan w:val="2"/>
          </w:tcPr>
          <w:p w14:paraId="4E7F9CBC" w14:textId="77777777" w:rsidR="006F2F48" w:rsidRDefault="006F2F48" w:rsidP="00362955">
            <w:pPr>
              <w:jc w:val="center"/>
              <w:rPr>
                <w:rFonts w:cs="Times New Roman"/>
              </w:rPr>
            </w:pPr>
            <w:r>
              <w:rPr>
                <w:rFonts w:cs="Times New Roman"/>
              </w:rPr>
              <w:t>Рисунок 4. Вектора токов и напряжений на этапе 1 а) реальные, б) модельные</w:t>
            </w:r>
          </w:p>
        </w:tc>
      </w:tr>
    </w:tbl>
    <w:p w14:paraId="4AB0F791" w14:textId="77777777" w:rsidR="006F2F48" w:rsidRDefault="006F2F48" w:rsidP="006F2F48">
      <w:pPr>
        <w:ind w:firstLine="708"/>
        <w:rPr>
          <w:rFonts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3"/>
        <w:gridCol w:w="5702"/>
      </w:tblGrid>
      <w:tr w:rsidR="006F2F48" w14:paraId="43667FBF" w14:textId="77777777" w:rsidTr="00362955">
        <w:tc>
          <w:tcPr>
            <w:tcW w:w="3498" w:type="dxa"/>
          </w:tcPr>
          <w:p w14:paraId="0216628D" w14:textId="77777777" w:rsidR="006F2F48" w:rsidRDefault="006F2F48" w:rsidP="00362955">
            <w:pPr>
              <w:jc w:val="center"/>
              <w:rPr>
                <w:rFonts w:cs="Times New Roman"/>
              </w:rPr>
            </w:pPr>
            <w:r w:rsidRPr="00F01136">
              <w:rPr>
                <w:rFonts w:cs="Times New Roman"/>
                <w:noProof/>
              </w:rPr>
              <w:drawing>
                <wp:inline distT="0" distB="0" distL="0" distR="0" wp14:anchorId="34607289" wp14:editId="7316BE58">
                  <wp:extent cx="2176818" cy="259635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35936" cy="2666870"/>
                          </a:xfrm>
                          <a:prstGeom prst="rect">
                            <a:avLst/>
                          </a:prstGeom>
                        </pic:spPr>
                      </pic:pic>
                    </a:graphicData>
                  </a:graphic>
                </wp:inline>
              </w:drawing>
            </w:r>
          </w:p>
        </w:tc>
        <w:tc>
          <w:tcPr>
            <w:tcW w:w="5857" w:type="dxa"/>
          </w:tcPr>
          <w:p w14:paraId="2FCF6BC7" w14:textId="77777777" w:rsidR="006F2F48" w:rsidRDefault="006F2F48" w:rsidP="00362955">
            <w:pPr>
              <w:jc w:val="center"/>
              <w:rPr>
                <w:rFonts w:cs="Times New Roman"/>
              </w:rPr>
            </w:pPr>
            <w:r w:rsidRPr="00F01136">
              <w:rPr>
                <w:rFonts w:cs="Times New Roman"/>
                <w:noProof/>
              </w:rPr>
              <w:drawing>
                <wp:inline distT="0" distB="0" distL="0" distR="0" wp14:anchorId="4A91283C" wp14:editId="3DC15FC9">
                  <wp:extent cx="3742418" cy="196405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438" r="1"/>
                          <a:stretch/>
                        </pic:blipFill>
                        <pic:spPr bwMode="auto">
                          <a:xfrm>
                            <a:off x="0" y="0"/>
                            <a:ext cx="3788732" cy="1988361"/>
                          </a:xfrm>
                          <a:prstGeom prst="rect">
                            <a:avLst/>
                          </a:prstGeom>
                          <a:ln>
                            <a:noFill/>
                          </a:ln>
                          <a:extLst>
                            <a:ext uri="{53640926-AAD7-44D8-BBD7-CCE9431645EC}">
                              <a14:shadowObscured xmlns:a14="http://schemas.microsoft.com/office/drawing/2010/main"/>
                            </a:ext>
                          </a:extLst>
                        </pic:spPr>
                      </pic:pic>
                    </a:graphicData>
                  </a:graphic>
                </wp:inline>
              </w:drawing>
            </w:r>
          </w:p>
        </w:tc>
      </w:tr>
      <w:tr w:rsidR="006F2F48" w14:paraId="5207E0E0" w14:textId="77777777" w:rsidTr="00362955">
        <w:tc>
          <w:tcPr>
            <w:tcW w:w="3498" w:type="dxa"/>
          </w:tcPr>
          <w:p w14:paraId="4E3F93AF" w14:textId="77777777" w:rsidR="006F2F48" w:rsidRDefault="006F2F48" w:rsidP="00362955">
            <w:pPr>
              <w:jc w:val="center"/>
              <w:rPr>
                <w:rFonts w:cs="Times New Roman"/>
              </w:rPr>
            </w:pPr>
            <w:r>
              <w:rPr>
                <w:rFonts w:cs="Times New Roman"/>
              </w:rPr>
              <w:t>а)</w:t>
            </w:r>
          </w:p>
        </w:tc>
        <w:tc>
          <w:tcPr>
            <w:tcW w:w="5857" w:type="dxa"/>
          </w:tcPr>
          <w:p w14:paraId="78117D7B" w14:textId="77777777" w:rsidR="006F2F48" w:rsidRDefault="006F2F48" w:rsidP="00362955">
            <w:pPr>
              <w:jc w:val="center"/>
              <w:rPr>
                <w:rFonts w:cs="Times New Roman"/>
              </w:rPr>
            </w:pPr>
            <w:r>
              <w:rPr>
                <w:rFonts w:cs="Times New Roman"/>
              </w:rPr>
              <w:t>б)</w:t>
            </w:r>
          </w:p>
        </w:tc>
      </w:tr>
      <w:tr w:rsidR="006F2F48" w14:paraId="3AC127DB" w14:textId="77777777" w:rsidTr="00362955">
        <w:tc>
          <w:tcPr>
            <w:tcW w:w="9355" w:type="dxa"/>
            <w:gridSpan w:val="2"/>
          </w:tcPr>
          <w:p w14:paraId="134AE1B2" w14:textId="77777777" w:rsidR="006F2F48" w:rsidRDefault="006F2F48" w:rsidP="00362955">
            <w:pPr>
              <w:jc w:val="center"/>
              <w:rPr>
                <w:rFonts w:cs="Times New Roman"/>
              </w:rPr>
            </w:pPr>
            <w:r>
              <w:rPr>
                <w:rFonts w:cs="Times New Roman"/>
              </w:rPr>
              <w:t>Рисунок 5. Вектора токов и напряжений на этапе 3 а) реальные, б) модельные</w:t>
            </w:r>
          </w:p>
        </w:tc>
      </w:tr>
    </w:tbl>
    <w:p w14:paraId="1F22CD42" w14:textId="77777777" w:rsidR="006F2F48" w:rsidRDefault="006F2F48" w:rsidP="006F2F48">
      <w:pPr>
        <w:ind w:firstLine="708"/>
        <w:rPr>
          <w:rFonts w:cs="Times New Roman"/>
        </w:rPr>
      </w:pPr>
    </w:p>
    <w:p w14:paraId="15292882" w14:textId="77777777" w:rsidR="006F2F48" w:rsidRPr="0066746B" w:rsidRDefault="006F2F48" w:rsidP="006F2F48">
      <w:pPr>
        <w:pStyle w:val="4"/>
      </w:pPr>
      <w:r>
        <w:t>Поведение РНМ</w:t>
      </w:r>
      <w:r w:rsidRPr="0066746B">
        <w:t>.</w:t>
      </w:r>
    </w:p>
    <w:p w14:paraId="6703BA4C" w14:textId="729F2FAE" w:rsidR="006F2F48" w:rsidRPr="009E0A0D" w:rsidRDefault="006F2F48" w:rsidP="006F2F48">
      <w:pPr>
        <w:ind w:firstLine="708"/>
        <w:rPr>
          <w:rFonts w:cs="Times New Roman"/>
          <w:b/>
        </w:rPr>
      </w:pPr>
      <w:r>
        <w:rPr>
          <w:rFonts w:cs="Times New Roman"/>
        </w:rPr>
        <w:t xml:space="preserve">На рисунке </w:t>
      </w:r>
      <w:r w:rsidR="00A439D1">
        <w:rPr>
          <w:rFonts w:cs="Times New Roman"/>
        </w:rPr>
        <w:t>6</w:t>
      </w:r>
      <w:r>
        <w:rPr>
          <w:rFonts w:cs="Times New Roman"/>
        </w:rPr>
        <w:t xml:space="preserve"> представлена векторная диаграмма </w:t>
      </w:r>
      <w:r w:rsidRPr="008C3EA3">
        <w:rPr>
          <w:rFonts w:cs="Times New Roman"/>
        </w:rPr>
        <w:t>тока и напряжения прямой последовательности на СШ2 на этапе 1</w:t>
      </w:r>
      <w:r>
        <w:rPr>
          <w:rFonts w:cs="Times New Roman"/>
        </w:rPr>
        <w:t xml:space="preserve"> в момент времени 1,2с (через 200мс от начала аварии). Как можем видеть, ток отстаёт от напряжения на 30 градусов, что по своему характеру соответствует направлению мощность к нагрузке. В следствии этого, стационарный РНМ воспринимает аварию как внутреннюю и запрещает работу. </w:t>
      </w:r>
      <w:r w:rsidRPr="008C3EA3">
        <w:rPr>
          <w:rFonts w:cs="Times New Roman"/>
          <w:b/>
        </w:rPr>
        <w:t>Функционирования РНМ в данном случае считается корректным.</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7721BEF3" w14:textId="77777777" w:rsidTr="00362955">
        <w:tc>
          <w:tcPr>
            <w:tcW w:w="9355" w:type="dxa"/>
          </w:tcPr>
          <w:p w14:paraId="150EE2DC" w14:textId="77777777" w:rsidR="006F2F48" w:rsidRDefault="006F2F48" w:rsidP="00362955">
            <w:pPr>
              <w:jc w:val="center"/>
              <w:rPr>
                <w:rFonts w:cs="Times New Roman"/>
              </w:rPr>
            </w:pPr>
            <w:r w:rsidRPr="008C3EA3">
              <w:rPr>
                <w:rFonts w:cs="Times New Roman"/>
                <w:noProof/>
              </w:rPr>
              <w:lastRenderedPageBreak/>
              <w:drawing>
                <wp:inline distT="0" distB="0" distL="0" distR="0" wp14:anchorId="3E8481A1" wp14:editId="7C6DCEA2">
                  <wp:extent cx="3050275" cy="3008866"/>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84467" cy="3042594"/>
                          </a:xfrm>
                          <a:prstGeom prst="rect">
                            <a:avLst/>
                          </a:prstGeom>
                        </pic:spPr>
                      </pic:pic>
                    </a:graphicData>
                  </a:graphic>
                </wp:inline>
              </w:drawing>
            </w:r>
          </w:p>
        </w:tc>
      </w:tr>
      <w:tr w:rsidR="006F2F48" w14:paraId="6B7CD527" w14:textId="77777777" w:rsidTr="00362955">
        <w:tc>
          <w:tcPr>
            <w:tcW w:w="9355" w:type="dxa"/>
          </w:tcPr>
          <w:p w14:paraId="64A776D9" w14:textId="77777777" w:rsidR="006F2F48" w:rsidRDefault="006F2F48" w:rsidP="00362955">
            <w:pPr>
              <w:jc w:val="center"/>
              <w:rPr>
                <w:rFonts w:cs="Times New Roman"/>
              </w:rPr>
            </w:pPr>
            <w:r>
              <w:rPr>
                <w:rFonts w:cs="Times New Roman"/>
              </w:rPr>
              <w:t xml:space="preserve">Рисунок 6. Векторная диаграмма тока и напряжения прямой последовательности </w:t>
            </w:r>
          </w:p>
          <w:p w14:paraId="0787455E" w14:textId="77777777" w:rsidR="006F2F48" w:rsidRDefault="006F2F48" w:rsidP="00362955">
            <w:pPr>
              <w:jc w:val="center"/>
              <w:rPr>
                <w:rFonts w:cs="Times New Roman"/>
              </w:rPr>
            </w:pPr>
            <w:r>
              <w:rPr>
                <w:rFonts w:cs="Times New Roman"/>
              </w:rPr>
              <w:t>на СШ2 на этапе 1</w:t>
            </w:r>
          </w:p>
        </w:tc>
      </w:tr>
    </w:tbl>
    <w:p w14:paraId="2F0A273D" w14:textId="77777777" w:rsidR="006F2F48" w:rsidRDefault="006F2F48" w:rsidP="006F2F48">
      <w:pPr>
        <w:ind w:firstLine="708"/>
        <w:rPr>
          <w:rFonts w:cs="Times New Roman"/>
        </w:rPr>
      </w:pPr>
    </w:p>
    <w:p w14:paraId="3390228E" w14:textId="77777777" w:rsidR="006F2F48" w:rsidRPr="00F51F42" w:rsidRDefault="006F2F48" w:rsidP="006F2F48">
      <w:pPr>
        <w:ind w:firstLine="708"/>
        <w:rPr>
          <w:rFonts w:cs="Times New Roman"/>
        </w:rPr>
      </w:pPr>
      <w:r>
        <w:rPr>
          <w:rFonts w:cs="Times New Roman"/>
        </w:rPr>
        <w:t>Безусловно, в переходный момент, наблюдалось колебание вектора РНМ (рис. 7), однако максимальный угол опережения током напряжения составлял лишь 26,6</w:t>
      </w:r>
      <w:r>
        <w:rPr>
          <w:rFonts w:ascii="Arial" w:hAnsi="Arial" w:cs="Arial"/>
          <w:color w:val="333333"/>
          <w:shd w:val="clear" w:color="auto" w:fill="FFFFFF"/>
        </w:rPr>
        <w:t>°</w:t>
      </w:r>
      <w:r>
        <w:rPr>
          <w:rFonts w:cs="Times New Roman"/>
        </w:rPr>
        <w:t>. Стандартная граница срабатывания РНМ в эту сторону по углу составляет 45</w:t>
      </w:r>
      <w:r>
        <w:rPr>
          <w:rFonts w:ascii="Arial" w:hAnsi="Arial" w:cs="Arial"/>
          <w:color w:val="333333"/>
          <w:shd w:val="clear" w:color="auto" w:fill="FFFFFF"/>
        </w:rPr>
        <w:t>°</w:t>
      </w:r>
      <w:r>
        <w:rPr>
          <w:rFonts w:cs="Times New Roman"/>
        </w:rPr>
        <w:t xml:space="preserve"> с учётом активированной адаптивности по углу максимальной чувствительности в данном случае она была 35</w:t>
      </w:r>
      <w:r>
        <w:rPr>
          <w:rFonts w:ascii="Arial" w:hAnsi="Arial" w:cs="Arial"/>
          <w:color w:val="333333"/>
          <w:shd w:val="clear" w:color="auto" w:fill="FFFFFF"/>
        </w:rPr>
        <w:t>°</w:t>
      </w:r>
      <w:r>
        <w:rPr>
          <w:rFonts w:cs="Times New Roman"/>
        </w:rPr>
        <w:t>, данного значения всё равно недостаточно. Указанный вектор, так же близко проходит к адаптивной границе по амплитуде тока, однако данную уставку коэффициента отстройки равную 0,6 о.е. заменить нельзя, ввиду её отдельной предыдущей настройки для исключения излишнего срабатывания БАВР в режиме пуска двигателя.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4BA22B47" w14:textId="77777777" w:rsidTr="00362955">
        <w:tc>
          <w:tcPr>
            <w:tcW w:w="9355" w:type="dxa"/>
          </w:tcPr>
          <w:p w14:paraId="3B8A81CB" w14:textId="77777777" w:rsidR="006F2F48" w:rsidRDefault="006F2F48" w:rsidP="00362955">
            <w:pPr>
              <w:jc w:val="center"/>
              <w:rPr>
                <w:rFonts w:cs="Times New Roman"/>
              </w:rPr>
            </w:pPr>
            <w:r w:rsidRPr="0097479F">
              <w:rPr>
                <w:rFonts w:cs="Times New Roman"/>
                <w:noProof/>
              </w:rPr>
              <w:drawing>
                <wp:inline distT="0" distB="0" distL="0" distR="0" wp14:anchorId="1B9D1231" wp14:editId="73CFA6A8">
                  <wp:extent cx="3746310" cy="3524968"/>
                  <wp:effectExtent l="0" t="0" r="698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13990"/>
                          <a:stretch/>
                        </pic:blipFill>
                        <pic:spPr bwMode="auto">
                          <a:xfrm>
                            <a:off x="0" y="0"/>
                            <a:ext cx="3774715" cy="3551695"/>
                          </a:xfrm>
                          <a:prstGeom prst="rect">
                            <a:avLst/>
                          </a:prstGeom>
                          <a:ln>
                            <a:noFill/>
                          </a:ln>
                          <a:extLst>
                            <a:ext uri="{53640926-AAD7-44D8-BBD7-CCE9431645EC}">
                              <a14:shadowObscured xmlns:a14="http://schemas.microsoft.com/office/drawing/2010/main"/>
                            </a:ext>
                          </a:extLst>
                        </pic:spPr>
                      </pic:pic>
                    </a:graphicData>
                  </a:graphic>
                </wp:inline>
              </w:drawing>
            </w:r>
          </w:p>
        </w:tc>
      </w:tr>
      <w:tr w:rsidR="006F2F48" w14:paraId="0393700E" w14:textId="77777777" w:rsidTr="00362955">
        <w:tc>
          <w:tcPr>
            <w:tcW w:w="9355" w:type="dxa"/>
          </w:tcPr>
          <w:p w14:paraId="2763172A" w14:textId="77777777" w:rsidR="006F2F48" w:rsidRDefault="006F2F48" w:rsidP="00362955">
            <w:pPr>
              <w:jc w:val="center"/>
              <w:rPr>
                <w:rFonts w:cs="Times New Roman"/>
              </w:rPr>
            </w:pPr>
            <w:r>
              <w:rPr>
                <w:rFonts w:cs="Times New Roman"/>
              </w:rPr>
              <w:t>Рисунок 7. Траектория движения вектора РНМ относительно зоны срабатывания РНМ</w:t>
            </w:r>
          </w:p>
          <w:p w14:paraId="1F7C6DF7" w14:textId="77777777" w:rsidR="006F2F48" w:rsidRDefault="006F2F48" w:rsidP="00362955">
            <w:pPr>
              <w:jc w:val="center"/>
              <w:rPr>
                <w:rFonts w:cs="Times New Roman"/>
              </w:rPr>
            </w:pPr>
            <w:r>
              <w:rPr>
                <w:rFonts w:cs="Times New Roman"/>
              </w:rPr>
              <w:lastRenderedPageBreak/>
              <w:t>на СШ2 на этапе 1</w:t>
            </w:r>
          </w:p>
        </w:tc>
      </w:tr>
    </w:tbl>
    <w:p w14:paraId="4A3E7BF6" w14:textId="04504945" w:rsidR="006F2F48" w:rsidRDefault="006F2F48" w:rsidP="006F2F48">
      <w:pPr>
        <w:ind w:firstLine="708"/>
        <w:rPr>
          <w:rFonts w:cs="Times New Roman"/>
        </w:rPr>
      </w:pPr>
      <w:r>
        <w:rPr>
          <w:rFonts w:cs="Times New Roman"/>
        </w:rPr>
        <w:lastRenderedPageBreak/>
        <w:t>Ввиду указанных особенностей, для решения проблемы, предлагает использовать адаптивную уставку по углу альфа, которая и предназначена для улучшения работы БАВР при внешних замыканиях при мощной двигательной нагрузке за счёт сужения зоны срабатывания по углу на 10</w:t>
      </w:r>
      <w:r>
        <w:rPr>
          <w:rFonts w:ascii="Arial" w:hAnsi="Arial" w:cs="Arial"/>
          <w:color w:val="333333"/>
          <w:shd w:val="clear" w:color="auto" w:fill="FFFFFF"/>
        </w:rPr>
        <w:t>°</w:t>
      </w:r>
      <w:r>
        <w:rPr>
          <w:rFonts w:cs="Times New Roman"/>
        </w:rPr>
        <w:t xml:space="preserve"> градусов с</w:t>
      </w:r>
      <w:r w:rsidR="00677BBD">
        <w:rPr>
          <w:rFonts w:cs="Times New Roman"/>
        </w:rPr>
        <w:t xml:space="preserve"> стороны «ёмкостной» нагрузки. </w:t>
      </w:r>
      <w:r>
        <w:rPr>
          <w:rFonts w:cs="Times New Roman"/>
        </w:rPr>
        <w:t>Таким образом, граница срабатывания составит 35</w:t>
      </w:r>
      <w:r>
        <w:rPr>
          <w:rFonts w:ascii="Arial" w:hAnsi="Arial" w:cs="Arial"/>
          <w:color w:val="333333"/>
          <w:shd w:val="clear" w:color="auto" w:fill="FFFFFF"/>
        </w:rPr>
        <w:t>°</w:t>
      </w:r>
      <w:r>
        <w:rPr>
          <w:rFonts w:cs="Times New Roman"/>
        </w:rPr>
        <w:t>-10</w:t>
      </w:r>
      <w:r>
        <w:rPr>
          <w:rFonts w:ascii="Arial" w:hAnsi="Arial" w:cs="Arial"/>
          <w:color w:val="333333"/>
          <w:shd w:val="clear" w:color="auto" w:fill="FFFFFF"/>
        </w:rPr>
        <w:t>°</w:t>
      </w:r>
      <w:r>
        <w:rPr>
          <w:rFonts w:cs="Times New Roman"/>
        </w:rPr>
        <w:t>=25</w:t>
      </w:r>
      <w:r>
        <w:rPr>
          <w:rFonts w:ascii="Arial" w:hAnsi="Arial" w:cs="Arial"/>
          <w:color w:val="333333"/>
          <w:shd w:val="clear" w:color="auto" w:fill="FFFFFF"/>
        </w:rPr>
        <w:t>°</w:t>
      </w:r>
      <w:r>
        <w:rPr>
          <w:rFonts w:cs="Times New Roman"/>
        </w:rPr>
        <w:t>, чего на несколько выборок будет достаточно для срабатывания БАВР (рис. 8). Ожидаемое время срабатывания БАВР составит 4,375мс.</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10175AD0" w14:textId="77777777" w:rsidTr="00362955">
        <w:tc>
          <w:tcPr>
            <w:tcW w:w="9355" w:type="dxa"/>
          </w:tcPr>
          <w:p w14:paraId="5A267305" w14:textId="77777777" w:rsidR="006F2F48" w:rsidRDefault="006F2F48" w:rsidP="00362955">
            <w:pPr>
              <w:jc w:val="center"/>
              <w:rPr>
                <w:rFonts w:cs="Times New Roman"/>
              </w:rPr>
            </w:pPr>
            <w:r w:rsidRPr="00CC6C34">
              <w:rPr>
                <w:rFonts w:cs="Times New Roman"/>
                <w:noProof/>
              </w:rPr>
              <w:drawing>
                <wp:inline distT="0" distB="0" distL="0" distR="0" wp14:anchorId="00397877" wp14:editId="37CF2368">
                  <wp:extent cx="5940425" cy="2912110"/>
                  <wp:effectExtent l="0" t="0" r="3175"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2912110"/>
                          </a:xfrm>
                          <a:prstGeom prst="rect">
                            <a:avLst/>
                          </a:prstGeom>
                        </pic:spPr>
                      </pic:pic>
                    </a:graphicData>
                  </a:graphic>
                </wp:inline>
              </w:drawing>
            </w:r>
          </w:p>
        </w:tc>
      </w:tr>
      <w:tr w:rsidR="006F2F48" w14:paraId="066F3550" w14:textId="77777777" w:rsidTr="00362955">
        <w:tc>
          <w:tcPr>
            <w:tcW w:w="9355" w:type="dxa"/>
          </w:tcPr>
          <w:p w14:paraId="6B03A8CA" w14:textId="77777777" w:rsidR="006F2F48" w:rsidRDefault="006F2F48" w:rsidP="00362955">
            <w:pPr>
              <w:jc w:val="center"/>
              <w:rPr>
                <w:rFonts w:cs="Times New Roman"/>
              </w:rPr>
            </w:pPr>
            <w:r>
              <w:rPr>
                <w:rFonts w:cs="Times New Roman"/>
              </w:rPr>
              <w:t>Рисунок 8. Ожидаемое поведение РНМ при активации адаптивной уставки по углу альфа на СШ2 на этапе 1</w:t>
            </w:r>
          </w:p>
        </w:tc>
      </w:tr>
    </w:tbl>
    <w:p w14:paraId="56EB7C8C" w14:textId="77777777" w:rsidR="006F2F48" w:rsidRDefault="006F2F48" w:rsidP="006F2F48">
      <w:pPr>
        <w:rPr>
          <w:rFonts w:cs="Times New Roman"/>
          <w:b/>
        </w:rPr>
      </w:pPr>
    </w:p>
    <w:p w14:paraId="2315EE56" w14:textId="77777777" w:rsidR="006F2F48" w:rsidRPr="00DF29DA" w:rsidRDefault="006F2F48" w:rsidP="006F2F48">
      <w:pPr>
        <w:pStyle w:val="4"/>
      </w:pPr>
      <w:r>
        <w:t>Рекомендации по изменению параметров БАВР</w:t>
      </w:r>
    </w:p>
    <w:p w14:paraId="1B652D2A" w14:textId="64A3148E" w:rsidR="006F2F48" w:rsidRDefault="006F2F48" w:rsidP="006F2F48">
      <w:pPr>
        <w:ind w:firstLine="708"/>
        <w:rPr>
          <w:rFonts w:cs="Times New Roman"/>
        </w:rPr>
      </w:pPr>
      <w:r>
        <w:rPr>
          <w:rFonts w:cs="Times New Roman"/>
        </w:rPr>
        <w:t>Ниже приведён список рекомендаций по корректировке параметров</w:t>
      </w:r>
      <w:r w:rsidR="00677BBD">
        <w:rPr>
          <w:rFonts w:cs="Times New Roman"/>
        </w:rPr>
        <w:t>, который был выдвинут</w:t>
      </w:r>
      <w:r>
        <w:rPr>
          <w:rFonts w:cs="Times New Roman"/>
        </w:rPr>
        <w:t xml:space="preserve"> для улучшения функционирования в данных случаях:</w:t>
      </w:r>
    </w:p>
    <w:p w14:paraId="13826885" w14:textId="4FE8504F" w:rsidR="006F2F48" w:rsidRDefault="006F2F48" w:rsidP="006F2F48">
      <w:pPr>
        <w:pStyle w:val="a7"/>
        <w:numPr>
          <w:ilvl w:val="0"/>
          <w:numId w:val="1"/>
        </w:numPr>
        <w:ind w:left="0" w:firstLine="708"/>
        <w:rPr>
          <w:rFonts w:cs="Times New Roman"/>
        </w:rPr>
      </w:pPr>
      <w:r>
        <w:rPr>
          <w:rFonts w:cs="Times New Roman"/>
        </w:rPr>
        <w:t>Увеличить уставку по времени на срабатывание ЗМН используемых для защиты двигателя до 1,7с или более.</w:t>
      </w:r>
      <w:r w:rsidR="00677BBD">
        <w:rPr>
          <w:rFonts w:cs="Times New Roman"/>
        </w:rPr>
        <w:t xml:space="preserve"> Если рассматривать это в более общем случае – то необходимо согласовывать времена срабатывания РЗА и БАВР, с выдержками задаваемыми для защиты двигателей, так как в данном случае они совпали.</w:t>
      </w:r>
    </w:p>
    <w:p w14:paraId="0CF07C01" w14:textId="029F446D" w:rsidR="006F2F48" w:rsidRDefault="006F2F48" w:rsidP="006F2F48">
      <w:pPr>
        <w:pStyle w:val="a7"/>
        <w:numPr>
          <w:ilvl w:val="0"/>
          <w:numId w:val="1"/>
        </w:numPr>
        <w:ind w:left="0" w:firstLine="708"/>
        <w:rPr>
          <w:rFonts w:cs="Times New Roman"/>
        </w:rPr>
      </w:pPr>
      <w:r>
        <w:rPr>
          <w:rFonts w:cs="Times New Roman"/>
        </w:rPr>
        <w:t xml:space="preserve">Если это невозможно и в данной сети </w:t>
      </w:r>
      <w:r w:rsidRPr="00885BC2">
        <w:rPr>
          <w:rFonts w:cs="Times New Roman"/>
          <w:b/>
        </w:rPr>
        <w:t>не бывает</w:t>
      </w:r>
      <w:r>
        <w:rPr>
          <w:rFonts w:cs="Times New Roman"/>
        </w:rPr>
        <w:t xml:space="preserve"> режимов с расхождения угла между секциями шин на 13 градусов и более, то можно уменьшить уставку на «Готовность БАВР» до 0,7с. Данное изменение позволит уменьшить время блокировки БАВР и исключить отключения двигателей по ЗМН.</w:t>
      </w:r>
      <w:r w:rsidR="00677BBD">
        <w:rPr>
          <w:rFonts w:cs="Times New Roman"/>
        </w:rPr>
        <w:t xml:space="preserve"> Опять же – решение проблемы согласования уставок РЗА+БАВР с уставками двигательной нагрузки</w:t>
      </w:r>
    </w:p>
    <w:p w14:paraId="00D1E2FF" w14:textId="77777777" w:rsidR="006F2F48" w:rsidRDefault="006F2F48" w:rsidP="006F2F48">
      <w:pPr>
        <w:rPr>
          <w:rFonts w:cs="Times New Roman"/>
        </w:rPr>
      </w:pPr>
      <w:r w:rsidRPr="00D23242">
        <w:rPr>
          <w:rFonts w:cs="Times New Roman"/>
          <w:noProof/>
        </w:rPr>
        <w:drawing>
          <wp:inline distT="0" distB="0" distL="0" distR="0" wp14:anchorId="28D8759B" wp14:editId="132489C3">
            <wp:extent cx="3066076" cy="1030406"/>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31699"/>
                    <a:stretch/>
                  </pic:blipFill>
                  <pic:spPr bwMode="auto">
                    <a:xfrm>
                      <a:off x="0" y="0"/>
                      <a:ext cx="3133707" cy="1053135"/>
                    </a:xfrm>
                    <a:prstGeom prst="rect">
                      <a:avLst/>
                    </a:prstGeom>
                    <a:ln>
                      <a:noFill/>
                    </a:ln>
                    <a:extLst>
                      <a:ext uri="{53640926-AAD7-44D8-BBD7-CCE9431645EC}">
                        <a14:shadowObscured xmlns:a14="http://schemas.microsoft.com/office/drawing/2010/main"/>
                      </a:ext>
                    </a:extLst>
                  </pic:spPr>
                </pic:pic>
              </a:graphicData>
            </a:graphic>
          </wp:inline>
        </w:drawing>
      </w:r>
    </w:p>
    <w:p w14:paraId="0EFDFFB2" w14:textId="77777777" w:rsidR="006F2F48" w:rsidRDefault="006F2F48" w:rsidP="006F2F48">
      <w:pPr>
        <w:pStyle w:val="a7"/>
        <w:numPr>
          <w:ilvl w:val="0"/>
          <w:numId w:val="1"/>
        </w:numPr>
        <w:ind w:left="0" w:firstLine="708"/>
        <w:rPr>
          <w:rFonts w:cs="Times New Roman"/>
        </w:rPr>
      </w:pPr>
      <w:r>
        <w:rPr>
          <w:rFonts w:cs="Times New Roman"/>
        </w:rPr>
        <w:t>Для повышения надёжности функционирования органа РНМ – а</w:t>
      </w:r>
      <w:r w:rsidRPr="00885BC2">
        <w:rPr>
          <w:rFonts w:cs="Times New Roman"/>
        </w:rPr>
        <w:t>ктивировать адаптивную уставку по углу альфа</w:t>
      </w:r>
      <w:r>
        <w:rPr>
          <w:rFonts w:cs="Times New Roman"/>
        </w:rPr>
        <w:t>.</w:t>
      </w:r>
    </w:p>
    <w:p w14:paraId="414705D7" w14:textId="77777777" w:rsidR="006F2F48" w:rsidRDefault="006F2F48" w:rsidP="006F2F48">
      <w:pPr>
        <w:rPr>
          <w:rFonts w:cs="Times New Roman"/>
        </w:rPr>
      </w:pPr>
      <w:r w:rsidRPr="00885BC2">
        <w:rPr>
          <w:rFonts w:cs="Times New Roman"/>
        </w:rPr>
        <w:lastRenderedPageBreak/>
        <w:t xml:space="preserve"> </w:t>
      </w:r>
      <w:r w:rsidRPr="00CC6C34">
        <w:rPr>
          <w:noProof/>
        </w:rPr>
        <w:drawing>
          <wp:inline distT="0" distB="0" distL="0" distR="0" wp14:anchorId="7BC5B821" wp14:editId="6B35D654">
            <wp:extent cx="2558956" cy="227414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85821" cy="2298016"/>
                    </a:xfrm>
                    <a:prstGeom prst="rect">
                      <a:avLst/>
                    </a:prstGeom>
                  </pic:spPr>
                </pic:pic>
              </a:graphicData>
            </a:graphic>
          </wp:inline>
        </w:drawing>
      </w:r>
    </w:p>
    <w:p w14:paraId="5CB7D498" w14:textId="77777777" w:rsidR="006F2F48" w:rsidRPr="00885BC2" w:rsidRDefault="006F2F48" w:rsidP="006F2F48">
      <w:pPr>
        <w:rPr>
          <w:rFonts w:cs="Times New Roman"/>
          <w:i/>
          <w:spacing w:val="-2"/>
        </w:rPr>
      </w:pPr>
      <w:r w:rsidRPr="00885BC2">
        <w:rPr>
          <w:rFonts w:cs="Times New Roman"/>
          <w:b/>
          <w:i/>
          <w:spacing w:val="-2"/>
        </w:rPr>
        <w:t>Примечание:</w:t>
      </w:r>
      <w:r w:rsidRPr="00885BC2">
        <w:rPr>
          <w:rFonts w:cs="Times New Roman"/>
          <w:i/>
          <w:spacing w:val="-2"/>
        </w:rPr>
        <w:t xml:space="preserve"> приведённы</w:t>
      </w:r>
      <w:r>
        <w:rPr>
          <w:rFonts w:cs="Times New Roman"/>
          <w:i/>
          <w:spacing w:val="-2"/>
        </w:rPr>
        <w:t>е</w:t>
      </w:r>
      <w:r w:rsidRPr="00885BC2">
        <w:rPr>
          <w:rFonts w:cs="Times New Roman"/>
          <w:i/>
          <w:spacing w:val="-2"/>
        </w:rPr>
        <w:t xml:space="preserve"> скриншот</w:t>
      </w:r>
      <w:r>
        <w:rPr>
          <w:rFonts w:cs="Times New Roman"/>
          <w:i/>
          <w:spacing w:val="-2"/>
        </w:rPr>
        <w:t>ы могу немного</w:t>
      </w:r>
      <w:r w:rsidRPr="00885BC2">
        <w:rPr>
          <w:rFonts w:cs="Times New Roman"/>
          <w:i/>
          <w:spacing w:val="-2"/>
        </w:rPr>
        <w:t xml:space="preserve"> отличать в разных версиях</w:t>
      </w:r>
      <w:r>
        <w:rPr>
          <w:rFonts w:cs="Times New Roman"/>
          <w:i/>
          <w:spacing w:val="-2"/>
        </w:rPr>
        <w:t xml:space="preserve"> </w:t>
      </w:r>
      <w:r w:rsidRPr="00885BC2">
        <w:rPr>
          <w:rFonts w:cs="Times New Roman"/>
          <w:i/>
          <w:spacing w:val="-2"/>
        </w:rPr>
        <w:t>ПО.</w:t>
      </w:r>
    </w:p>
    <w:p w14:paraId="45CE868D" w14:textId="77777777" w:rsidR="006F2F48" w:rsidRDefault="006F2F48" w:rsidP="006F2F48">
      <w:pPr>
        <w:spacing w:line="20" w:lineRule="atLeast"/>
        <w:rPr>
          <w:rFonts w:cs="Times New Roman"/>
          <w:szCs w:val="24"/>
        </w:rPr>
      </w:pPr>
    </w:p>
    <w:p w14:paraId="1F0CB128" w14:textId="77777777" w:rsidR="006F2F48" w:rsidRPr="00DF29DA" w:rsidRDefault="006F2F48" w:rsidP="006F2F48">
      <w:pPr>
        <w:pStyle w:val="4"/>
      </w:pPr>
      <w:r>
        <w:t>Примечание по анализу иных осциллограмм</w:t>
      </w:r>
    </w:p>
    <w:p w14:paraId="44F50E84" w14:textId="3644F1DF" w:rsidR="006F2F48" w:rsidRDefault="006F2F48" w:rsidP="006F2F48">
      <w:pPr>
        <w:spacing w:line="20" w:lineRule="atLeast"/>
        <w:ind w:firstLine="708"/>
        <w:rPr>
          <w:rFonts w:cs="Times New Roman"/>
          <w:szCs w:val="24"/>
        </w:rPr>
      </w:pPr>
      <w:r>
        <w:rPr>
          <w:rFonts w:cs="Times New Roman"/>
        </w:rPr>
        <w:t xml:space="preserve">В данный день произошло множество аварийных замыканий во внешней сети. Ряд из них аналогичен приведённому. В ряде из них, нагрузка всё же оставалась в работе, когда не наблюдалось повторного замыкания во внешней сети. </w:t>
      </w:r>
      <w:r w:rsidRPr="00101B35">
        <w:rPr>
          <w:rFonts w:cs="Times New Roman"/>
        </w:rPr>
        <w:t xml:space="preserve">А в некоторых указанная уставка по адаптивности не помогла бы, так как максимальный угол РНМ составлял всего </w:t>
      </w:r>
      <w:commentRangeStart w:id="86"/>
      <w:r w:rsidRPr="00101B35">
        <w:rPr>
          <w:rFonts w:cs="Times New Roman"/>
        </w:rPr>
        <w:t>19</w:t>
      </w:r>
      <w:r w:rsidRPr="00101B35">
        <w:rPr>
          <w:rFonts w:ascii="Arial" w:hAnsi="Arial" w:cs="Arial"/>
          <w:color w:val="333333"/>
          <w:shd w:val="clear" w:color="auto" w:fill="FFFFFF"/>
        </w:rPr>
        <w:t>°</w:t>
      </w:r>
      <w:commentRangeEnd w:id="86"/>
      <w:r w:rsidR="00677BBD">
        <w:rPr>
          <w:rStyle w:val="a8"/>
          <w:rFonts w:eastAsia="SimSun" w:cs="Times New Roman"/>
          <w:lang w:val="en-US"/>
        </w:rPr>
        <w:commentReference w:id="86"/>
      </w:r>
      <w:r w:rsidRPr="00101B35">
        <w:rPr>
          <w:rFonts w:cs="Times New Roman"/>
        </w:rPr>
        <w:t>.</w:t>
      </w:r>
      <w:r>
        <w:rPr>
          <w:rFonts w:cs="Times New Roman"/>
        </w:rPr>
        <w:t xml:space="preserve"> Ещё больше изменять угол зоны считаем нецелесообразным, так как он приблизится к границе и в случае ёмкостного характера, даже с учётом адаптивности, может произойти ложное отпадание РНМ. </w:t>
      </w:r>
      <w:r w:rsidR="00677BBD" w:rsidRPr="00101B35">
        <w:rPr>
          <w:rFonts w:cs="Times New Roman"/>
          <w:highlight w:val="yellow"/>
        </w:rPr>
        <w:t>И, следовательно</w:t>
      </w:r>
      <w:r w:rsidRPr="00101B35">
        <w:rPr>
          <w:rFonts w:cs="Times New Roman"/>
          <w:highlight w:val="yellow"/>
        </w:rPr>
        <w:t>, при данной реализации проблема не может быть полностью решена изменением уставок.</w:t>
      </w:r>
    </w:p>
    <w:p w14:paraId="083AC6A2" w14:textId="77777777" w:rsidR="006F2F48" w:rsidRDefault="006F2F48" w:rsidP="006F2F48">
      <w:r>
        <w:br w:type="page"/>
      </w:r>
    </w:p>
    <w:p w14:paraId="51E2DED0" w14:textId="77777777" w:rsidR="006F2F48" w:rsidRDefault="006F2F48" w:rsidP="006F2F48">
      <w:pPr>
        <w:pStyle w:val="3"/>
      </w:pPr>
      <w:bookmarkStart w:id="87" w:name="_Toc201697666"/>
      <w:r w:rsidRPr="00AB0A8F">
        <w:lastRenderedPageBreak/>
        <w:t>Измерение тока с применением катушек Роговского и ёмкостных делителей</w:t>
      </w:r>
      <w:bookmarkEnd w:id="87"/>
    </w:p>
    <w:p w14:paraId="10C2EF7E" w14:textId="087DADC9" w:rsidR="006F2F48" w:rsidRPr="00D15BEF" w:rsidRDefault="006F2F48" w:rsidP="006F2F48">
      <w:pPr>
        <w:spacing w:after="120" w:line="20" w:lineRule="atLeast"/>
        <w:rPr>
          <w:rFonts w:cs="Times New Roman"/>
          <w:szCs w:val="24"/>
        </w:rPr>
      </w:pPr>
      <w:r w:rsidRPr="00D15BEF">
        <w:rPr>
          <w:rFonts w:cs="Times New Roman"/>
          <w:szCs w:val="24"/>
        </w:rPr>
        <w:t>Электромагнитные трансформаторы напряжения имеют достаточную точность преобразования и не вызывают проблем при функционировании БАВР. Внедрение новых типов преобразователей напряжения, таких как ёмкостные [</w:t>
      </w:r>
      <w:r w:rsidRPr="00677BBD">
        <w:rPr>
          <w:rFonts w:cs="Times New Roman"/>
          <w:szCs w:val="24"/>
          <w:highlight w:val="yellow"/>
        </w:rPr>
        <w:fldChar w:fldCharType="begin"/>
      </w:r>
      <w:r w:rsidRPr="00677BBD">
        <w:rPr>
          <w:rFonts w:cs="Times New Roman"/>
          <w:szCs w:val="24"/>
          <w:highlight w:val="yellow"/>
        </w:rPr>
        <w:instrText xml:space="preserve"> REF _Ref159017314 \r \h </w:instrText>
      </w:r>
      <w:r w:rsidR="00677BBD">
        <w:rPr>
          <w:rFonts w:cs="Times New Roman"/>
          <w:szCs w:val="24"/>
          <w:highlight w:val="yellow"/>
        </w:rPr>
        <w:instrText xml:space="preserve"> \* MERGEFORMAT </w:instrText>
      </w:r>
      <w:r w:rsidRPr="00677BBD">
        <w:rPr>
          <w:rFonts w:cs="Times New Roman"/>
          <w:szCs w:val="24"/>
          <w:highlight w:val="yellow"/>
        </w:rPr>
      </w:r>
      <w:r w:rsidRPr="00677BBD">
        <w:rPr>
          <w:rFonts w:cs="Times New Roman"/>
          <w:szCs w:val="24"/>
          <w:highlight w:val="yellow"/>
        </w:rPr>
        <w:fldChar w:fldCharType="separate"/>
      </w:r>
      <w:r w:rsidR="00F16688">
        <w:rPr>
          <w:rFonts w:cs="Times New Roman"/>
          <w:szCs w:val="24"/>
          <w:highlight w:val="yellow"/>
        </w:rPr>
        <w:t>125</w:t>
      </w:r>
      <w:r w:rsidRPr="00677BBD">
        <w:rPr>
          <w:rFonts w:cs="Times New Roman"/>
          <w:szCs w:val="24"/>
          <w:highlight w:val="yellow"/>
        </w:rPr>
        <w:fldChar w:fldCharType="end"/>
      </w:r>
      <w:r w:rsidRPr="00677BBD">
        <w:rPr>
          <w:rFonts w:cs="Times New Roman"/>
          <w:szCs w:val="24"/>
          <w:highlight w:val="yellow"/>
        </w:rPr>
        <w:t>,</w:t>
      </w:r>
      <w:r w:rsidRPr="00677BBD">
        <w:rPr>
          <w:rFonts w:cs="Times New Roman"/>
          <w:szCs w:val="24"/>
          <w:highlight w:val="yellow"/>
        </w:rPr>
        <w:fldChar w:fldCharType="begin"/>
      </w:r>
      <w:r w:rsidRPr="00677BBD">
        <w:rPr>
          <w:rFonts w:cs="Times New Roman"/>
          <w:szCs w:val="24"/>
          <w:highlight w:val="yellow"/>
        </w:rPr>
        <w:instrText xml:space="preserve"> REF _Ref159017326 \r \h </w:instrText>
      </w:r>
      <w:r w:rsidR="00677BBD">
        <w:rPr>
          <w:rFonts w:cs="Times New Roman"/>
          <w:szCs w:val="24"/>
          <w:highlight w:val="yellow"/>
        </w:rPr>
        <w:instrText xml:space="preserve"> \* MERGEFORMAT </w:instrText>
      </w:r>
      <w:r w:rsidRPr="00677BBD">
        <w:rPr>
          <w:rFonts w:cs="Times New Roman"/>
          <w:szCs w:val="24"/>
          <w:highlight w:val="yellow"/>
        </w:rPr>
      </w:r>
      <w:r w:rsidRPr="00677BBD">
        <w:rPr>
          <w:rFonts w:cs="Times New Roman"/>
          <w:szCs w:val="24"/>
          <w:highlight w:val="yellow"/>
        </w:rPr>
        <w:fldChar w:fldCharType="separate"/>
      </w:r>
      <w:r w:rsidR="00F16688">
        <w:rPr>
          <w:rFonts w:cs="Times New Roman"/>
          <w:szCs w:val="24"/>
          <w:highlight w:val="yellow"/>
        </w:rPr>
        <w:t>126</w:t>
      </w:r>
      <w:r w:rsidRPr="00677BBD">
        <w:rPr>
          <w:rFonts w:cs="Times New Roman"/>
          <w:szCs w:val="24"/>
          <w:highlight w:val="yellow"/>
        </w:rPr>
        <w:fldChar w:fldCharType="end"/>
      </w:r>
      <w:r w:rsidRPr="00D15BEF">
        <w:rPr>
          <w:rFonts w:cs="Times New Roman"/>
          <w:szCs w:val="24"/>
        </w:rPr>
        <w:t xml:space="preserve">] или резистивные делители </w:t>
      </w:r>
      <w:r w:rsidRPr="00677BBD">
        <w:rPr>
          <w:rFonts w:cs="Times New Roman"/>
          <w:szCs w:val="24"/>
          <w:highlight w:val="yellow"/>
        </w:rPr>
        <w:t>[</w:t>
      </w:r>
      <w:r w:rsidRPr="00677BBD">
        <w:rPr>
          <w:rFonts w:cs="Times New Roman"/>
          <w:szCs w:val="24"/>
          <w:highlight w:val="yellow"/>
        </w:rPr>
        <w:fldChar w:fldCharType="begin"/>
      </w:r>
      <w:r w:rsidRPr="00677BBD">
        <w:rPr>
          <w:rFonts w:cs="Times New Roman"/>
          <w:szCs w:val="24"/>
          <w:highlight w:val="yellow"/>
        </w:rPr>
        <w:instrText xml:space="preserve"> REF _Ref159017330 \r \h </w:instrText>
      </w:r>
      <w:r w:rsidR="00677BBD">
        <w:rPr>
          <w:rFonts w:cs="Times New Roman"/>
          <w:szCs w:val="24"/>
          <w:highlight w:val="yellow"/>
        </w:rPr>
        <w:instrText xml:space="preserve"> \* MERGEFORMAT </w:instrText>
      </w:r>
      <w:r w:rsidRPr="00677BBD">
        <w:rPr>
          <w:rFonts w:cs="Times New Roman"/>
          <w:szCs w:val="24"/>
          <w:highlight w:val="yellow"/>
        </w:rPr>
      </w:r>
      <w:r w:rsidRPr="00677BBD">
        <w:rPr>
          <w:rFonts w:cs="Times New Roman"/>
          <w:szCs w:val="24"/>
          <w:highlight w:val="yellow"/>
        </w:rPr>
        <w:fldChar w:fldCharType="separate"/>
      </w:r>
      <w:r w:rsidR="00F16688">
        <w:rPr>
          <w:rFonts w:cs="Times New Roman"/>
          <w:szCs w:val="24"/>
          <w:highlight w:val="yellow"/>
        </w:rPr>
        <w:t>127</w:t>
      </w:r>
      <w:r w:rsidRPr="00677BBD">
        <w:rPr>
          <w:rFonts w:cs="Times New Roman"/>
          <w:szCs w:val="24"/>
          <w:highlight w:val="yellow"/>
        </w:rPr>
        <w:fldChar w:fldCharType="end"/>
      </w:r>
      <w:r w:rsidRPr="00677BBD">
        <w:rPr>
          <w:rFonts w:cs="Times New Roman"/>
          <w:szCs w:val="24"/>
          <w:highlight w:val="yellow"/>
        </w:rPr>
        <w:t>,</w:t>
      </w:r>
      <w:r w:rsidRPr="00677BBD">
        <w:rPr>
          <w:rFonts w:cs="Times New Roman"/>
          <w:szCs w:val="24"/>
          <w:highlight w:val="yellow"/>
        </w:rPr>
        <w:fldChar w:fldCharType="begin"/>
      </w:r>
      <w:r w:rsidRPr="00677BBD">
        <w:rPr>
          <w:rFonts w:cs="Times New Roman"/>
          <w:szCs w:val="24"/>
          <w:highlight w:val="yellow"/>
        </w:rPr>
        <w:instrText xml:space="preserve"> REF _Ref159017336 \r \h </w:instrText>
      </w:r>
      <w:r w:rsidR="00677BBD">
        <w:rPr>
          <w:rFonts w:cs="Times New Roman"/>
          <w:szCs w:val="24"/>
          <w:highlight w:val="yellow"/>
        </w:rPr>
        <w:instrText xml:space="preserve"> \* MERGEFORMAT </w:instrText>
      </w:r>
      <w:r w:rsidRPr="00677BBD">
        <w:rPr>
          <w:rFonts w:cs="Times New Roman"/>
          <w:szCs w:val="24"/>
          <w:highlight w:val="yellow"/>
        </w:rPr>
      </w:r>
      <w:r w:rsidRPr="00677BBD">
        <w:rPr>
          <w:rFonts w:cs="Times New Roman"/>
          <w:szCs w:val="24"/>
          <w:highlight w:val="yellow"/>
        </w:rPr>
        <w:fldChar w:fldCharType="separate"/>
      </w:r>
      <w:r w:rsidR="00F16688">
        <w:rPr>
          <w:rFonts w:cs="Times New Roman"/>
          <w:szCs w:val="24"/>
          <w:highlight w:val="yellow"/>
        </w:rPr>
        <w:t>128</w:t>
      </w:r>
      <w:r w:rsidRPr="00677BBD">
        <w:rPr>
          <w:rFonts w:cs="Times New Roman"/>
          <w:szCs w:val="24"/>
          <w:highlight w:val="yellow"/>
        </w:rPr>
        <w:fldChar w:fldCharType="end"/>
      </w:r>
      <w:r w:rsidRPr="00677BBD">
        <w:rPr>
          <w:rFonts w:cs="Times New Roman"/>
          <w:szCs w:val="24"/>
          <w:highlight w:val="yellow"/>
        </w:rPr>
        <w:t>],</w:t>
      </w:r>
      <w:r w:rsidRPr="00D15BEF">
        <w:rPr>
          <w:rFonts w:cs="Times New Roman"/>
          <w:szCs w:val="24"/>
        </w:rPr>
        <w:t xml:space="preserve"> связано в первую очередь с решением проблем возникновения феррорезонансных явлений, энергоэффективности и массогабаритных показателей.</w:t>
      </w:r>
    </w:p>
    <w:p w14:paraId="216A699A" w14:textId="50C8B643" w:rsidR="006F2F48" w:rsidRDefault="006F2F48" w:rsidP="006F2F48">
      <w:pPr>
        <w:spacing w:after="120" w:line="20" w:lineRule="atLeast"/>
        <w:rPr>
          <w:rFonts w:cs="Times New Roman"/>
          <w:szCs w:val="24"/>
        </w:rPr>
      </w:pPr>
      <w:r w:rsidRPr="00D15BEF">
        <w:rPr>
          <w:rFonts w:cs="Times New Roman"/>
          <w:szCs w:val="24"/>
        </w:rPr>
        <w:t xml:space="preserve">Совершенно иным образом обстоят дела с электромагнитными трансформаторами тока (ТТ), которые могут иметь существенные погрешности преобразования в переходных режимах коротких замыканий при насыщении их магнитопроводов </w:t>
      </w:r>
      <w:r w:rsidRPr="00677BBD">
        <w:rPr>
          <w:rFonts w:cs="Times New Roman"/>
          <w:szCs w:val="24"/>
          <w:highlight w:val="yellow"/>
        </w:rPr>
        <w:t>[</w:t>
      </w:r>
      <w:r w:rsidRPr="00677BBD">
        <w:rPr>
          <w:rFonts w:cs="Times New Roman"/>
          <w:szCs w:val="24"/>
          <w:highlight w:val="yellow"/>
        </w:rPr>
        <w:fldChar w:fldCharType="begin"/>
      </w:r>
      <w:r w:rsidRPr="00677BBD">
        <w:rPr>
          <w:rFonts w:cs="Times New Roman"/>
          <w:szCs w:val="24"/>
          <w:highlight w:val="yellow"/>
        </w:rPr>
        <w:instrText xml:space="preserve"> REF _Ref159017415 \r \h </w:instrText>
      </w:r>
      <w:r w:rsidR="00677BBD">
        <w:rPr>
          <w:rFonts w:cs="Times New Roman"/>
          <w:szCs w:val="24"/>
          <w:highlight w:val="yellow"/>
        </w:rPr>
        <w:instrText xml:space="preserve"> \* MERGEFORMAT </w:instrText>
      </w:r>
      <w:r w:rsidRPr="00677BBD">
        <w:rPr>
          <w:rFonts w:cs="Times New Roman"/>
          <w:szCs w:val="24"/>
          <w:highlight w:val="yellow"/>
        </w:rPr>
      </w:r>
      <w:r w:rsidRPr="00677BBD">
        <w:rPr>
          <w:rFonts w:cs="Times New Roman"/>
          <w:szCs w:val="24"/>
          <w:highlight w:val="yellow"/>
        </w:rPr>
        <w:fldChar w:fldCharType="separate"/>
      </w:r>
      <w:r w:rsidR="00F16688">
        <w:rPr>
          <w:rFonts w:cs="Times New Roman"/>
          <w:szCs w:val="24"/>
          <w:highlight w:val="yellow"/>
        </w:rPr>
        <w:t>129</w:t>
      </w:r>
      <w:r w:rsidRPr="00677BBD">
        <w:rPr>
          <w:rFonts w:cs="Times New Roman"/>
          <w:szCs w:val="24"/>
          <w:highlight w:val="yellow"/>
        </w:rPr>
        <w:fldChar w:fldCharType="end"/>
      </w:r>
      <w:r w:rsidRPr="00677BBD">
        <w:rPr>
          <w:rFonts w:cs="Times New Roman"/>
          <w:szCs w:val="24"/>
          <w:highlight w:val="yellow"/>
        </w:rPr>
        <w:t>-</w:t>
      </w:r>
      <w:r w:rsidRPr="00677BBD">
        <w:rPr>
          <w:rFonts w:cs="Times New Roman"/>
          <w:szCs w:val="24"/>
          <w:highlight w:val="yellow"/>
        </w:rPr>
        <w:fldChar w:fldCharType="begin"/>
      </w:r>
      <w:r w:rsidRPr="00677BBD">
        <w:rPr>
          <w:rFonts w:cs="Times New Roman"/>
          <w:szCs w:val="24"/>
          <w:highlight w:val="yellow"/>
        </w:rPr>
        <w:instrText xml:space="preserve"> REF _Ref159017432 \r \h </w:instrText>
      </w:r>
      <w:r w:rsidR="00677BBD">
        <w:rPr>
          <w:rFonts w:cs="Times New Roman"/>
          <w:szCs w:val="24"/>
          <w:highlight w:val="yellow"/>
        </w:rPr>
        <w:instrText xml:space="preserve"> \* MERGEFORMAT </w:instrText>
      </w:r>
      <w:r w:rsidRPr="00677BBD">
        <w:rPr>
          <w:rFonts w:cs="Times New Roman"/>
          <w:szCs w:val="24"/>
          <w:highlight w:val="yellow"/>
        </w:rPr>
      </w:r>
      <w:r w:rsidRPr="00677BBD">
        <w:rPr>
          <w:rFonts w:cs="Times New Roman"/>
          <w:szCs w:val="24"/>
          <w:highlight w:val="yellow"/>
        </w:rPr>
        <w:fldChar w:fldCharType="separate"/>
      </w:r>
      <w:r w:rsidR="00F16688">
        <w:rPr>
          <w:rFonts w:cs="Times New Roman"/>
          <w:szCs w:val="24"/>
          <w:highlight w:val="yellow"/>
        </w:rPr>
        <w:t>131</w:t>
      </w:r>
      <w:r w:rsidRPr="00677BBD">
        <w:rPr>
          <w:rFonts w:cs="Times New Roman"/>
          <w:szCs w:val="24"/>
          <w:highlight w:val="yellow"/>
        </w:rPr>
        <w:fldChar w:fldCharType="end"/>
      </w:r>
      <w:r w:rsidRPr="00677BBD">
        <w:rPr>
          <w:rFonts w:cs="Times New Roman"/>
          <w:szCs w:val="24"/>
          <w:highlight w:val="yellow"/>
        </w:rPr>
        <w:t>].</w:t>
      </w:r>
      <w:r w:rsidRPr="00D15BEF">
        <w:rPr>
          <w:rFonts w:cs="Times New Roman"/>
          <w:szCs w:val="24"/>
        </w:rPr>
        <w:t xml:space="preserve"> Другими недостатками электромагнитных ТТ являются: сложность установки на существующих подстанциях (в виду высоких массогабаритных показателей и неразборности конструкции), необходимость прокладки медных кабелей, высокую стоимость. В виду описанных недостатков электромагнитных ТТ некоторые производителей устройств релейной защиты и автоматики начали применять катушки Роговского (КР). Данные первичные преобразователи (</w:t>
      </w:r>
      <w:r w:rsidRPr="00677BBD">
        <w:rPr>
          <w:rFonts w:cs="Times New Roman"/>
          <w:szCs w:val="24"/>
          <w:highlight w:val="yellow"/>
        </w:rPr>
        <w:t>рис. 2</w:t>
      </w:r>
      <w:r w:rsidRPr="00D15BEF">
        <w:rPr>
          <w:rFonts w:cs="Times New Roman"/>
          <w:szCs w:val="24"/>
        </w:rPr>
        <w:t xml:space="preserve">) лишены </w:t>
      </w:r>
      <w:r w:rsidR="00677BBD">
        <w:rPr>
          <w:rFonts w:cs="Times New Roman"/>
          <w:szCs w:val="24"/>
        </w:rPr>
        <w:t xml:space="preserve">ряда </w:t>
      </w:r>
      <w:r w:rsidRPr="00D15BEF">
        <w:rPr>
          <w:rFonts w:cs="Times New Roman"/>
          <w:szCs w:val="24"/>
        </w:rPr>
        <w:t xml:space="preserve">недостатков электромагнитных ТТ, </w:t>
      </w:r>
      <w:r w:rsidR="00677BBD">
        <w:rPr>
          <w:rFonts w:cs="Times New Roman"/>
          <w:szCs w:val="24"/>
        </w:rPr>
        <w:t xml:space="preserve">и </w:t>
      </w:r>
      <w:r w:rsidRPr="00D15BEF">
        <w:rPr>
          <w:rFonts w:cs="Times New Roman"/>
          <w:szCs w:val="24"/>
        </w:rPr>
        <w:t>могут иметь разъемную конструкцию и при этом обеспечивают достаточную точностью преобразования в широком диапазоне измеряемых токов. КР применяются в комплектных распределительных устройствах (КРУ), например, в КРУ Etalon</w:t>
      </w:r>
      <w:r w:rsidRPr="00D15BEF">
        <w:rPr>
          <w:rFonts w:cs="Times New Roman"/>
          <w:color w:val="FF0000"/>
          <w:szCs w:val="24"/>
        </w:rPr>
        <w:t xml:space="preserve"> </w:t>
      </w:r>
      <w:r w:rsidRPr="00D15BEF">
        <w:rPr>
          <w:rFonts w:cs="Times New Roman"/>
          <w:szCs w:val="24"/>
        </w:rPr>
        <w:t>производства ООО «ТАВРИДА ЭЛЕКТРИК» [</w:t>
      </w:r>
      <w:r>
        <w:rPr>
          <w:rFonts w:cs="Times New Roman"/>
          <w:color w:val="FF0000"/>
          <w:szCs w:val="24"/>
        </w:rPr>
        <w:fldChar w:fldCharType="begin"/>
      </w:r>
      <w:r>
        <w:rPr>
          <w:rFonts w:cs="Times New Roman"/>
          <w:szCs w:val="24"/>
        </w:rPr>
        <w:instrText xml:space="preserve"> REF _Ref159017451 \r \h </w:instrText>
      </w:r>
      <w:r>
        <w:rPr>
          <w:rFonts w:cs="Times New Roman"/>
          <w:color w:val="FF0000"/>
          <w:szCs w:val="24"/>
        </w:rPr>
      </w:r>
      <w:r>
        <w:rPr>
          <w:rFonts w:cs="Times New Roman"/>
          <w:color w:val="FF0000"/>
          <w:szCs w:val="24"/>
        </w:rPr>
        <w:fldChar w:fldCharType="separate"/>
      </w:r>
      <w:r w:rsidR="00F16688">
        <w:rPr>
          <w:rFonts w:cs="Times New Roman"/>
          <w:szCs w:val="24"/>
        </w:rPr>
        <w:t>122</w:t>
      </w:r>
      <w:r>
        <w:rPr>
          <w:rFonts w:cs="Times New Roman"/>
          <w:color w:val="FF0000"/>
          <w:szCs w:val="24"/>
        </w:rPr>
        <w:fldChar w:fldCharType="end"/>
      </w:r>
      <w:r w:rsidRPr="00D15BEF">
        <w:rPr>
          <w:rFonts w:cs="Times New Roman"/>
          <w:szCs w:val="24"/>
        </w:rPr>
        <w:t>], в шкафах БАВР производства ООО «АПС» [</w:t>
      </w:r>
      <w:r w:rsidR="00677BBD" w:rsidRPr="00677BBD">
        <w:rPr>
          <w:rFonts w:cs="Times New Roman"/>
          <w:szCs w:val="24"/>
          <w:highlight w:val="yellow"/>
        </w:rPr>
        <w:fldChar w:fldCharType="begin"/>
      </w:r>
      <w:r w:rsidR="00677BBD" w:rsidRPr="00677BBD">
        <w:rPr>
          <w:rFonts w:cs="Times New Roman"/>
          <w:szCs w:val="24"/>
          <w:highlight w:val="yellow"/>
        </w:rPr>
        <w:instrText xml:space="preserve"> REF _Ref198730275 \r \h </w:instrText>
      </w:r>
      <w:r w:rsidR="00677BBD">
        <w:rPr>
          <w:rFonts w:cs="Times New Roman"/>
          <w:szCs w:val="24"/>
          <w:highlight w:val="yellow"/>
        </w:rPr>
        <w:instrText xml:space="preserve"> \* MERGEFORMAT </w:instrText>
      </w:r>
      <w:r w:rsidR="00677BBD" w:rsidRPr="00677BBD">
        <w:rPr>
          <w:rFonts w:cs="Times New Roman"/>
          <w:szCs w:val="24"/>
          <w:highlight w:val="yellow"/>
        </w:rPr>
      </w:r>
      <w:r w:rsidR="00677BBD" w:rsidRPr="00677BBD">
        <w:rPr>
          <w:rFonts w:cs="Times New Roman"/>
          <w:szCs w:val="24"/>
          <w:highlight w:val="yellow"/>
        </w:rPr>
        <w:fldChar w:fldCharType="separate"/>
      </w:r>
      <w:r w:rsidR="00F16688">
        <w:rPr>
          <w:rFonts w:cs="Times New Roman"/>
          <w:szCs w:val="24"/>
          <w:highlight w:val="yellow"/>
        </w:rPr>
        <w:t>3</w:t>
      </w:r>
      <w:r w:rsidR="00677BBD" w:rsidRPr="00677BBD">
        <w:rPr>
          <w:rFonts w:cs="Times New Roman"/>
          <w:szCs w:val="24"/>
          <w:highlight w:val="yellow"/>
        </w:rPr>
        <w:fldChar w:fldCharType="end"/>
      </w:r>
      <w:r w:rsidRPr="00677BBD">
        <w:rPr>
          <w:rFonts w:cs="Times New Roman"/>
          <w:szCs w:val="24"/>
          <w:highlight w:val="yellow"/>
        </w:rPr>
        <w:t>,</w:t>
      </w:r>
      <w:r w:rsidR="00677BBD" w:rsidRPr="00677BBD">
        <w:rPr>
          <w:rFonts w:cs="Times New Roman"/>
          <w:szCs w:val="24"/>
          <w:highlight w:val="yellow"/>
        </w:rPr>
        <w:fldChar w:fldCharType="begin"/>
      </w:r>
      <w:r w:rsidR="00677BBD" w:rsidRPr="00677BBD">
        <w:rPr>
          <w:rFonts w:cs="Times New Roman"/>
          <w:szCs w:val="24"/>
          <w:highlight w:val="yellow"/>
        </w:rPr>
        <w:instrText xml:space="preserve"> REF _Ref198731722 \r \h </w:instrText>
      </w:r>
      <w:r w:rsidR="00677BBD">
        <w:rPr>
          <w:rFonts w:cs="Times New Roman"/>
          <w:szCs w:val="24"/>
          <w:highlight w:val="yellow"/>
        </w:rPr>
        <w:instrText xml:space="preserve"> \* MERGEFORMAT </w:instrText>
      </w:r>
      <w:r w:rsidR="00677BBD" w:rsidRPr="00677BBD">
        <w:rPr>
          <w:rFonts w:cs="Times New Roman"/>
          <w:szCs w:val="24"/>
          <w:highlight w:val="yellow"/>
        </w:rPr>
      </w:r>
      <w:r w:rsidR="00677BBD" w:rsidRPr="00677BBD">
        <w:rPr>
          <w:rFonts w:cs="Times New Roman"/>
          <w:szCs w:val="24"/>
          <w:highlight w:val="yellow"/>
        </w:rPr>
        <w:fldChar w:fldCharType="separate"/>
      </w:r>
      <w:r w:rsidR="00F16688">
        <w:rPr>
          <w:rFonts w:cs="Times New Roman"/>
          <w:szCs w:val="24"/>
          <w:highlight w:val="yellow"/>
        </w:rPr>
        <w:t>4</w:t>
      </w:r>
      <w:r w:rsidR="00677BBD" w:rsidRPr="00677BBD">
        <w:rPr>
          <w:rFonts w:cs="Times New Roman"/>
          <w:szCs w:val="24"/>
          <w:highlight w:val="yellow"/>
        </w:rPr>
        <w:fldChar w:fldCharType="end"/>
      </w:r>
      <w:r w:rsidRPr="00677BBD">
        <w:rPr>
          <w:rFonts w:cs="Times New Roman"/>
          <w:szCs w:val="24"/>
          <w:highlight w:val="yellow"/>
        </w:rPr>
        <w:t>]</w:t>
      </w:r>
      <w:r w:rsidRPr="00D15BEF">
        <w:rPr>
          <w:rFonts w:cs="Times New Roman"/>
          <w:szCs w:val="24"/>
        </w:rPr>
        <w:t>, а также множестве зарубежных установок [</w:t>
      </w:r>
      <w:r w:rsidRPr="00677BBD">
        <w:rPr>
          <w:rFonts w:cs="Times New Roman"/>
          <w:color w:val="FF0000"/>
          <w:szCs w:val="24"/>
          <w:highlight w:val="yellow"/>
        </w:rPr>
        <w:fldChar w:fldCharType="begin"/>
      </w:r>
      <w:r w:rsidRPr="00677BBD">
        <w:rPr>
          <w:rFonts w:cs="Times New Roman"/>
          <w:szCs w:val="24"/>
          <w:highlight w:val="yellow"/>
        </w:rPr>
        <w:instrText xml:space="preserve"> REF _Ref159017460 \r \h </w:instrText>
      </w:r>
      <w:r w:rsidR="00677BBD">
        <w:rPr>
          <w:rFonts w:cs="Times New Roman"/>
          <w:color w:val="FF0000"/>
          <w:szCs w:val="24"/>
          <w:highlight w:val="yellow"/>
        </w:rPr>
        <w:instrText xml:space="preserve"> \* MERGEFORMAT </w:instrText>
      </w:r>
      <w:r w:rsidRPr="00677BBD">
        <w:rPr>
          <w:rFonts w:cs="Times New Roman"/>
          <w:color w:val="FF0000"/>
          <w:szCs w:val="24"/>
          <w:highlight w:val="yellow"/>
        </w:rPr>
      </w:r>
      <w:r w:rsidRPr="00677BBD">
        <w:rPr>
          <w:rFonts w:cs="Times New Roman"/>
          <w:color w:val="FF0000"/>
          <w:szCs w:val="24"/>
          <w:highlight w:val="yellow"/>
        </w:rPr>
        <w:fldChar w:fldCharType="separate"/>
      </w:r>
      <w:r w:rsidR="00F16688">
        <w:rPr>
          <w:rFonts w:cs="Times New Roman"/>
          <w:szCs w:val="24"/>
          <w:highlight w:val="yellow"/>
        </w:rPr>
        <w:t>132</w:t>
      </w:r>
      <w:r w:rsidRPr="00677BBD">
        <w:rPr>
          <w:rFonts w:cs="Times New Roman"/>
          <w:color w:val="FF0000"/>
          <w:szCs w:val="24"/>
          <w:highlight w:val="yellow"/>
        </w:rPr>
        <w:fldChar w:fldCharType="end"/>
      </w:r>
      <w:r w:rsidRPr="00677BBD">
        <w:rPr>
          <w:rFonts w:cs="Times New Roman"/>
          <w:color w:val="FF0000"/>
          <w:szCs w:val="24"/>
          <w:highlight w:val="yellow"/>
        </w:rPr>
        <w:t>-</w:t>
      </w:r>
      <w:r w:rsidRPr="00677BBD">
        <w:rPr>
          <w:rFonts w:cs="Times New Roman"/>
          <w:color w:val="FF0000"/>
          <w:szCs w:val="24"/>
          <w:highlight w:val="yellow"/>
        </w:rPr>
        <w:fldChar w:fldCharType="begin"/>
      </w:r>
      <w:r w:rsidRPr="00677BBD">
        <w:rPr>
          <w:rFonts w:cs="Times New Roman"/>
          <w:color w:val="FF0000"/>
          <w:szCs w:val="24"/>
          <w:highlight w:val="yellow"/>
        </w:rPr>
        <w:instrText xml:space="preserve"> REF _Ref159017468 \r \h </w:instrText>
      </w:r>
      <w:r w:rsidR="00677BBD">
        <w:rPr>
          <w:rFonts w:cs="Times New Roman"/>
          <w:color w:val="FF0000"/>
          <w:szCs w:val="24"/>
          <w:highlight w:val="yellow"/>
        </w:rPr>
        <w:instrText xml:space="preserve"> \* MERGEFORMAT </w:instrText>
      </w:r>
      <w:r w:rsidRPr="00677BBD">
        <w:rPr>
          <w:rFonts w:cs="Times New Roman"/>
          <w:color w:val="FF0000"/>
          <w:szCs w:val="24"/>
          <w:highlight w:val="yellow"/>
        </w:rPr>
      </w:r>
      <w:r w:rsidRPr="00677BBD">
        <w:rPr>
          <w:rFonts w:cs="Times New Roman"/>
          <w:color w:val="FF0000"/>
          <w:szCs w:val="24"/>
          <w:highlight w:val="yellow"/>
        </w:rPr>
        <w:fldChar w:fldCharType="separate"/>
      </w:r>
      <w:r w:rsidR="00F16688">
        <w:rPr>
          <w:rFonts w:cs="Times New Roman"/>
          <w:color w:val="FF0000"/>
          <w:szCs w:val="24"/>
          <w:highlight w:val="yellow"/>
        </w:rPr>
        <w:t>136</w:t>
      </w:r>
      <w:r w:rsidRPr="00677BBD">
        <w:rPr>
          <w:rFonts w:cs="Times New Roman"/>
          <w:color w:val="FF0000"/>
          <w:szCs w:val="24"/>
          <w:highlight w:val="yellow"/>
        </w:rPr>
        <w:fldChar w:fldCharType="end"/>
      </w:r>
      <w:r w:rsidRPr="00D15BEF">
        <w:rPr>
          <w:rFonts w:cs="Times New Roman"/>
          <w:szCs w:val="24"/>
        </w:rPr>
        <w:t>]. Следует отметить, что современные устройства РЗА позволяют использовать сигнал с КР как напрямую, например, алгоритмы, работающие на производных тока [</w:t>
      </w:r>
      <w:r>
        <w:rPr>
          <w:rFonts w:cs="Times New Roman"/>
          <w:szCs w:val="24"/>
        </w:rPr>
        <w:fldChar w:fldCharType="begin"/>
      </w:r>
      <w:r>
        <w:rPr>
          <w:rFonts w:cs="Times New Roman"/>
          <w:szCs w:val="24"/>
        </w:rPr>
        <w:instrText xml:space="preserve"> REF _Ref159017480 \r \h </w:instrText>
      </w:r>
      <w:r>
        <w:rPr>
          <w:rFonts w:cs="Times New Roman"/>
          <w:szCs w:val="24"/>
        </w:rPr>
      </w:r>
      <w:r>
        <w:rPr>
          <w:rFonts w:cs="Times New Roman"/>
          <w:szCs w:val="24"/>
        </w:rPr>
        <w:fldChar w:fldCharType="separate"/>
      </w:r>
      <w:r w:rsidR="00F16688">
        <w:rPr>
          <w:rFonts w:cs="Times New Roman"/>
          <w:szCs w:val="24"/>
        </w:rPr>
        <w:t>119</w:t>
      </w:r>
      <w:r>
        <w:rPr>
          <w:rFonts w:cs="Times New Roman"/>
          <w:szCs w:val="24"/>
        </w:rPr>
        <w:fldChar w:fldCharType="end"/>
      </w:r>
      <w:r w:rsidRPr="00D15BEF">
        <w:rPr>
          <w:rFonts w:cs="Times New Roman"/>
          <w:szCs w:val="24"/>
        </w:rPr>
        <w:t>-</w:t>
      </w:r>
      <w:r>
        <w:rPr>
          <w:rFonts w:cs="Times New Roman"/>
          <w:szCs w:val="24"/>
        </w:rPr>
        <w:fldChar w:fldCharType="begin"/>
      </w:r>
      <w:r>
        <w:rPr>
          <w:rFonts w:cs="Times New Roman"/>
          <w:szCs w:val="24"/>
        </w:rPr>
        <w:instrText xml:space="preserve"> REF _Ref159017489 \r \h </w:instrText>
      </w:r>
      <w:r>
        <w:rPr>
          <w:rFonts w:cs="Times New Roman"/>
          <w:szCs w:val="24"/>
        </w:rPr>
      </w:r>
      <w:r>
        <w:rPr>
          <w:rFonts w:cs="Times New Roman"/>
          <w:szCs w:val="24"/>
        </w:rPr>
        <w:fldChar w:fldCharType="separate"/>
      </w:r>
      <w:r w:rsidR="00F16688">
        <w:rPr>
          <w:rFonts w:cs="Times New Roman"/>
          <w:szCs w:val="24"/>
        </w:rPr>
        <w:t>121</w:t>
      </w:r>
      <w:r>
        <w:rPr>
          <w:rFonts w:cs="Times New Roman"/>
          <w:szCs w:val="24"/>
        </w:rPr>
        <w:fldChar w:fldCharType="end"/>
      </w:r>
      <w:r w:rsidRPr="00D15BEF">
        <w:rPr>
          <w:rFonts w:cs="Times New Roman"/>
          <w:szCs w:val="24"/>
        </w:rPr>
        <w:t>], так и производить интегрирование сигнала на основе мгновенных значений или в частотной области, для дальнейшего использования первичного тока в классических алгоритмах.</w:t>
      </w:r>
    </w:p>
    <w:p w14:paraId="55F7B76B" w14:textId="6FA53C30" w:rsidR="00D22098" w:rsidRDefault="00D22098" w:rsidP="006F2F48">
      <w:pPr>
        <w:spacing w:after="120" w:line="20" w:lineRule="atLeast"/>
        <w:rPr>
          <w:rFonts w:cs="Times New Roman"/>
          <w:szCs w:val="24"/>
        </w:rPr>
      </w:pPr>
      <w:r>
        <w:rPr>
          <w:rFonts w:cs="Times New Roman"/>
          <w:szCs w:val="24"/>
        </w:rPr>
        <w:t>Однако типы датчиков, основанные на катушках Роговского не имеют широкой практики применения в отечественной промышленности, и лишь постепенно приобретает всё более обширное применение. А в устройствах БАВР, до 2023 года вообще отсутствовал. Поэтому данный вопрос требует подробного изучения для оценки возможных улучшений и сложностей, которые возникнут при их применении.</w:t>
      </w:r>
    </w:p>
    <w:p w14:paraId="604B95B0" w14:textId="4EBA602C" w:rsidR="00677BBD" w:rsidRDefault="00677BBD" w:rsidP="006F2F48">
      <w:pPr>
        <w:spacing w:after="120" w:line="20" w:lineRule="atLeast"/>
        <w:rPr>
          <w:rFonts w:cs="Times New Roman"/>
          <w:szCs w:val="24"/>
        </w:rPr>
      </w:pPr>
    </w:p>
    <w:tbl>
      <w:tblPr>
        <w:tblStyle w:val="a6"/>
        <w:tblW w:w="5000" w:type="pct"/>
        <w:tblLook w:val="04A0" w:firstRow="1" w:lastRow="0" w:firstColumn="1" w:lastColumn="0" w:noHBand="0" w:noVBand="1"/>
      </w:tblPr>
      <w:tblGrid>
        <w:gridCol w:w="9345"/>
      </w:tblGrid>
      <w:tr w:rsidR="00677BBD" w:rsidRPr="00875A72" w14:paraId="3190F480" w14:textId="77777777" w:rsidTr="00E5017A">
        <w:tc>
          <w:tcPr>
            <w:tcW w:w="5000" w:type="pct"/>
          </w:tcPr>
          <w:p w14:paraId="229B0EBC" w14:textId="77777777" w:rsidR="00677BBD" w:rsidRPr="00875A72" w:rsidRDefault="00677BBD" w:rsidP="00E5017A">
            <w:pPr>
              <w:rPr>
                <w:noProof/>
              </w:rPr>
            </w:pPr>
            <w:r w:rsidRPr="005402E1">
              <w:rPr>
                <w:noProof/>
                <w:lang w:eastAsia="ru-RU"/>
              </w:rPr>
              <w:drawing>
                <wp:inline distT="0" distB="0" distL="0" distR="0" wp14:anchorId="0C3D5247" wp14:editId="278A21F2">
                  <wp:extent cx="3060000" cy="1677450"/>
                  <wp:effectExtent l="0" t="0" r="7620" b="0"/>
                  <wp:docPr id="63" name="Рисунок 63" descr="C:\Users\Алексей\Downloads\Telegram Desktop\photo_2023-11-18_23-4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Алексей\Downloads\Telegram Desktop\photo_2023-11-18_23-48-31.jpg"/>
                          <pic:cNvPicPr>
                            <a:picLocks noChangeAspect="1" noChangeArrowheads="1"/>
                          </pic:cNvPicPr>
                        </pic:nvPicPr>
                        <pic:blipFill rotWithShape="1">
                          <a:blip r:embed="rId54">
                            <a:extLst>
                              <a:ext uri="{28A0092B-C50C-407E-A947-70E740481C1C}">
                                <a14:useLocalDpi xmlns:a14="http://schemas.microsoft.com/office/drawing/2010/main" val="0"/>
                              </a:ext>
                            </a:extLst>
                          </a:blip>
                          <a:srcRect l="2284" t="21307" b="7280"/>
                          <a:stretch/>
                        </pic:blipFill>
                        <pic:spPr bwMode="auto">
                          <a:xfrm>
                            <a:off x="0" y="0"/>
                            <a:ext cx="3060000" cy="16774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77BBD" w:rsidRPr="004739B7" w14:paraId="3025AB32" w14:textId="77777777" w:rsidTr="00E5017A">
        <w:tc>
          <w:tcPr>
            <w:tcW w:w="5000" w:type="pct"/>
          </w:tcPr>
          <w:p w14:paraId="2100A0CD" w14:textId="77777777" w:rsidR="00677BBD" w:rsidRPr="005402E1" w:rsidRDefault="00677BBD" w:rsidP="00E5017A">
            <w:pPr>
              <w:rPr>
                <w:noProof/>
                <w:lang w:eastAsia="ru-RU"/>
              </w:rPr>
            </w:pPr>
            <w:r w:rsidRPr="005402E1">
              <w:rPr>
                <w:noProof/>
                <w:sz w:val="16"/>
                <w:lang w:eastAsia="ru-RU"/>
              </w:rPr>
              <w:t>а)</w:t>
            </w:r>
          </w:p>
        </w:tc>
      </w:tr>
      <w:tr w:rsidR="00677BBD" w:rsidRPr="005402E1" w14:paraId="25A15213" w14:textId="77777777" w:rsidTr="00E5017A">
        <w:tc>
          <w:tcPr>
            <w:tcW w:w="5000" w:type="pct"/>
          </w:tcPr>
          <w:p w14:paraId="30256506" w14:textId="77777777" w:rsidR="00677BBD" w:rsidRPr="005402E1" w:rsidRDefault="00677BBD" w:rsidP="00E5017A">
            <w:pPr>
              <w:rPr>
                <w:noProof/>
                <w:lang w:eastAsia="ru-RU"/>
              </w:rPr>
            </w:pPr>
            <w:r w:rsidRPr="00D62712">
              <w:rPr>
                <w:noProof/>
                <w:lang w:eastAsia="ru-RU"/>
              </w:rPr>
              <w:lastRenderedPageBreak/>
              <w:drawing>
                <wp:inline distT="0" distB="0" distL="0" distR="0" wp14:anchorId="79450492" wp14:editId="67CD5610">
                  <wp:extent cx="3060000" cy="2552394"/>
                  <wp:effectExtent l="0" t="0" r="7620" b="635"/>
                  <wp:docPr id="64" name="Рисунок 64" descr="E:\Учебные папки\Аспирантура\4) Научные исследования\2) Публикация статей\2023-2024\Пояса Роговского для РНМ\Статья\Рисунки\Статья_рис_2.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Учебные папки\Аспирантура\4) Научные исследования\2) Публикация статей\2023-2024\Пояса Роговского для РНМ\Статья\Рисунки\Статья_рис_2.б.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60000" cy="2552394"/>
                          </a:xfrm>
                          <a:prstGeom prst="rect">
                            <a:avLst/>
                          </a:prstGeom>
                          <a:noFill/>
                          <a:ln>
                            <a:noFill/>
                          </a:ln>
                        </pic:spPr>
                      </pic:pic>
                    </a:graphicData>
                  </a:graphic>
                </wp:inline>
              </w:drawing>
            </w:r>
          </w:p>
        </w:tc>
      </w:tr>
      <w:tr w:rsidR="00677BBD" w:rsidRPr="005402E1" w14:paraId="46B2119C" w14:textId="77777777" w:rsidTr="00E5017A">
        <w:tc>
          <w:tcPr>
            <w:tcW w:w="5000" w:type="pct"/>
          </w:tcPr>
          <w:p w14:paraId="697EF60C" w14:textId="00FC8A5A" w:rsidR="00677BBD" w:rsidRPr="00D62712" w:rsidRDefault="00677BBD" w:rsidP="00E5017A">
            <w:pPr>
              <w:rPr>
                <w:noProof/>
                <w:lang w:eastAsia="ru-RU"/>
              </w:rPr>
            </w:pPr>
            <w:r>
              <w:rPr>
                <w:noProof/>
                <w:lang w:eastAsia="ru-RU"/>
              </w:rPr>
              <w:t>б)</w:t>
            </w:r>
          </w:p>
        </w:tc>
      </w:tr>
      <w:tr w:rsidR="00677BBD" w:rsidRPr="005402E1" w14:paraId="18DAD60F" w14:textId="77777777" w:rsidTr="00E5017A">
        <w:tc>
          <w:tcPr>
            <w:tcW w:w="5000" w:type="pct"/>
          </w:tcPr>
          <w:p w14:paraId="6284B9DA" w14:textId="5D633929" w:rsidR="00677BBD" w:rsidRPr="00D62712" w:rsidRDefault="00677BBD" w:rsidP="00E5017A">
            <w:pPr>
              <w:rPr>
                <w:noProof/>
                <w:lang w:eastAsia="ru-RU"/>
              </w:rPr>
            </w:pPr>
            <w:r>
              <w:rPr>
                <w:noProof/>
                <w:lang w:eastAsia="ru-RU"/>
              </w:rPr>
              <w:drawing>
                <wp:inline distT="0" distB="0" distL="0" distR="0" wp14:anchorId="4294B30F" wp14:editId="5DA62622">
                  <wp:extent cx="3021178" cy="4261944"/>
                  <wp:effectExtent l="0" t="0" r="0" b="571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1703" cy="4290899"/>
                          </a:xfrm>
                          <a:prstGeom prst="rect">
                            <a:avLst/>
                          </a:prstGeom>
                          <a:noFill/>
                          <a:ln>
                            <a:noFill/>
                          </a:ln>
                        </pic:spPr>
                      </pic:pic>
                    </a:graphicData>
                  </a:graphic>
                </wp:inline>
              </w:drawing>
            </w:r>
          </w:p>
        </w:tc>
      </w:tr>
      <w:tr w:rsidR="00677BBD" w:rsidRPr="005402E1" w14:paraId="162925F5" w14:textId="77777777" w:rsidTr="00E5017A">
        <w:tc>
          <w:tcPr>
            <w:tcW w:w="5000" w:type="pct"/>
          </w:tcPr>
          <w:p w14:paraId="38D673E7" w14:textId="01B0D864" w:rsidR="00677BBD" w:rsidRPr="005402E1" w:rsidRDefault="00677BBD" w:rsidP="00E5017A">
            <w:pPr>
              <w:rPr>
                <w:noProof/>
                <w:lang w:eastAsia="ru-RU"/>
              </w:rPr>
            </w:pPr>
            <w:r>
              <w:rPr>
                <w:noProof/>
                <w:sz w:val="16"/>
                <w:lang w:eastAsia="ru-RU"/>
              </w:rPr>
              <w:t>в</w:t>
            </w:r>
            <w:r w:rsidRPr="005402E1">
              <w:rPr>
                <w:noProof/>
                <w:sz w:val="16"/>
                <w:lang w:eastAsia="ru-RU"/>
              </w:rPr>
              <w:t>)</w:t>
            </w:r>
          </w:p>
        </w:tc>
      </w:tr>
      <w:tr w:rsidR="00677BBD" w:rsidRPr="00F22767" w14:paraId="373F2363" w14:textId="77777777" w:rsidTr="00E5017A">
        <w:tc>
          <w:tcPr>
            <w:tcW w:w="5000" w:type="pct"/>
          </w:tcPr>
          <w:p w14:paraId="43A1F4F5" w14:textId="7A01E5AA" w:rsidR="00677BBD" w:rsidRPr="009E7145" w:rsidRDefault="00677BBD" w:rsidP="00E5017A">
            <w:pPr>
              <w:pStyle w:val="figurecaption"/>
              <w:spacing w:before="0" w:after="0"/>
              <w:rPr>
                <w:lang w:val="ru-RU"/>
              </w:rPr>
            </w:pPr>
            <w:r>
              <w:rPr>
                <w:lang w:val="ru-RU"/>
              </w:rPr>
              <w:t>Катушка Роговского «</w:t>
            </w:r>
            <w:r>
              <w:t>NRC</w:t>
            </w:r>
            <w:r w:rsidRPr="00102253">
              <w:rPr>
                <w:lang w:val="ru-RU"/>
              </w:rPr>
              <w:t>-150</w:t>
            </w:r>
            <w:r>
              <w:rPr>
                <w:lang w:val="ru-RU"/>
              </w:rPr>
              <w:t>»:</w:t>
            </w:r>
            <w:r w:rsidRPr="009E7145">
              <w:rPr>
                <w:lang w:val="ru-RU"/>
              </w:rPr>
              <w:t xml:space="preserve"> а) </w:t>
            </w:r>
            <w:r>
              <w:rPr>
                <w:lang w:val="ru-RU"/>
              </w:rPr>
              <w:t>внешний вид;</w:t>
            </w:r>
            <w:r w:rsidRPr="009E7145">
              <w:rPr>
                <w:lang w:val="ru-RU"/>
              </w:rPr>
              <w:t xml:space="preserve"> б) </w:t>
            </w:r>
            <w:r>
              <w:rPr>
                <w:lang w:val="ru-RU"/>
              </w:rPr>
              <w:t xml:space="preserve">установка в ячейке КРУ; в) </w:t>
            </w:r>
            <w:r w:rsidRPr="00065407">
              <w:rPr>
                <w:lang w:val="ru-RU"/>
              </w:rPr>
              <w:t xml:space="preserve">применения КР в </w:t>
            </w:r>
            <w:bookmarkStart w:id="88" w:name="_Hlk160905712"/>
            <w:r w:rsidRPr="00065407">
              <w:rPr>
                <w:lang w:val="ru-RU"/>
              </w:rPr>
              <w:t xml:space="preserve">КРУ Etalon </w:t>
            </w:r>
            <w:bookmarkStart w:id="89" w:name="_Hlk160906033"/>
            <w:r w:rsidRPr="00065407">
              <w:rPr>
                <w:lang w:val="ru-RU"/>
              </w:rPr>
              <w:t xml:space="preserve">производства ООО «ТАВРИДА ЭЛЕКТРИК» </w:t>
            </w:r>
            <w:bookmarkEnd w:id="88"/>
            <w:bookmarkEnd w:id="89"/>
            <w:r w:rsidRPr="00065407">
              <w:rPr>
                <w:lang w:val="ru-RU"/>
              </w:rPr>
              <w:t>(3)</w:t>
            </w:r>
          </w:p>
        </w:tc>
      </w:tr>
    </w:tbl>
    <w:p w14:paraId="5F084CA7" w14:textId="5C71863F" w:rsidR="00677BBD" w:rsidRDefault="00677BBD" w:rsidP="006F2F48">
      <w:pPr>
        <w:spacing w:after="120" w:line="20" w:lineRule="atLeast"/>
        <w:rPr>
          <w:rFonts w:cs="Times New Roman"/>
          <w:szCs w:val="24"/>
        </w:rPr>
      </w:pPr>
    </w:p>
    <w:p w14:paraId="0A380817" w14:textId="77777777" w:rsidR="00677BBD" w:rsidRPr="00D15BEF" w:rsidRDefault="00677BBD" w:rsidP="006F2F48">
      <w:pPr>
        <w:spacing w:after="120" w:line="20" w:lineRule="atLeast"/>
        <w:rPr>
          <w:rFonts w:cs="Times New Roman"/>
          <w:szCs w:val="24"/>
        </w:rPr>
      </w:pPr>
    </w:p>
    <w:p w14:paraId="0A61EE99" w14:textId="77777777" w:rsidR="006F2F48" w:rsidRDefault="006F2F48" w:rsidP="006F2F48">
      <w:pPr>
        <w:pStyle w:val="4"/>
      </w:pPr>
      <w:r>
        <w:t>Информация о применении</w:t>
      </w:r>
    </w:p>
    <w:p w14:paraId="46D0E880" w14:textId="7BD6F87E" w:rsidR="006F2F48" w:rsidRDefault="006F2F48" w:rsidP="006F2F48">
      <w:pPr>
        <w:ind w:firstLine="708"/>
        <w:rPr>
          <w:rFonts w:cs="Times New Roman"/>
        </w:rPr>
      </w:pPr>
      <w:r>
        <w:rPr>
          <w:rFonts w:cs="Times New Roman"/>
        </w:rPr>
        <w:t xml:space="preserve">С развитием систем БАВР они получаю всё более широкое распространение, причём не только в сетях 6-35кВ, но и в сетях 0,4кВ. Например, в июне </w:t>
      </w:r>
      <w:commentRangeStart w:id="90"/>
      <w:r>
        <w:rPr>
          <w:rFonts w:cs="Times New Roman"/>
        </w:rPr>
        <w:t xml:space="preserve">2023 </w:t>
      </w:r>
      <w:commentRangeEnd w:id="90"/>
      <w:r w:rsidR="00E5017A">
        <w:rPr>
          <w:rStyle w:val="a8"/>
          <w:rFonts w:eastAsia="SimSun" w:cs="Times New Roman"/>
          <w:lang w:val="en-US"/>
        </w:rPr>
        <w:commentReference w:id="90"/>
      </w:r>
      <w:r>
        <w:rPr>
          <w:rFonts w:cs="Times New Roman"/>
        </w:rPr>
        <w:t xml:space="preserve">года </w:t>
      </w:r>
      <w:r w:rsidR="00E5017A">
        <w:rPr>
          <w:rFonts w:cs="Times New Roman"/>
        </w:rPr>
        <w:t xml:space="preserve">в </w:t>
      </w:r>
      <w:r>
        <w:rPr>
          <w:rFonts w:cs="Times New Roman"/>
        </w:rPr>
        <w:t xml:space="preserve">опытно промышленную эксплуатацию был установлен соответствующий шкаф БАВР. В указанных сетях, классические трансформаторы тока практически отсутствуют, поэтому необходимо применение иных датчиков тока, которые легко устанавливаются, а именно – катушек </w:t>
      </w:r>
      <w:r>
        <w:rPr>
          <w:rFonts w:cs="Times New Roman"/>
        </w:rPr>
        <w:lastRenderedPageBreak/>
        <w:t>Роговского. Данный шкаф, в декабре 2023 года успешно завершил этап опытно-промышленной эксплуатации и введён в работу. А в ближайшие годы, ввиду успешности проведённых испытаний, будет установлено множество аналогичных устройств на других объектах для повышения качества электроснабжения.</w:t>
      </w:r>
    </w:p>
    <w:p w14:paraId="57744F97" w14:textId="5FC74F2F" w:rsidR="006F2F48" w:rsidRDefault="006F2F48" w:rsidP="006F2F48">
      <w:pPr>
        <w:ind w:firstLine="708"/>
        <w:rPr>
          <w:rFonts w:cs="Times New Roman"/>
        </w:rPr>
      </w:pPr>
      <w:r>
        <w:rPr>
          <w:rFonts w:cs="Times New Roman"/>
        </w:rPr>
        <w:t xml:space="preserve">Помимо этого, в связи с внедрением систем БАВР совместно с </w:t>
      </w:r>
      <w:r w:rsidRPr="00D15BEF">
        <w:rPr>
          <w:rFonts w:cs="Times New Roman"/>
          <w:szCs w:val="24"/>
        </w:rPr>
        <w:t>КРУ Etalon</w:t>
      </w:r>
      <w:r w:rsidRPr="00D15BEF">
        <w:rPr>
          <w:rFonts w:cs="Times New Roman"/>
          <w:color w:val="FF0000"/>
          <w:szCs w:val="24"/>
        </w:rPr>
        <w:t xml:space="preserve"> </w:t>
      </w:r>
      <w:r w:rsidRPr="00D15BEF">
        <w:rPr>
          <w:rFonts w:cs="Times New Roman"/>
          <w:szCs w:val="24"/>
        </w:rPr>
        <w:t>производства ООО «ТАВРИДА ЭЛЕКТРИК»</w:t>
      </w:r>
      <w:r>
        <w:rPr>
          <w:rFonts w:cs="Times New Roman"/>
          <w:szCs w:val="24"/>
        </w:rPr>
        <w:t xml:space="preserve"> посредством применения измерительных преобразовательных модулей (ИПМ) серии МИР-ИПМ, вопрос обработки сигналов с катушек Роговского, а также и ёмкостных делителей становится актуален не только для сетей 0,4кВ, но и для всех остальных классов напряжения, где применятся данный устройства.</w:t>
      </w:r>
      <w:r w:rsidR="00E5017A">
        <w:rPr>
          <w:rFonts w:cs="Times New Roman"/>
          <w:szCs w:val="24"/>
        </w:rPr>
        <w:t xml:space="preserve"> Данные устройства так же были внедрены в эксплуатации и успешно функционирую.</w:t>
      </w:r>
    </w:p>
    <w:p w14:paraId="241E2C93" w14:textId="77777777" w:rsidR="006F2F48" w:rsidRDefault="006F2F48" w:rsidP="006F2F48">
      <w:pPr>
        <w:pStyle w:val="4"/>
      </w:pPr>
      <w:r>
        <w:t xml:space="preserve">Разбор </w:t>
      </w:r>
      <w:commentRangeStart w:id="91"/>
      <w:r>
        <w:t xml:space="preserve">осциллограмм </w:t>
      </w:r>
      <w:commentRangeEnd w:id="91"/>
      <w:r>
        <w:rPr>
          <w:rStyle w:val="a8"/>
          <w:rFonts w:eastAsia="SimSun" w:cs="Times New Roman"/>
          <w:b w:val="0"/>
          <w:iCs w:val="0"/>
          <w:u w:val="none"/>
          <w:lang w:val="en-US"/>
        </w:rPr>
        <w:commentReference w:id="91"/>
      </w:r>
      <w:r>
        <w:t>и обсуждение вопросов</w:t>
      </w:r>
    </w:p>
    <w:p w14:paraId="34A0B947" w14:textId="77777777" w:rsidR="006F2F48" w:rsidRDefault="006F2F48" w:rsidP="006F2F48">
      <w:pPr>
        <w:ind w:firstLine="708"/>
        <w:rPr>
          <w:rFonts w:cs="Times New Roman"/>
        </w:rPr>
      </w:pPr>
      <w:r>
        <w:rPr>
          <w:rFonts w:cs="Times New Roman"/>
        </w:rPr>
        <w:t>Ввиду новизны применения данных типов датчиков для устройств БАВР, считаем актуальным вопрос изучения поведения органа РНМ в переходных режимах, которые характерны для БАВР.</w:t>
      </w:r>
    </w:p>
    <w:p w14:paraId="14F0A346" w14:textId="77777777" w:rsidR="006F2F48" w:rsidRDefault="006F2F48" w:rsidP="006F2F48">
      <w:pPr>
        <w:ind w:firstLine="708"/>
        <w:rPr>
          <w:rFonts w:cs="Times New Roman"/>
        </w:rPr>
      </w:pPr>
      <w:r>
        <w:rPr>
          <w:rFonts w:cs="Times New Roman"/>
        </w:rPr>
        <w:t>Осциллограммы срабатывания БАВР и последующего срабатывания ВНР приведены на рисунках 1 и 2. Как можем видеть, для сигналов, снимаемых с КР характерна, излишняя зашумлённость и наличие импульсных бросков в моменты переключения. При этом, особого внимания заслуживает режим параллельной работы секций шин при функционировании ВНР (рис. 2). В данный временной промежуток времени, возникают дополнительные высшие гармоники.</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1D2D9C7C" w14:textId="77777777" w:rsidTr="00362955">
        <w:tc>
          <w:tcPr>
            <w:tcW w:w="9355" w:type="dxa"/>
          </w:tcPr>
          <w:p w14:paraId="6EB47D08" w14:textId="77777777" w:rsidR="006F2F48" w:rsidRDefault="006F2F48" w:rsidP="00362955">
            <w:pPr>
              <w:jc w:val="center"/>
              <w:rPr>
                <w:rFonts w:cs="Times New Roman"/>
              </w:rPr>
            </w:pPr>
            <w:r w:rsidRPr="007C39C8">
              <w:rPr>
                <w:rFonts w:ascii="Arial" w:hAnsi="Arial" w:cs="Arial"/>
                <w:noProof/>
                <w:szCs w:val="16"/>
                <w:lang w:eastAsia="ru-RU"/>
              </w:rPr>
              <w:drawing>
                <wp:inline distT="0" distB="0" distL="0" distR="0" wp14:anchorId="6B27812A" wp14:editId="65931B92">
                  <wp:extent cx="5940425" cy="263461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0425" cy="2634615"/>
                          </a:xfrm>
                          <a:prstGeom prst="rect">
                            <a:avLst/>
                          </a:prstGeom>
                          <a:noFill/>
                          <a:ln>
                            <a:noFill/>
                          </a:ln>
                        </pic:spPr>
                      </pic:pic>
                    </a:graphicData>
                  </a:graphic>
                </wp:inline>
              </w:drawing>
            </w:r>
          </w:p>
        </w:tc>
      </w:tr>
      <w:tr w:rsidR="006F2F48" w14:paraId="1728DC50" w14:textId="77777777" w:rsidTr="00362955">
        <w:tc>
          <w:tcPr>
            <w:tcW w:w="9355" w:type="dxa"/>
          </w:tcPr>
          <w:p w14:paraId="79D90F32" w14:textId="77777777" w:rsidR="006F2F48" w:rsidRDefault="006F2F48" w:rsidP="00362955">
            <w:pPr>
              <w:jc w:val="center"/>
              <w:rPr>
                <w:rFonts w:cs="Times New Roman"/>
              </w:rPr>
            </w:pPr>
            <w:r>
              <w:rPr>
                <w:rFonts w:cs="Times New Roman"/>
              </w:rPr>
              <w:t xml:space="preserve">Рисунок 1. </w:t>
            </w:r>
            <w:r w:rsidRPr="00AB0A8F">
              <w:rPr>
                <w:rFonts w:cs="Times New Roman"/>
              </w:rPr>
              <w:t xml:space="preserve">Срабатывание БАВР по 1СШ после установки блока бесперебойного питания. </w:t>
            </w:r>
          </w:p>
        </w:tc>
      </w:tr>
    </w:tbl>
    <w:p w14:paraId="1598B950" w14:textId="77777777" w:rsidR="006F2F48" w:rsidRDefault="006F2F48" w:rsidP="006F2F48">
      <w:pPr>
        <w:ind w:firstLine="708"/>
        <w:rPr>
          <w:rFonts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5CCE2D3D" w14:textId="77777777" w:rsidTr="00362955">
        <w:tc>
          <w:tcPr>
            <w:tcW w:w="9355" w:type="dxa"/>
          </w:tcPr>
          <w:p w14:paraId="1F09FA25" w14:textId="77777777" w:rsidR="006F2F48" w:rsidRDefault="006F2F48" w:rsidP="00362955">
            <w:pPr>
              <w:jc w:val="center"/>
              <w:rPr>
                <w:rFonts w:cs="Times New Roman"/>
              </w:rPr>
            </w:pPr>
            <w:r w:rsidRPr="007C39C8">
              <w:rPr>
                <w:rFonts w:ascii="Arial" w:hAnsi="Arial" w:cs="Arial"/>
                <w:noProof/>
                <w:szCs w:val="16"/>
                <w:lang w:eastAsia="ru-RU"/>
              </w:rPr>
              <w:lastRenderedPageBreak/>
              <w:drawing>
                <wp:inline distT="0" distB="0" distL="0" distR="0" wp14:anchorId="57959EDB" wp14:editId="21FC2A33">
                  <wp:extent cx="5940425" cy="2641600"/>
                  <wp:effectExtent l="0" t="0" r="317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0425" cy="2641600"/>
                          </a:xfrm>
                          <a:prstGeom prst="rect">
                            <a:avLst/>
                          </a:prstGeom>
                          <a:noFill/>
                          <a:ln>
                            <a:noFill/>
                          </a:ln>
                        </pic:spPr>
                      </pic:pic>
                    </a:graphicData>
                  </a:graphic>
                </wp:inline>
              </w:drawing>
            </w:r>
          </w:p>
        </w:tc>
      </w:tr>
      <w:tr w:rsidR="006F2F48" w14:paraId="606AAF0E" w14:textId="77777777" w:rsidTr="00362955">
        <w:tc>
          <w:tcPr>
            <w:tcW w:w="9355" w:type="dxa"/>
          </w:tcPr>
          <w:p w14:paraId="6CAA6828" w14:textId="77777777" w:rsidR="006F2F48" w:rsidRDefault="006F2F48" w:rsidP="00362955">
            <w:pPr>
              <w:jc w:val="center"/>
              <w:rPr>
                <w:rFonts w:cs="Times New Roman"/>
              </w:rPr>
            </w:pPr>
            <w:r>
              <w:rPr>
                <w:rFonts w:cs="Times New Roman"/>
              </w:rPr>
              <w:t xml:space="preserve">Рисунок 2. </w:t>
            </w:r>
            <w:r w:rsidRPr="00AB0A8F">
              <w:rPr>
                <w:rFonts w:cs="Times New Roman"/>
              </w:rPr>
              <w:t>Срабатывание ВНР 1СШ.</w:t>
            </w:r>
          </w:p>
        </w:tc>
      </w:tr>
    </w:tbl>
    <w:p w14:paraId="77CA94E8" w14:textId="77777777" w:rsidR="006F2F48" w:rsidRDefault="006F2F48" w:rsidP="006F2F48">
      <w:pPr>
        <w:ind w:firstLine="708"/>
        <w:rPr>
          <w:rFonts w:cs="Times New Roman"/>
        </w:rPr>
      </w:pPr>
    </w:p>
    <w:p w14:paraId="31BF8CE8" w14:textId="77777777" w:rsidR="006F2F48" w:rsidRDefault="006F2F48" w:rsidP="006F2F48">
      <w:pPr>
        <w:rPr>
          <w:rFonts w:cs="Times New Roman"/>
        </w:rPr>
      </w:pPr>
      <w:r>
        <w:rPr>
          <w:rFonts w:cs="Times New Roman"/>
        </w:rPr>
        <w:br w:type="page"/>
      </w:r>
    </w:p>
    <w:p w14:paraId="1C8D673E" w14:textId="77777777" w:rsidR="006F2F48" w:rsidRPr="004307CE" w:rsidRDefault="006F2F48" w:rsidP="006F2F48">
      <w:pPr>
        <w:pStyle w:val="3"/>
      </w:pPr>
      <w:bookmarkStart w:id="92" w:name="_Toc201697667"/>
      <w:r w:rsidRPr="004307CE">
        <w:lastRenderedPageBreak/>
        <w:t xml:space="preserve">Необходимость проработки РНМ по 0-ой последовательности </w:t>
      </w:r>
      <w:commentRangeStart w:id="93"/>
      <w:r w:rsidRPr="004307CE">
        <w:t xml:space="preserve">для </w:t>
      </w:r>
      <w:commentRangeEnd w:id="93"/>
      <w:r w:rsidR="00E5017A">
        <w:rPr>
          <w:rStyle w:val="a8"/>
          <w:rFonts w:eastAsia="SimSun" w:cs="Times New Roman"/>
          <w:b w:val="0"/>
          <w:lang w:val="en-US"/>
        </w:rPr>
        <w:commentReference w:id="93"/>
      </w:r>
      <w:commentRangeStart w:id="94"/>
      <w:r w:rsidRPr="004307CE">
        <w:t>БАВР</w:t>
      </w:r>
      <w:commentRangeEnd w:id="94"/>
      <w:r w:rsidR="00E5017A">
        <w:rPr>
          <w:rStyle w:val="a8"/>
          <w:rFonts w:eastAsia="SimSun" w:cs="Times New Roman"/>
          <w:b w:val="0"/>
          <w:lang w:val="en-US"/>
        </w:rPr>
        <w:commentReference w:id="94"/>
      </w:r>
      <w:bookmarkEnd w:id="92"/>
    </w:p>
    <w:p w14:paraId="110659E5" w14:textId="77777777" w:rsidR="006F2F48" w:rsidRDefault="006F2F48" w:rsidP="006F2F48">
      <w:pPr>
        <w:pStyle w:val="4"/>
      </w:pPr>
      <w:r>
        <w:t>Информация о применении и актуальности проработки темы</w:t>
      </w:r>
    </w:p>
    <w:p w14:paraId="3BB3552C" w14:textId="77777777" w:rsidR="006F2F48" w:rsidRDefault="006F2F48" w:rsidP="006F2F48">
      <w:pPr>
        <w:ind w:firstLine="708"/>
        <w:rPr>
          <w:rFonts w:cs="Times New Roman"/>
        </w:rPr>
      </w:pPr>
      <w:r>
        <w:rPr>
          <w:rFonts w:cs="Times New Roman"/>
        </w:rPr>
        <w:t>Ранее ОЗЗ регистрировалось по средствам органа контроля напряжения нулевой последовательности (59</w:t>
      </w:r>
      <w:r>
        <w:rPr>
          <w:rFonts w:cs="Times New Roman"/>
          <w:lang w:val="en-US"/>
        </w:rPr>
        <w:t>N</w:t>
      </w:r>
      <w:r>
        <w:rPr>
          <w:rFonts w:cs="Times New Roman"/>
        </w:rPr>
        <w:t>) и выполняло исключительно блокирующие функции.</w:t>
      </w:r>
    </w:p>
    <w:p w14:paraId="69D74E8D" w14:textId="77777777" w:rsidR="006F2F48" w:rsidRDefault="006F2F48" w:rsidP="006F2F48">
      <w:pPr>
        <w:ind w:firstLine="708"/>
        <w:rPr>
          <w:rFonts w:cs="Times New Roman"/>
        </w:rPr>
      </w:pPr>
      <w:r>
        <w:rPr>
          <w:rFonts w:cs="Times New Roman"/>
        </w:rPr>
        <w:t>С производств поступают запросы о внедрении в систему БАВР цепей пуска по факту регистрации ОЗЗ. Так как ранее указанная функция отсутствовала, то в классические БАВР не заводились цепи от ТТНП и вообще отсутствовали какие-либо реализации РНМ по нулевой последовательности.</w:t>
      </w:r>
    </w:p>
    <w:p w14:paraId="03ED61B3" w14:textId="13D06B05" w:rsidR="006F2F48" w:rsidRDefault="006F2F48" w:rsidP="006F2F48">
      <w:pPr>
        <w:ind w:firstLine="708"/>
        <w:rPr>
          <w:rFonts w:cs="Times New Roman"/>
        </w:rPr>
      </w:pPr>
      <w:r>
        <w:rPr>
          <w:rFonts w:cs="Times New Roman"/>
        </w:rPr>
        <w:t xml:space="preserve">К тому же, в ряде устройств БАВР блокировка осуществляется по условию ОЗЗ на обеих секциях, так как данный режим не считается аварийным. </w:t>
      </w:r>
      <w:r w:rsidR="00E5017A">
        <w:rPr>
          <w:rFonts w:cs="Times New Roman"/>
        </w:rPr>
        <w:t>И, по сути</w:t>
      </w:r>
      <w:r>
        <w:rPr>
          <w:rFonts w:cs="Times New Roman"/>
        </w:rPr>
        <w:t xml:space="preserve">, защита осуществляется от возможного возникновения двухфазного КЗ ввиду включения СВ и ОЗЗ в разных фазах. Однако в ряде сетей, ОЗЗ является частым событием, и перерастает в двухфазные замыкания, которое может быть внутренним (Рис. 1 и 2). </w:t>
      </w:r>
    </w:p>
    <w:p w14:paraId="44C9C7C6" w14:textId="77777777" w:rsidR="006F2F48" w:rsidRDefault="006F2F48" w:rsidP="006F2F48">
      <w:pPr>
        <w:ind w:firstLine="708"/>
        <w:rPr>
          <w:rFonts w:cs="Times New Roman"/>
        </w:rPr>
      </w:pPr>
      <w:r>
        <w:rPr>
          <w:rFonts w:cs="Times New Roman"/>
        </w:rPr>
        <w:t>А в случае предварительного срабатывания БАВР (до 2-ух фазного КЗ) по каким-либо причинам, мы подвергаем опасности аварийного режима, по сути, всю подстанцию.</w:t>
      </w:r>
    </w:p>
    <w:p w14:paraId="0C01D62B" w14:textId="59A59DAE" w:rsidR="006F2F48" w:rsidRDefault="00E5017A" w:rsidP="006F2F48">
      <w:pPr>
        <w:ind w:firstLine="708"/>
        <w:rPr>
          <w:rFonts w:cs="Times New Roman"/>
        </w:rPr>
      </w:pPr>
      <w:r>
        <w:rPr>
          <w:rFonts w:cs="Times New Roman"/>
          <w:szCs w:val="24"/>
        </w:rPr>
        <w:t>Следовательно,</w:t>
      </w:r>
      <w:r w:rsidR="006F2F48">
        <w:rPr>
          <w:rFonts w:cs="Times New Roman"/>
          <w:szCs w:val="24"/>
        </w:rPr>
        <w:t xml:space="preserve"> вопрос </w:t>
      </w:r>
      <w:r>
        <w:rPr>
          <w:rFonts w:cs="Times New Roman"/>
          <w:szCs w:val="24"/>
        </w:rPr>
        <w:t>добавление органов,</w:t>
      </w:r>
      <w:r w:rsidR="006F2F48">
        <w:rPr>
          <w:rFonts w:cs="Times New Roman"/>
          <w:szCs w:val="24"/>
        </w:rPr>
        <w:t xml:space="preserve"> осуществляющих локализацию места ОЗЗ является очень важным. И требуется дополнительное исследование данного направления.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3A2BB0AE" w14:textId="77777777" w:rsidTr="00362955">
        <w:tc>
          <w:tcPr>
            <w:tcW w:w="9355" w:type="dxa"/>
          </w:tcPr>
          <w:p w14:paraId="3D81DDED" w14:textId="77777777" w:rsidR="006F2F48" w:rsidRDefault="006F2F48" w:rsidP="00362955">
            <w:pPr>
              <w:jc w:val="center"/>
              <w:rPr>
                <w:rFonts w:cs="Times New Roman"/>
              </w:rPr>
            </w:pPr>
            <w:r>
              <w:rPr>
                <w:noProof/>
              </w:rPr>
              <w:drawing>
                <wp:inline distT="0" distB="0" distL="0" distR="0" wp14:anchorId="61EBBCEB" wp14:editId="2BBB6DC5">
                  <wp:extent cx="5940425" cy="1661160"/>
                  <wp:effectExtent l="0" t="0" r="3175" b="0"/>
                  <wp:docPr id="40" name="Рисунок 40" descr="C:\Users\User\YandexDisk\Скриншоты\2023-08-23_13-51-43.png"/>
                  <wp:cNvGraphicFramePr/>
                  <a:graphic xmlns:a="http://schemas.openxmlformats.org/drawingml/2006/main">
                    <a:graphicData uri="http://schemas.openxmlformats.org/drawingml/2006/picture">
                      <pic:pic xmlns:pic="http://schemas.openxmlformats.org/drawingml/2006/picture">
                        <pic:nvPicPr>
                          <pic:cNvPr id="1" name="Рисунок 1" descr="C:\Users\User\YandexDisk\Скриншоты\2023-08-23_13-51-43.png"/>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0425" cy="1661160"/>
                          </a:xfrm>
                          <a:prstGeom prst="rect">
                            <a:avLst/>
                          </a:prstGeom>
                          <a:noFill/>
                          <a:ln>
                            <a:noFill/>
                          </a:ln>
                        </pic:spPr>
                      </pic:pic>
                    </a:graphicData>
                  </a:graphic>
                </wp:inline>
              </w:drawing>
            </w:r>
          </w:p>
        </w:tc>
      </w:tr>
      <w:tr w:rsidR="006F2F48" w14:paraId="792B9518" w14:textId="77777777" w:rsidTr="00362955">
        <w:tc>
          <w:tcPr>
            <w:tcW w:w="9355" w:type="dxa"/>
          </w:tcPr>
          <w:p w14:paraId="3925C60C" w14:textId="77777777" w:rsidR="006F2F48" w:rsidRDefault="006F2F48" w:rsidP="00362955">
            <w:pPr>
              <w:jc w:val="center"/>
              <w:rPr>
                <w:rFonts w:cs="Times New Roman"/>
              </w:rPr>
            </w:pPr>
            <w:r>
              <w:rPr>
                <w:rFonts w:cs="Times New Roman"/>
              </w:rPr>
              <w:t xml:space="preserve">Рисунок </w:t>
            </w:r>
            <w:r w:rsidRPr="00644436">
              <w:rPr>
                <w:rFonts w:cs="Times New Roman"/>
                <w:szCs w:val="24"/>
              </w:rPr>
              <w:t>1. Напряжение с ТН СШ с обоих терминалов БАВР за весь промежуток аварии.</w:t>
            </w:r>
            <w:r w:rsidRPr="00AB0A8F">
              <w:rPr>
                <w:rFonts w:cs="Times New Roman"/>
              </w:rPr>
              <w:t xml:space="preserve"> </w:t>
            </w:r>
          </w:p>
        </w:tc>
      </w:tr>
    </w:tbl>
    <w:p w14:paraId="1803B8A6" w14:textId="77777777" w:rsidR="006F2F48" w:rsidRDefault="006F2F48" w:rsidP="006F2F48">
      <w:pPr>
        <w:ind w:firstLine="708"/>
        <w:rPr>
          <w:rFonts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F2F48" w14:paraId="71717AC5" w14:textId="77777777" w:rsidTr="00362955">
        <w:tc>
          <w:tcPr>
            <w:tcW w:w="9355" w:type="dxa"/>
          </w:tcPr>
          <w:p w14:paraId="61CF86C1" w14:textId="77777777" w:rsidR="006F2F48" w:rsidRDefault="006F2F48" w:rsidP="00362955">
            <w:pPr>
              <w:jc w:val="center"/>
              <w:rPr>
                <w:rFonts w:cs="Times New Roman"/>
              </w:rPr>
            </w:pPr>
            <w:r>
              <w:rPr>
                <w:noProof/>
              </w:rPr>
              <w:drawing>
                <wp:inline distT="0" distB="0" distL="0" distR="0" wp14:anchorId="506EF5B5" wp14:editId="4BD5041C">
                  <wp:extent cx="4120738" cy="1817972"/>
                  <wp:effectExtent l="0" t="0" r="0" b="0"/>
                  <wp:docPr id="38" name="Рисунок 38"/>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60"/>
                          <a:stretch>
                            <a:fillRect/>
                          </a:stretch>
                        </pic:blipFill>
                        <pic:spPr>
                          <a:xfrm>
                            <a:off x="0" y="0"/>
                            <a:ext cx="4135469" cy="1824471"/>
                          </a:xfrm>
                          <a:prstGeom prst="rect">
                            <a:avLst/>
                          </a:prstGeom>
                        </pic:spPr>
                      </pic:pic>
                    </a:graphicData>
                  </a:graphic>
                </wp:inline>
              </w:drawing>
            </w:r>
          </w:p>
        </w:tc>
      </w:tr>
      <w:tr w:rsidR="006F2F48" w14:paraId="24975F94" w14:textId="77777777" w:rsidTr="00362955">
        <w:tc>
          <w:tcPr>
            <w:tcW w:w="9355" w:type="dxa"/>
          </w:tcPr>
          <w:p w14:paraId="297FBD8C" w14:textId="77777777" w:rsidR="006F2F48" w:rsidRDefault="006F2F48" w:rsidP="00362955">
            <w:pPr>
              <w:jc w:val="center"/>
              <w:rPr>
                <w:rFonts w:cs="Times New Roman"/>
              </w:rPr>
            </w:pPr>
            <w:r>
              <w:rPr>
                <w:rFonts w:cs="Times New Roman"/>
              </w:rPr>
              <w:t>Рисунок 2. Осциллограмма с терминала РЗА отходящей линии</w:t>
            </w:r>
            <w:r w:rsidRPr="00AB0A8F">
              <w:rPr>
                <w:rFonts w:cs="Times New Roman"/>
              </w:rPr>
              <w:t>.</w:t>
            </w:r>
          </w:p>
        </w:tc>
      </w:tr>
    </w:tbl>
    <w:p w14:paraId="2CFC3408" w14:textId="4513B8BF" w:rsidR="007F03F4" w:rsidRDefault="007F03F4" w:rsidP="006F2F48">
      <w:pPr>
        <w:ind w:firstLine="708"/>
      </w:pPr>
    </w:p>
    <w:p w14:paraId="20A3495C" w14:textId="77777777" w:rsidR="007F03F4" w:rsidRDefault="007F03F4">
      <w:pPr>
        <w:spacing w:line="259" w:lineRule="auto"/>
        <w:ind w:firstLine="0"/>
        <w:jc w:val="left"/>
      </w:pPr>
      <w:r>
        <w:br w:type="page"/>
      </w:r>
    </w:p>
    <w:p w14:paraId="33421D53" w14:textId="4ADC4239" w:rsidR="007F03F4" w:rsidRPr="007F03F4" w:rsidRDefault="007F03F4" w:rsidP="007F03F4">
      <w:pPr>
        <w:pStyle w:val="3"/>
        <w:rPr>
          <w:highlight w:val="yellow"/>
        </w:rPr>
      </w:pPr>
      <w:r w:rsidRPr="007F03F4">
        <w:rPr>
          <w:highlight w:val="yellow"/>
        </w:rPr>
        <w:lastRenderedPageBreak/>
        <w:t>Поведение органов БАВР при феррорезонансных процессах при дуговых перемежающихся ОЗЗ</w:t>
      </w:r>
      <w:commentRangeStart w:id="95"/>
      <w:commentRangeStart w:id="96"/>
      <w:commentRangeEnd w:id="95"/>
      <w:r w:rsidRPr="007F03F4">
        <w:rPr>
          <w:rStyle w:val="a8"/>
          <w:rFonts w:eastAsia="SimSun" w:cs="Times New Roman"/>
          <w:b w:val="0"/>
          <w:highlight w:val="yellow"/>
          <w:lang w:val="en-US"/>
        </w:rPr>
        <w:commentReference w:id="95"/>
      </w:r>
      <w:commentRangeEnd w:id="96"/>
      <w:r w:rsidRPr="007F03F4">
        <w:rPr>
          <w:rStyle w:val="a8"/>
          <w:rFonts w:eastAsia="SimSun" w:cs="Times New Roman"/>
          <w:b w:val="0"/>
          <w:highlight w:val="yellow"/>
          <w:lang w:val="en-US"/>
        </w:rPr>
        <w:commentReference w:id="96"/>
      </w:r>
      <w:commentRangeStart w:id="97"/>
      <w:commentRangeEnd w:id="97"/>
      <w:r w:rsidRPr="007F03F4">
        <w:rPr>
          <w:rStyle w:val="a8"/>
          <w:rFonts w:eastAsia="SimSun" w:cs="Times New Roman"/>
          <w:b w:val="0"/>
          <w:highlight w:val="yellow"/>
          <w:lang w:val="en-US"/>
        </w:rPr>
        <w:commentReference w:id="97"/>
      </w:r>
    </w:p>
    <w:p w14:paraId="0A6BB6E6" w14:textId="77777777" w:rsidR="007F03F4" w:rsidRPr="007F03F4" w:rsidRDefault="007F03F4" w:rsidP="007F03F4">
      <w:pPr>
        <w:pStyle w:val="4"/>
        <w:rPr>
          <w:highlight w:val="yellow"/>
        </w:rPr>
      </w:pPr>
      <w:r w:rsidRPr="007F03F4">
        <w:rPr>
          <w:highlight w:val="yellow"/>
        </w:rPr>
        <w:t>Информация о применении и актуальности проработки темы</w:t>
      </w:r>
    </w:p>
    <w:p w14:paraId="63640DD6" w14:textId="77777777" w:rsidR="007F03F4" w:rsidRPr="007F03F4" w:rsidRDefault="007F03F4" w:rsidP="007F03F4">
      <w:pPr>
        <w:ind w:firstLine="708"/>
        <w:rPr>
          <w:rFonts w:cs="Times New Roman"/>
          <w:szCs w:val="24"/>
          <w:highlight w:val="yellow"/>
        </w:rPr>
      </w:pPr>
      <w:r w:rsidRPr="007F03F4">
        <w:rPr>
          <w:rFonts w:cs="Times New Roman"/>
          <w:szCs w:val="24"/>
          <w:highlight w:val="yellow"/>
        </w:rPr>
        <w:t>Приводится разбор аварийного процесса на ТП-83 «Неман» от 15.10.2025 в 15:03. Установлен терминал БАВР производства ООО «АПС».</w:t>
      </w:r>
    </w:p>
    <w:p w14:paraId="1073B808" w14:textId="692D5D8A" w:rsidR="007F03F4" w:rsidRDefault="007F03F4" w:rsidP="007F03F4">
      <w:pPr>
        <w:ind w:firstLine="708"/>
        <w:rPr>
          <w:rFonts w:cs="Times New Roman"/>
          <w:szCs w:val="24"/>
          <w:highlight w:val="yellow"/>
        </w:rPr>
      </w:pPr>
      <w:r w:rsidRPr="007F03F4">
        <w:rPr>
          <w:rFonts w:cs="Times New Roman"/>
          <w:szCs w:val="24"/>
          <w:highlight w:val="yellow"/>
        </w:rPr>
        <w:t>В сети произошло однофазное замыкание на землю на фазе В (до 2,5с на осциллограмме), которое позже переросло в двухфазное замыкание (АВ, длилось 0,57с), что привело к аварийному снижения напряжения. На рисунке 1 представлено общее представление протекания аварии на 2 секции шин.</w:t>
      </w:r>
    </w:p>
    <w:p w14:paraId="0A978646" w14:textId="77777777" w:rsidR="00FA7860" w:rsidRDefault="00FA7860" w:rsidP="007F03F4">
      <w:pPr>
        <w:ind w:firstLine="708"/>
        <w:rPr>
          <w:rFonts w:cs="Times New Roman"/>
          <w:szCs w:val="24"/>
          <w:highlight w:val="green"/>
        </w:rPr>
      </w:pPr>
      <w:r w:rsidRPr="00FA7860">
        <w:rPr>
          <w:rFonts w:cs="Times New Roman"/>
          <w:szCs w:val="24"/>
          <w:highlight w:val="green"/>
        </w:rPr>
        <w:t>Можно бы здесь или в другом месте добавить вот эту статью, в ней описано то, как много случается ОЗЗ, по каким причинам и т.д</w:t>
      </w:r>
      <w:r>
        <w:rPr>
          <w:rFonts w:cs="Times New Roman"/>
          <w:szCs w:val="24"/>
          <w:highlight w:val="green"/>
        </w:rPr>
        <w:t>. А в рамках этого учатска, или где-то в другом месте (выводах) добавить о том, что часто БАВР срабатывание как раз из-за ОЗЗ, которые переходят в двухфазное</w:t>
      </w:r>
    </w:p>
    <w:p w14:paraId="7532275B" w14:textId="77777777" w:rsidR="00FA7860" w:rsidRPr="00FA7860" w:rsidRDefault="00FA7860" w:rsidP="007F03F4">
      <w:pPr>
        <w:ind w:firstLine="708"/>
        <w:rPr>
          <w:rFonts w:cs="Times New Roman"/>
          <w:szCs w:val="24"/>
          <w:highlight w:val="green"/>
        </w:rPr>
      </w:pPr>
      <w:r w:rsidRPr="00FA7860">
        <w:rPr>
          <w:rFonts w:cs="Times New Roman"/>
          <w:szCs w:val="24"/>
          <w:highlight w:val="green"/>
        </w:rPr>
        <w:t>Вот статья, есть у меня в списке</w:t>
      </w:r>
    </w:p>
    <w:p w14:paraId="0C6A76BD" w14:textId="4C40F26E" w:rsidR="00FA7860" w:rsidRPr="00FA7860" w:rsidRDefault="00FA7860" w:rsidP="007F03F4">
      <w:pPr>
        <w:ind w:firstLine="708"/>
        <w:rPr>
          <w:rFonts w:cs="Times New Roman"/>
          <w:szCs w:val="24"/>
          <w:highlight w:val="green"/>
        </w:rPr>
      </w:pPr>
      <w:r w:rsidRPr="00FA7860">
        <w:rPr>
          <w:rFonts w:cs="Times New Roman"/>
          <w:szCs w:val="24"/>
          <w:highlight w:val="green"/>
        </w:rPr>
        <w:t>(</w:t>
      </w:r>
      <w:commentRangeStart w:id="98"/>
      <w:r>
        <w:rPr>
          <w:rFonts w:cs="Times New Roman"/>
          <w:szCs w:val="24"/>
          <w:highlight w:val="green"/>
        </w:rPr>
        <w:t xml:space="preserve">Анализ </w:t>
      </w:r>
      <w:commentRangeEnd w:id="98"/>
      <w:r>
        <w:rPr>
          <w:rStyle w:val="a8"/>
          <w:rFonts w:eastAsia="SimSun" w:cs="Times New Roman"/>
          <w:lang w:val="en-US"/>
        </w:rPr>
        <w:commentReference w:id="98"/>
      </w:r>
      <w:r>
        <w:rPr>
          <w:rFonts w:cs="Times New Roman"/>
          <w:szCs w:val="24"/>
          <w:highlight w:val="green"/>
        </w:rPr>
        <w:t>статистики технологических нарушений в кабельных сетях 6(10)кВ</w:t>
      </w:r>
      <w:r w:rsidRPr="00FA7860">
        <w:rPr>
          <w:rFonts w:cs="Times New Roman"/>
          <w:szCs w:val="24"/>
          <w:highlight w:val="green"/>
        </w:rPr>
        <w:t xml:space="preserve">) . </w:t>
      </w:r>
    </w:p>
    <w:p w14:paraId="747D6E45" w14:textId="77777777" w:rsidR="00FA7860" w:rsidRPr="00FA7860" w:rsidRDefault="00FA7860" w:rsidP="007F03F4">
      <w:pPr>
        <w:ind w:firstLine="708"/>
        <w:rPr>
          <w:rFonts w:cs="Times New Roman"/>
          <w:szCs w:val="24"/>
          <w:highlight w:val="yellow"/>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F03F4" w:rsidRPr="007F03F4" w14:paraId="1F6759A4" w14:textId="77777777" w:rsidTr="0059653D">
        <w:tc>
          <w:tcPr>
            <w:tcW w:w="9345" w:type="dxa"/>
          </w:tcPr>
          <w:p w14:paraId="4267B3BE" w14:textId="77777777" w:rsidR="007F03F4" w:rsidRPr="007F03F4" w:rsidRDefault="007F03F4" w:rsidP="0059653D">
            <w:pPr>
              <w:rPr>
                <w:rFonts w:cs="Times New Roman"/>
                <w:szCs w:val="24"/>
                <w:highlight w:val="yellow"/>
              </w:rPr>
            </w:pPr>
            <w:r w:rsidRPr="007F03F4">
              <w:rPr>
                <w:rFonts w:cs="Times New Roman"/>
                <w:noProof/>
                <w:szCs w:val="24"/>
                <w:highlight w:val="yellow"/>
              </w:rPr>
              <w:drawing>
                <wp:inline distT="0" distB="0" distL="0" distR="0" wp14:anchorId="6F6C023A" wp14:editId="1D9E6D5F">
                  <wp:extent cx="5940425" cy="309689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096895"/>
                          </a:xfrm>
                          <a:prstGeom prst="rect">
                            <a:avLst/>
                          </a:prstGeom>
                        </pic:spPr>
                      </pic:pic>
                    </a:graphicData>
                  </a:graphic>
                </wp:inline>
              </w:drawing>
            </w:r>
          </w:p>
        </w:tc>
      </w:tr>
      <w:tr w:rsidR="007F03F4" w:rsidRPr="007F03F4" w14:paraId="5D6206B8" w14:textId="77777777" w:rsidTr="0059653D">
        <w:tc>
          <w:tcPr>
            <w:tcW w:w="9345" w:type="dxa"/>
          </w:tcPr>
          <w:p w14:paraId="5AE6A558" w14:textId="77777777" w:rsidR="007F03F4" w:rsidRPr="007F03F4" w:rsidRDefault="007F03F4" w:rsidP="0059653D">
            <w:pPr>
              <w:jc w:val="center"/>
              <w:rPr>
                <w:rFonts w:cs="Times New Roman"/>
                <w:szCs w:val="24"/>
                <w:highlight w:val="yellow"/>
              </w:rPr>
            </w:pPr>
            <w:r w:rsidRPr="007F03F4">
              <w:rPr>
                <w:rFonts w:cs="Times New Roman"/>
                <w:szCs w:val="24"/>
                <w:highlight w:val="yellow"/>
              </w:rPr>
              <w:t>Рисунок 1. Развитие аварии на второй секции шин.</w:t>
            </w:r>
          </w:p>
        </w:tc>
      </w:tr>
    </w:tbl>
    <w:p w14:paraId="14A8B450" w14:textId="77777777" w:rsidR="007F03F4" w:rsidRPr="007F03F4" w:rsidRDefault="007F03F4" w:rsidP="007F03F4">
      <w:pPr>
        <w:ind w:firstLine="708"/>
        <w:rPr>
          <w:rFonts w:cs="Times New Roman"/>
          <w:szCs w:val="24"/>
          <w:highlight w:val="yellow"/>
        </w:rPr>
      </w:pPr>
      <w:r w:rsidRPr="007F03F4">
        <w:rPr>
          <w:rFonts w:cs="Times New Roman"/>
          <w:szCs w:val="24"/>
          <w:highlight w:val="yellow"/>
        </w:rPr>
        <w:t xml:space="preserve">При данной просадке напряжения должно было произойти срабатывание устройства, чего не случилось ввиду возникновения ранее запрета по БНН (блокировка при неисправностях в цепях напряжения). Возникновение данного сигнала можем видеть на рисунке 2. Это привело к блокировке работы всех защит, связанных с напряжением (27/27, 59, РНМ, пуск по углу) на временной промежуток с 1,3с до 4,1с, а следовательно и пропаже готовности БАВР. </w:t>
      </w:r>
    </w:p>
    <w:tbl>
      <w:tblPr>
        <w:tblStyle w:val="a6"/>
        <w:tblW w:w="0" w:type="auto"/>
        <w:tblLook w:val="04A0" w:firstRow="1" w:lastRow="0" w:firstColumn="1" w:lastColumn="0" w:noHBand="0" w:noVBand="1"/>
      </w:tblPr>
      <w:tblGrid>
        <w:gridCol w:w="9355"/>
      </w:tblGrid>
      <w:tr w:rsidR="007F03F4" w:rsidRPr="007F03F4" w14:paraId="2E0BA9E2" w14:textId="77777777" w:rsidTr="0059653D">
        <w:tc>
          <w:tcPr>
            <w:tcW w:w="9345" w:type="dxa"/>
            <w:tcBorders>
              <w:top w:val="nil"/>
              <w:left w:val="nil"/>
              <w:bottom w:val="nil"/>
              <w:right w:val="nil"/>
            </w:tcBorders>
          </w:tcPr>
          <w:p w14:paraId="271A1105" w14:textId="77777777" w:rsidR="007F03F4" w:rsidRPr="007F03F4" w:rsidRDefault="007F03F4" w:rsidP="0059653D">
            <w:pPr>
              <w:rPr>
                <w:rFonts w:cs="Times New Roman"/>
                <w:szCs w:val="24"/>
                <w:highlight w:val="yellow"/>
              </w:rPr>
            </w:pPr>
            <w:r w:rsidRPr="007F03F4">
              <w:rPr>
                <w:rFonts w:cs="Times New Roman"/>
                <w:noProof/>
                <w:szCs w:val="24"/>
                <w:highlight w:val="yellow"/>
              </w:rPr>
              <w:lastRenderedPageBreak/>
              <w:drawing>
                <wp:inline distT="0" distB="0" distL="0" distR="0" wp14:anchorId="61D6AA8E" wp14:editId="0359E9A6">
                  <wp:extent cx="5940425" cy="271399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2713990"/>
                          </a:xfrm>
                          <a:prstGeom prst="rect">
                            <a:avLst/>
                          </a:prstGeom>
                        </pic:spPr>
                      </pic:pic>
                    </a:graphicData>
                  </a:graphic>
                </wp:inline>
              </w:drawing>
            </w:r>
          </w:p>
        </w:tc>
      </w:tr>
      <w:tr w:rsidR="007F03F4" w:rsidRPr="007F03F4" w14:paraId="4476B8C4" w14:textId="77777777" w:rsidTr="0059653D">
        <w:tc>
          <w:tcPr>
            <w:tcW w:w="9345" w:type="dxa"/>
            <w:tcBorders>
              <w:top w:val="nil"/>
              <w:left w:val="nil"/>
              <w:bottom w:val="nil"/>
              <w:right w:val="nil"/>
            </w:tcBorders>
          </w:tcPr>
          <w:p w14:paraId="10811E5E" w14:textId="77777777" w:rsidR="007F03F4" w:rsidRPr="007F03F4" w:rsidRDefault="007F03F4" w:rsidP="0059653D">
            <w:pPr>
              <w:jc w:val="center"/>
              <w:rPr>
                <w:rFonts w:cs="Times New Roman"/>
                <w:szCs w:val="24"/>
                <w:highlight w:val="yellow"/>
              </w:rPr>
            </w:pPr>
            <w:r w:rsidRPr="007F03F4">
              <w:rPr>
                <w:rFonts w:cs="Times New Roman"/>
                <w:szCs w:val="24"/>
                <w:highlight w:val="yellow"/>
              </w:rPr>
              <w:t>Рисунок 2. Запрет работы БАВР по сигналу БНН.</w:t>
            </w:r>
          </w:p>
        </w:tc>
      </w:tr>
    </w:tbl>
    <w:p w14:paraId="199B0F06" w14:textId="77777777" w:rsidR="007F03F4" w:rsidRPr="007F03F4" w:rsidRDefault="007F03F4" w:rsidP="007F03F4">
      <w:pPr>
        <w:ind w:firstLine="708"/>
        <w:rPr>
          <w:rFonts w:cs="Times New Roman"/>
          <w:szCs w:val="24"/>
          <w:highlight w:val="yellow"/>
        </w:rPr>
      </w:pPr>
    </w:p>
    <w:p w14:paraId="6C9C0828" w14:textId="77777777" w:rsidR="007F03F4" w:rsidRPr="007F03F4" w:rsidRDefault="007F03F4" w:rsidP="007F03F4">
      <w:pPr>
        <w:ind w:firstLine="708"/>
        <w:rPr>
          <w:rFonts w:cs="Times New Roman"/>
          <w:szCs w:val="24"/>
          <w:highlight w:val="yellow"/>
        </w:rPr>
      </w:pPr>
      <w:r w:rsidRPr="007F03F4">
        <w:rPr>
          <w:rFonts w:cs="Times New Roman"/>
          <w:szCs w:val="24"/>
          <w:highlight w:val="yellow"/>
        </w:rPr>
        <w:t>Причиной возникновения данной блокировки скорее всего* послужила активации функции БНН по обратной последовательности напряжения (</w:t>
      </w:r>
      <w:r w:rsidRPr="007F03F4">
        <w:rPr>
          <w:rFonts w:cs="Times New Roman"/>
          <w:szCs w:val="24"/>
          <w:highlight w:val="yellow"/>
          <w:lang w:val="en-US"/>
        </w:rPr>
        <w:t>U</w:t>
      </w:r>
      <w:r w:rsidRPr="007F03F4">
        <w:rPr>
          <w:rFonts w:cs="Times New Roman"/>
          <w:szCs w:val="24"/>
          <w:highlight w:val="yellow"/>
        </w:rPr>
        <w:t xml:space="preserve">2), которая предназначена для регистрации обрыва во вторичных цепях напряжения. </w:t>
      </w:r>
    </w:p>
    <w:p w14:paraId="38F1E277" w14:textId="77777777" w:rsidR="007F03F4" w:rsidRPr="007F03F4" w:rsidRDefault="007F03F4" w:rsidP="007F03F4">
      <w:pPr>
        <w:rPr>
          <w:rFonts w:cs="Times New Roman"/>
          <w:szCs w:val="24"/>
          <w:highlight w:val="yellow"/>
        </w:rPr>
      </w:pPr>
      <w:r w:rsidRPr="007F03F4">
        <w:rPr>
          <w:rFonts w:cs="Times New Roman"/>
          <w:b/>
          <w:szCs w:val="24"/>
          <w:highlight w:val="yellow"/>
        </w:rPr>
        <w:t>*Примечание:</w:t>
      </w:r>
      <w:r w:rsidRPr="007F03F4">
        <w:rPr>
          <w:rFonts w:cs="Times New Roman"/>
          <w:szCs w:val="24"/>
          <w:highlight w:val="yellow"/>
        </w:rPr>
        <w:t xml:space="preserve"> Исходного файла конфигурации не имеем, поэтому утверждать не будем, но вероятность крайне высока.</w:t>
      </w:r>
    </w:p>
    <w:p w14:paraId="3289B37E" w14:textId="77777777" w:rsidR="007F03F4" w:rsidRPr="007F03F4" w:rsidRDefault="007F03F4" w:rsidP="007F03F4">
      <w:pPr>
        <w:ind w:firstLine="708"/>
        <w:rPr>
          <w:rFonts w:cs="Times New Roman"/>
          <w:szCs w:val="24"/>
          <w:highlight w:val="yellow"/>
        </w:rPr>
      </w:pPr>
      <w:r w:rsidRPr="007F03F4">
        <w:rPr>
          <w:rFonts w:cs="Times New Roman"/>
          <w:szCs w:val="24"/>
          <w:highlight w:val="yellow"/>
        </w:rPr>
        <w:t>Подобная несиметрия сигнала обусловлена процессами, протекающими во внешней цепи по отношению к терминалу. Скорее всего в ТН, находящимся на секции шин, возникли резонансные процессы от протекания дуговых перемежающихся ОЗЗ, которые привели к радикальному искажению сигнала на фазе С (рисунок 3), по фазам А было 110В (стандартное линейное), по фазам В было 26В (как раз замыкание фазы на землю), на фазе С на ТН СШ показывается значение в 170В (выходящее за ожидаемые диапазоны), а на ТН КЛ 84В (как раз ожидаемые значения).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F03F4" w:rsidRPr="007F03F4" w14:paraId="0CAC9580" w14:textId="77777777" w:rsidTr="0059653D">
        <w:tc>
          <w:tcPr>
            <w:tcW w:w="9345" w:type="dxa"/>
          </w:tcPr>
          <w:p w14:paraId="67B7AE74" w14:textId="77777777" w:rsidR="007F03F4" w:rsidRPr="007F03F4" w:rsidRDefault="007F03F4" w:rsidP="0059653D">
            <w:pPr>
              <w:rPr>
                <w:rFonts w:cs="Times New Roman"/>
                <w:szCs w:val="24"/>
                <w:highlight w:val="yellow"/>
              </w:rPr>
            </w:pPr>
            <w:r w:rsidRPr="007F03F4">
              <w:rPr>
                <w:rFonts w:cs="Times New Roman"/>
                <w:noProof/>
                <w:szCs w:val="24"/>
                <w:highlight w:val="yellow"/>
              </w:rPr>
              <w:drawing>
                <wp:inline distT="0" distB="0" distL="0" distR="0" wp14:anchorId="2B653389" wp14:editId="6476EB61">
                  <wp:extent cx="5940425" cy="207645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2076450"/>
                          </a:xfrm>
                          <a:prstGeom prst="rect">
                            <a:avLst/>
                          </a:prstGeom>
                        </pic:spPr>
                      </pic:pic>
                    </a:graphicData>
                  </a:graphic>
                </wp:inline>
              </w:drawing>
            </w:r>
          </w:p>
        </w:tc>
      </w:tr>
      <w:tr w:rsidR="007F03F4" w:rsidRPr="007F03F4" w14:paraId="39056A20" w14:textId="77777777" w:rsidTr="0059653D">
        <w:tc>
          <w:tcPr>
            <w:tcW w:w="9345" w:type="dxa"/>
          </w:tcPr>
          <w:p w14:paraId="53EFFE8E" w14:textId="77777777" w:rsidR="007F03F4" w:rsidRPr="007F03F4" w:rsidRDefault="007F03F4" w:rsidP="0059653D">
            <w:pPr>
              <w:jc w:val="center"/>
              <w:rPr>
                <w:rFonts w:cs="Times New Roman"/>
                <w:szCs w:val="24"/>
                <w:highlight w:val="yellow"/>
              </w:rPr>
            </w:pPr>
            <w:r w:rsidRPr="007F03F4">
              <w:rPr>
                <w:rFonts w:cs="Times New Roman"/>
                <w:szCs w:val="24"/>
                <w:highlight w:val="yellow"/>
              </w:rPr>
              <w:t>Рисунок 3. Фазные напряжения.</w:t>
            </w:r>
          </w:p>
        </w:tc>
      </w:tr>
    </w:tbl>
    <w:p w14:paraId="1FC50D9E" w14:textId="77777777" w:rsidR="007F03F4" w:rsidRPr="007F03F4" w:rsidRDefault="007F03F4" w:rsidP="007F03F4">
      <w:pPr>
        <w:ind w:firstLine="708"/>
        <w:rPr>
          <w:rFonts w:cs="Times New Roman"/>
          <w:szCs w:val="24"/>
          <w:highlight w:val="yellow"/>
        </w:rPr>
      </w:pPr>
      <w:r w:rsidRPr="007F03F4">
        <w:rPr>
          <w:rFonts w:cs="Times New Roman"/>
          <w:szCs w:val="24"/>
          <w:highlight w:val="yellow"/>
        </w:rPr>
        <w:t>Более наглядно это видно при оценке линейных значений (рисунок 4) – при оценке измерений с ТН КЛ, линейные напряжения стабильны и составляют 104В, а как раз на ТН СШ – произошёл перекос (</w:t>
      </w:r>
      <w:r w:rsidRPr="007F03F4">
        <w:rPr>
          <w:rFonts w:cs="Times New Roman"/>
          <w:szCs w:val="24"/>
          <w:highlight w:val="yellow"/>
          <w:lang w:val="en-US"/>
        </w:rPr>
        <w:t>Uab</w:t>
      </w:r>
      <w:r w:rsidRPr="007F03F4">
        <w:rPr>
          <w:rFonts w:cs="Times New Roman"/>
          <w:szCs w:val="24"/>
          <w:highlight w:val="yellow"/>
        </w:rPr>
        <w:t xml:space="preserve">=103В, </w:t>
      </w:r>
      <w:r w:rsidRPr="007F03F4">
        <w:rPr>
          <w:rFonts w:cs="Times New Roman"/>
          <w:szCs w:val="24"/>
          <w:highlight w:val="yellow"/>
          <w:lang w:val="en-US"/>
        </w:rPr>
        <w:t>Uab</w:t>
      </w:r>
      <w:r w:rsidRPr="007F03F4">
        <w:rPr>
          <w:rFonts w:cs="Times New Roman"/>
          <w:szCs w:val="24"/>
          <w:highlight w:val="yellow"/>
        </w:rPr>
        <w:t xml:space="preserve">=173В, </w:t>
      </w:r>
      <w:r w:rsidRPr="007F03F4">
        <w:rPr>
          <w:rFonts w:cs="Times New Roman"/>
          <w:szCs w:val="24"/>
          <w:highlight w:val="yellow"/>
          <w:lang w:val="en-US"/>
        </w:rPr>
        <w:t>Uab</w:t>
      </w:r>
      <w:r w:rsidRPr="007F03F4">
        <w:rPr>
          <w:rFonts w:cs="Times New Roman"/>
          <w:szCs w:val="24"/>
          <w:highlight w:val="yellow"/>
        </w:rPr>
        <w:t>=112В). И как раз это привело к возникновению измеренной обратной последовательности (28В) и сигналу БНН.</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F03F4" w:rsidRPr="007F03F4" w14:paraId="7DA7B006" w14:textId="77777777" w:rsidTr="0059653D">
        <w:tc>
          <w:tcPr>
            <w:tcW w:w="9345" w:type="dxa"/>
          </w:tcPr>
          <w:p w14:paraId="65A81E85" w14:textId="77777777" w:rsidR="007F03F4" w:rsidRPr="007F03F4" w:rsidRDefault="007F03F4" w:rsidP="0059653D">
            <w:pPr>
              <w:rPr>
                <w:rFonts w:cs="Times New Roman"/>
                <w:szCs w:val="24"/>
                <w:highlight w:val="yellow"/>
              </w:rPr>
            </w:pPr>
            <w:r w:rsidRPr="007F03F4">
              <w:rPr>
                <w:rFonts w:cs="Times New Roman"/>
                <w:noProof/>
                <w:szCs w:val="24"/>
                <w:highlight w:val="yellow"/>
              </w:rPr>
              <w:lastRenderedPageBreak/>
              <w:drawing>
                <wp:inline distT="0" distB="0" distL="0" distR="0" wp14:anchorId="4130D58F" wp14:editId="097DA951">
                  <wp:extent cx="5940425" cy="2708275"/>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2708275"/>
                          </a:xfrm>
                          <a:prstGeom prst="rect">
                            <a:avLst/>
                          </a:prstGeom>
                        </pic:spPr>
                      </pic:pic>
                    </a:graphicData>
                  </a:graphic>
                </wp:inline>
              </w:drawing>
            </w:r>
          </w:p>
        </w:tc>
      </w:tr>
      <w:tr w:rsidR="007F03F4" w:rsidRPr="007F03F4" w14:paraId="46C8299F" w14:textId="77777777" w:rsidTr="0059653D">
        <w:tc>
          <w:tcPr>
            <w:tcW w:w="9345" w:type="dxa"/>
          </w:tcPr>
          <w:p w14:paraId="2518E2F9" w14:textId="77777777" w:rsidR="007F03F4" w:rsidRPr="007F03F4" w:rsidRDefault="007F03F4" w:rsidP="0059653D">
            <w:pPr>
              <w:jc w:val="center"/>
              <w:rPr>
                <w:rFonts w:cs="Times New Roman"/>
                <w:szCs w:val="24"/>
                <w:highlight w:val="yellow"/>
              </w:rPr>
            </w:pPr>
            <w:r w:rsidRPr="007F03F4">
              <w:rPr>
                <w:rFonts w:cs="Times New Roman"/>
                <w:szCs w:val="24"/>
                <w:highlight w:val="yellow"/>
              </w:rPr>
              <w:t>Рисунок 4. Линейные напряжения и напряжения обратной последовательности.</w:t>
            </w:r>
          </w:p>
        </w:tc>
      </w:tr>
    </w:tbl>
    <w:p w14:paraId="07F19753" w14:textId="77777777" w:rsidR="007F03F4" w:rsidRPr="007F03F4" w:rsidRDefault="007F03F4" w:rsidP="007F03F4">
      <w:pPr>
        <w:ind w:firstLine="708"/>
        <w:rPr>
          <w:rFonts w:cs="Times New Roman"/>
          <w:szCs w:val="24"/>
          <w:highlight w:val="yellow"/>
        </w:rPr>
      </w:pPr>
    </w:p>
    <w:p w14:paraId="5A470778" w14:textId="77777777" w:rsidR="007F03F4" w:rsidRPr="007F03F4" w:rsidRDefault="007F03F4" w:rsidP="007F03F4">
      <w:pPr>
        <w:ind w:firstLine="708"/>
        <w:rPr>
          <w:rFonts w:cs="Times New Roman"/>
          <w:szCs w:val="24"/>
          <w:highlight w:val="yellow"/>
        </w:rPr>
      </w:pPr>
      <w:r w:rsidRPr="007F03F4">
        <w:rPr>
          <w:rFonts w:cs="Times New Roman"/>
          <w:szCs w:val="24"/>
          <w:highlight w:val="yellow"/>
        </w:rPr>
        <w:t>Отметим, что после завершения аварийных процессов напряжения на ТН СШ вернулись в норму и по всем фазам значения были около 60В (рисунок 5).</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F03F4" w:rsidRPr="007F03F4" w14:paraId="15232563" w14:textId="77777777" w:rsidTr="0059653D">
        <w:tc>
          <w:tcPr>
            <w:tcW w:w="9345" w:type="dxa"/>
          </w:tcPr>
          <w:p w14:paraId="71F668E6" w14:textId="77777777" w:rsidR="007F03F4" w:rsidRPr="007F03F4" w:rsidRDefault="007F03F4" w:rsidP="0059653D">
            <w:pPr>
              <w:rPr>
                <w:rFonts w:cs="Times New Roman"/>
                <w:szCs w:val="24"/>
                <w:highlight w:val="yellow"/>
              </w:rPr>
            </w:pPr>
            <w:r w:rsidRPr="007F03F4">
              <w:rPr>
                <w:rFonts w:cs="Times New Roman"/>
                <w:noProof/>
                <w:szCs w:val="24"/>
                <w:highlight w:val="yellow"/>
              </w:rPr>
              <w:drawing>
                <wp:inline distT="0" distB="0" distL="0" distR="0" wp14:anchorId="34D53E26" wp14:editId="73BE1AB5">
                  <wp:extent cx="5940425" cy="2113280"/>
                  <wp:effectExtent l="0" t="0" r="3175" b="127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2113280"/>
                          </a:xfrm>
                          <a:prstGeom prst="rect">
                            <a:avLst/>
                          </a:prstGeom>
                        </pic:spPr>
                      </pic:pic>
                    </a:graphicData>
                  </a:graphic>
                </wp:inline>
              </w:drawing>
            </w:r>
          </w:p>
        </w:tc>
      </w:tr>
      <w:tr w:rsidR="007F03F4" w:rsidRPr="007F03F4" w14:paraId="2F831C8D" w14:textId="77777777" w:rsidTr="0059653D">
        <w:tc>
          <w:tcPr>
            <w:tcW w:w="9345" w:type="dxa"/>
          </w:tcPr>
          <w:p w14:paraId="005DF4C0" w14:textId="77777777" w:rsidR="007F03F4" w:rsidRPr="007F03F4" w:rsidRDefault="007F03F4" w:rsidP="0059653D">
            <w:pPr>
              <w:jc w:val="center"/>
              <w:rPr>
                <w:rFonts w:cs="Times New Roman"/>
                <w:szCs w:val="24"/>
                <w:highlight w:val="yellow"/>
              </w:rPr>
            </w:pPr>
            <w:r w:rsidRPr="007F03F4">
              <w:rPr>
                <w:rFonts w:cs="Times New Roman"/>
                <w:szCs w:val="24"/>
                <w:highlight w:val="yellow"/>
              </w:rPr>
              <w:t>Рисунок 5. Послеаварийное измерение.</w:t>
            </w:r>
          </w:p>
        </w:tc>
      </w:tr>
    </w:tbl>
    <w:p w14:paraId="53EB2CE8" w14:textId="77777777" w:rsidR="007F03F4" w:rsidRPr="007F03F4" w:rsidRDefault="007F03F4" w:rsidP="007F03F4">
      <w:pPr>
        <w:ind w:firstLine="708"/>
        <w:rPr>
          <w:rFonts w:cs="Times New Roman"/>
          <w:szCs w:val="24"/>
          <w:highlight w:val="yellow"/>
        </w:rPr>
      </w:pPr>
    </w:p>
    <w:p w14:paraId="0026A6CA" w14:textId="77777777" w:rsidR="007F03F4" w:rsidRPr="007F03F4" w:rsidRDefault="007F03F4" w:rsidP="007F03F4">
      <w:pPr>
        <w:ind w:firstLine="708"/>
        <w:rPr>
          <w:rFonts w:cs="Times New Roman"/>
          <w:szCs w:val="24"/>
          <w:highlight w:val="yellow"/>
        </w:rPr>
      </w:pPr>
      <w:r w:rsidRPr="007F03F4">
        <w:rPr>
          <w:rFonts w:cs="Times New Roman"/>
          <w:szCs w:val="24"/>
          <w:highlight w:val="yellow"/>
        </w:rPr>
        <w:t>На рисунке 6 более близко представлено протекание дугового перемежающегося ОЗЗ. Можем видеть возникновение пробоев в случайные моменты времени, что приводит различным колебательным процессам в сети.</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F03F4" w:rsidRPr="007F03F4" w14:paraId="588959BC" w14:textId="77777777" w:rsidTr="0059653D">
        <w:tc>
          <w:tcPr>
            <w:tcW w:w="9345" w:type="dxa"/>
          </w:tcPr>
          <w:p w14:paraId="65D93313" w14:textId="77777777" w:rsidR="007F03F4" w:rsidRPr="007F03F4" w:rsidRDefault="007F03F4" w:rsidP="0059653D">
            <w:pPr>
              <w:rPr>
                <w:rFonts w:cs="Times New Roman"/>
                <w:szCs w:val="24"/>
                <w:highlight w:val="yellow"/>
              </w:rPr>
            </w:pPr>
            <w:r w:rsidRPr="007F03F4">
              <w:rPr>
                <w:rFonts w:cs="Times New Roman"/>
                <w:noProof/>
                <w:szCs w:val="24"/>
                <w:highlight w:val="yellow"/>
              </w:rPr>
              <w:lastRenderedPageBreak/>
              <w:drawing>
                <wp:inline distT="0" distB="0" distL="0" distR="0" wp14:anchorId="5F1388F7" wp14:editId="0B7A4546">
                  <wp:extent cx="5940425" cy="2861310"/>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2861310"/>
                          </a:xfrm>
                          <a:prstGeom prst="rect">
                            <a:avLst/>
                          </a:prstGeom>
                        </pic:spPr>
                      </pic:pic>
                    </a:graphicData>
                  </a:graphic>
                </wp:inline>
              </w:drawing>
            </w:r>
          </w:p>
        </w:tc>
      </w:tr>
      <w:tr w:rsidR="007F03F4" w:rsidRPr="007F03F4" w14:paraId="6590AF89" w14:textId="77777777" w:rsidTr="0059653D">
        <w:tc>
          <w:tcPr>
            <w:tcW w:w="9345" w:type="dxa"/>
          </w:tcPr>
          <w:p w14:paraId="284476DC" w14:textId="77777777" w:rsidR="007F03F4" w:rsidRPr="007F03F4" w:rsidRDefault="007F03F4" w:rsidP="0059653D">
            <w:pPr>
              <w:jc w:val="center"/>
              <w:rPr>
                <w:rFonts w:cs="Times New Roman"/>
                <w:szCs w:val="24"/>
                <w:highlight w:val="yellow"/>
              </w:rPr>
            </w:pPr>
            <w:r w:rsidRPr="007F03F4">
              <w:rPr>
                <w:rFonts w:cs="Times New Roman"/>
                <w:szCs w:val="24"/>
                <w:highlight w:val="yellow"/>
              </w:rPr>
              <w:t>Рисунок 6. Протекание дугового перемежающегося замыкания на землю.</w:t>
            </w:r>
          </w:p>
        </w:tc>
      </w:tr>
    </w:tbl>
    <w:p w14:paraId="7AAAFDE5" w14:textId="77777777" w:rsidR="007F03F4" w:rsidRPr="007F03F4" w:rsidRDefault="007F03F4" w:rsidP="007F03F4">
      <w:pPr>
        <w:ind w:firstLine="708"/>
        <w:rPr>
          <w:rFonts w:cs="Times New Roman"/>
          <w:szCs w:val="24"/>
          <w:highlight w:val="yellow"/>
        </w:rPr>
      </w:pPr>
    </w:p>
    <w:p w14:paraId="0CDB4650" w14:textId="77777777" w:rsidR="007F03F4" w:rsidRPr="007F03F4" w:rsidRDefault="007F03F4" w:rsidP="007F03F4">
      <w:pPr>
        <w:ind w:firstLine="708"/>
        <w:rPr>
          <w:rFonts w:cs="Times New Roman"/>
          <w:b/>
          <w:sz w:val="36"/>
          <w:szCs w:val="24"/>
          <w:highlight w:val="yellow"/>
        </w:rPr>
      </w:pPr>
      <w:r w:rsidRPr="007F03F4">
        <w:rPr>
          <w:rFonts w:cs="Times New Roman"/>
          <w:b/>
          <w:sz w:val="36"/>
          <w:szCs w:val="24"/>
          <w:highlight w:val="yellow"/>
        </w:rPr>
        <w:t>Выводы:</w:t>
      </w:r>
    </w:p>
    <w:p w14:paraId="532511F3" w14:textId="77777777" w:rsidR="007F03F4" w:rsidRPr="007F03F4" w:rsidRDefault="007F03F4" w:rsidP="007F03F4">
      <w:pPr>
        <w:pStyle w:val="a7"/>
        <w:numPr>
          <w:ilvl w:val="0"/>
          <w:numId w:val="45"/>
        </w:numPr>
        <w:spacing w:line="259" w:lineRule="auto"/>
        <w:rPr>
          <w:rFonts w:cs="Times New Roman"/>
          <w:szCs w:val="24"/>
          <w:highlight w:val="yellow"/>
        </w:rPr>
      </w:pPr>
      <w:r w:rsidRPr="007F03F4">
        <w:rPr>
          <w:rFonts w:cs="Times New Roman"/>
          <w:szCs w:val="24"/>
          <w:highlight w:val="yellow"/>
        </w:rPr>
        <w:t>Причиной блокировки работы БАВР послужило некорректное значение в измерительных цепях с ТН СШ по фазе С ввиду резонансных явления вызванных дуговым перемежающимся ОЗЗ.</w:t>
      </w:r>
    </w:p>
    <w:p w14:paraId="502E7B88" w14:textId="77777777" w:rsidR="007F03F4" w:rsidRPr="007F03F4" w:rsidRDefault="007F03F4" w:rsidP="007F03F4">
      <w:pPr>
        <w:pStyle w:val="a7"/>
        <w:numPr>
          <w:ilvl w:val="0"/>
          <w:numId w:val="45"/>
        </w:numPr>
        <w:spacing w:line="259" w:lineRule="auto"/>
        <w:rPr>
          <w:rFonts w:cs="Times New Roman"/>
          <w:szCs w:val="24"/>
          <w:highlight w:val="yellow"/>
        </w:rPr>
      </w:pPr>
      <w:r w:rsidRPr="007F03F4">
        <w:rPr>
          <w:rFonts w:cs="Times New Roman"/>
          <w:szCs w:val="24"/>
          <w:highlight w:val="yellow"/>
        </w:rPr>
        <w:t xml:space="preserve">Для исключения данной блокировки предлагается </w:t>
      </w:r>
      <w:r w:rsidRPr="007F03F4">
        <w:rPr>
          <w:rFonts w:cs="Times New Roman"/>
          <w:b/>
          <w:szCs w:val="24"/>
          <w:highlight w:val="yellow"/>
        </w:rPr>
        <w:t xml:space="preserve">отключить БНН по </w:t>
      </w:r>
      <w:r w:rsidRPr="007F03F4">
        <w:rPr>
          <w:rFonts w:cs="Times New Roman"/>
          <w:b/>
          <w:szCs w:val="24"/>
          <w:highlight w:val="yellow"/>
          <w:lang w:val="en-US"/>
        </w:rPr>
        <w:t>U</w:t>
      </w:r>
      <w:r w:rsidRPr="007F03F4">
        <w:rPr>
          <w:rFonts w:cs="Times New Roman"/>
          <w:b/>
          <w:szCs w:val="24"/>
          <w:highlight w:val="yellow"/>
        </w:rPr>
        <w:t>2</w:t>
      </w:r>
      <w:r w:rsidRPr="007F03F4">
        <w:rPr>
          <w:rFonts w:cs="Times New Roman"/>
          <w:szCs w:val="24"/>
          <w:highlight w:val="yellow"/>
        </w:rPr>
        <w:t>.</w:t>
      </w:r>
    </w:p>
    <w:p w14:paraId="2245EB99" w14:textId="77777777" w:rsidR="007F03F4" w:rsidRPr="007F03F4" w:rsidRDefault="007F03F4" w:rsidP="007F03F4">
      <w:pPr>
        <w:pStyle w:val="a7"/>
        <w:numPr>
          <w:ilvl w:val="0"/>
          <w:numId w:val="45"/>
        </w:numPr>
        <w:spacing w:line="259" w:lineRule="auto"/>
        <w:rPr>
          <w:rFonts w:cs="Times New Roman"/>
          <w:szCs w:val="24"/>
          <w:highlight w:val="yellow"/>
        </w:rPr>
      </w:pPr>
      <w:r w:rsidRPr="007F03F4">
        <w:rPr>
          <w:rFonts w:cs="Times New Roman"/>
          <w:szCs w:val="24"/>
          <w:highlight w:val="yellow"/>
        </w:rPr>
        <w:t>Так же рекомендуется в будущем использовать ТН с антирезонансными свойствами и/или разобраться с причинами возникновения резонансных процессов в текущей сети.</w:t>
      </w:r>
    </w:p>
    <w:p w14:paraId="0AFBCCDE" w14:textId="77777777" w:rsidR="007F03F4" w:rsidRDefault="007F03F4" w:rsidP="007F03F4">
      <w:pPr>
        <w:ind w:firstLine="708"/>
      </w:pPr>
    </w:p>
    <w:p w14:paraId="5E3A81B0" w14:textId="4B7D9CFB" w:rsidR="006F2F48" w:rsidRDefault="006F2F48" w:rsidP="006F2F48">
      <w:pPr>
        <w:ind w:firstLine="708"/>
        <w:rPr>
          <w:rFonts w:eastAsiaTheme="majorEastAsia" w:cstheme="majorBidi"/>
          <w:b/>
          <w:szCs w:val="26"/>
        </w:rPr>
      </w:pPr>
      <w:r>
        <w:br w:type="page"/>
      </w:r>
    </w:p>
    <w:p w14:paraId="20D534F3" w14:textId="1C7CFFAD" w:rsidR="006F2F48" w:rsidRDefault="006F2F48" w:rsidP="006F2F48">
      <w:pPr>
        <w:pStyle w:val="2"/>
      </w:pPr>
      <w:bookmarkStart w:id="99" w:name="_Toc201697668"/>
      <w:r>
        <w:lastRenderedPageBreak/>
        <w:t>Выводы</w:t>
      </w:r>
      <w:bookmarkEnd w:id="99"/>
    </w:p>
    <w:p w14:paraId="68567FAF" w14:textId="39CFC4DB" w:rsidR="0001042A" w:rsidRDefault="0001042A" w:rsidP="006F2F48">
      <w:pPr>
        <w:spacing w:line="20" w:lineRule="atLeast"/>
        <w:ind w:firstLine="708"/>
        <w:rPr>
          <w:highlight w:val="yellow"/>
        </w:rPr>
      </w:pPr>
      <w:r>
        <w:rPr>
          <w:highlight w:val="yellow"/>
        </w:rPr>
        <w:t>Был проведён системный анализ литературы и руководств эксплуатации различных производителей. Существующие</w:t>
      </w:r>
    </w:p>
    <w:p w14:paraId="53A6EECD" w14:textId="65397E6D" w:rsidR="0001042A" w:rsidRPr="0001042A" w:rsidRDefault="0001042A" w:rsidP="006F2F48">
      <w:pPr>
        <w:spacing w:line="20" w:lineRule="atLeast"/>
        <w:ind w:firstLine="708"/>
        <w:rPr>
          <w:b/>
          <w:color w:val="FF0000"/>
          <w:highlight w:val="yellow"/>
        </w:rPr>
      </w:pPr>
      <w:r w:rsidRPr="0001042A">
        <w:rPr>
          <w:b/>
          <w:color w:val="FF0000"/>
          <w:highlight w:val="yellow"/>
        </w:rPr>
        <w:t>!!Слова о том, как обстоят дела с БАВР, и т.д. Сейчас тяжко идёт, да и части пока нет, надо будет потом написать!!</w:t>
      </w:r>
    </w:p>
    <w:p w14:paraId="6F7F554F" w14:textId="77777777" w:rsidR="0001042A" w:rsidRDefault="0001042A" w:rsidP="006F2F48">
      <w:pPr>
        <w:spacing w:line="20" w:lineRule="atLeast"/>
        <w:ind w:firstLine="708"/>
        <w:rPr>
          <w:highlight w:val="yellow"/>
        </w:rPr>
      </w:pPr>
    </w:p>
    <w:p w14:paraId="2E5D160F" w14:textId="46240923" w:rsidR="006F2F48" w:rsidRPr="00AD5646" w:rsidRDefault="006F2F48" w:rsidP="006F2F48">
      <w:pPr>
        <w:spacing w:line="20" w:lineRule="atLeast"/>
        <w:ind w:firstLine="708"/>
        <w:rPr>
          <w:highlight w:val="yellow"/>
        </w:rPr>
      </w:pPr>
      <w:r w:rsidRPr="00AD5646">
        <w:rPr>
          <w:highlight w:val="yellow"/>
        </w:rPr>
        <w:t>В результате анализа литературы и реальных осциллограмм установлено, что устройства БАВР имеют следующие проблемы функционирования и задачи, требующие дальнейшей исследований:</w:t>
      </w:r>
    </w:p>
    <w:p w14:paraId="442417BD" w14:textId="608DDC94" w:rsidR="006F2F48" w:rsidRPr="00AD5646" w:rsidRDefault="006F2F48" w:rsidP="006F2F48">
      <w:pPr>
        <w:pStyle w:val="a7"/>
        <w:numPr>
          <w:ilvl w:val="0"/>
          <w:numId w:val="4"/>
        </w:numPr>
        <w:spacing w:line="20" w:lineRule="atLeast"/>
        <w:ind w:left="0" w:firstLine="709"/>
        <w:rPr>
          <w:highlight w:val="yellow"/>
        </w:rPr>
      </w:pPr>
      <w:r w:rsidRPr="00AD5646">
        <w:rPr>
          <w:highlight w:val="yellow"/>
        </w:rPr>
        <w:t>Проблема затянутого срабатывания БАВР при наличии мощных электродвигателей. Суть проблемы заключается в том, что СД способны поддерживать напряжение на секциях шин на достаточном уровне длительное время, при этом, введение ускорений и модернизации пусковых органов (пуск по напряжению, пуск по углу и пуск по частоте) не всегда оказывается достаточным, так как работа БАВР блокируется поведением РНМ. В алгоритме БАВР серии МИР производства ООО «АПС» проблемы функционирования РНМ решаются путём введения адаптивных уставок по модулю тока, по углу нагрузки и по ширине зоны срабатывания</w:t>
      </w:r>
      <w:r w:rsidR="0001042A">
        <w:rPr>
          <w:highlight w:val="yellow"/>
        </w:rPr>
        <w:t>. О</w:t>
      </w:r>
      <w:r w:rsidRPr="00AD5646">
        <w:rPr>
          <w:highlight w:val="yellow"/>
        </w:rPr>
        <w:t xml:space="preserve">днако, на ряде объектов требуется подстройка указанных параметров, о чём будет сказано далее. </w:t>
      </w:r>
    </w:p>
    <w:p w14:paraId="37AF82C8" w14:textId="77777777" w:rsidR="006F2F48" w:rsidRPr="00AD5646" w:rsidRDefault="006F2F48" w:rsidP="006F2F48">
      <w:pPr>
        <w:pStyle w:val="a7"/>
        <w:numPr>
          <w:ilvl w:val="0"/>
          <w:numId w:val="4"/>
        </w:numPr>
        <w:spacing w:line="20" w:lineRule="atLeast"/>
        <w:ind w:left="0" w:firstLine="709"/>
        <w:rPr>
          <w:highlight w:val="yellow"/>
        </w:rPr>
      </w:pPr>
      <w:r w:rsidRPr="00AD5646">
        <w:rPr>
          <w:highlight w:val="yellow"/>
        </w:rPr>
        <w:t>Проблема излишнего срабатывания БАВР при пуске мощных электродвигателей. Суть проблемы заключается в том, что при пуске мощных СД на текущей подстанции и ряде смежных происходит просадка напряжений, которая при некорректном настройки РНМ или отсутствии нагрузки может приводить к срабатыванию БАВР. Возможными путями решения являются:</w:t>
      </w:r>
    </w:p>
    <w:p w14:paraId="6338F351" w14:textId="77777777" w:rsidR="006F2F48" w:rsidRPr="00AD5646" w:rsidRDefault="006F2F48" w:rsidP="006F2F48">
      <w:pPr>
        <w:pStyle w:val="a7"/>
        <w:numPr>
          <w:ilvl w:val="1"/>
          <w:numId w:val="4"/>
        </w:numPr>
        <w:spacing w:line="20" w:lineRule="atLeast"/>
        <w:rPr>
          <w:highlight w:val="yellow"/>
        </w:rPr>
      </w:pPr>
      <w:r w:rsidRPr="00AD5646">
        <w:rPr>
          <w:highlight w:val="yellow"/>
        </w:rPr>
        <w:t>ручная подстройка адаптивных уставок (необходима высокая квалификация наладчиков);</w:t>
      </w:r>
    </w:p>
    <w:p w14:paraId="1ADB6144" w14:textId="77777777" w:rsidR="006F2F48" w:rsidRPr="00AD5646" w:rsidRDefault="006F2F48" w:rsidP="006F2F48">
      <w:pPr>
        <w:pStyle w:val="a7"/>
        <w:numPr>
          <w:ilvl w:val="1"/>
          <w:numId w:val="4"/>
        </w:numPr>
        <w:spacing w:line="20" w:lineRule="atLeast"/>
        <w:rPr>
          <w:highlight w:val="yellow"/>
        </w:rPr>
      </w:pPr>
      <w:r w:rsidRPr="00AD5646">
        <w:rPr>
          <w:highlight w:val="yellow"/>
        </w:rPr>
        <w:t>моделирование энергообъекта и выбор уставок на ней (необходима высокая квалификация проектировщика);</w:t>
      </w:r>
    </w:p>
    <w:p w14:paraId="6D2F2453" w14:textId="05EEF1C2" w:rsidR="006F2F48" w:rsidRPr="00AD5646" w:rsidRDefault="006F2F48" w:rsidP="006F2F48">
      <w:pPr>
        <w:pStyle w:val="a7"/>
        <w:numPr>
          <w:ilvl w:val="1"/>
          <w:numId w:val="4"/>
        </w:numPr>
        <w:spacing w:line="20" w:lineRule="atLeast"/>
        <w:rPr>
          <w:highlight w:val="yellow"/>
        </w:rPr>
      </w:pPr>
      <w:r w:rsidRPr="00AD5646">
        <w:rPr>
          <w:highlight w:val="yellow"/>
        </w:rPr>
        <w:t>моделирование энергообъекта, разработка алгоритма автоматической настройки БАВР на модели сети (проектировщик только создаёт модель сети, а режимы и точки КЗ выбираются автоматически, по ним автоматом рассчитываются параметры срабатывания</w:t>
      </w:r>
      <w:r w:rsidR="0001042A">
        <w:rPr>
          <w:highlight w:val="yellow"/>
        </w:rPr>
        <w:t xml:space="preserve"> – подобные системы отсутствуют на данный момент</w:t>
      </w:r>
      <w:r w:rsidRPr="00AD5646">
        <w:rPr>
          <w:highlight w:val="yellow"/>
        </w:rPr>
        <w:t>);</w:t>
      </w:r>
    </w:p>
    <w:p w14:paraId="44916DF3" w14:textId="566E459F" w:rsidR="006F2F48" w:rsidRPr="00AD5646" w:rsidRDefault="006F2F48" w:rsidP="006F2F48">
      <w:pPr>
        <w:pStyle w:val="a7"/>
        <w:numPr>
          <w:ilvl w:val="1"/>
          <w:numId w:val="4"/>
        </w:numPr>
        <w:spacing w:line="20" w:lineRule="atLeast"/>
        <w:rPr>
          <w:highlight w:val="yellow"/>
        </w:rPr>
      </w:pPr>
      <w:r w:rsidRPr="00AD5646">
        <w:rPr>
          <w:highlight w:val="yellow"/>
        </w:rPr>
        <w:t>моделирование энергообъекта и машинное обучение под конкретный энергообъект</w:t>
      </w:r>
      <w:r w:rsidR="0001042A">
        <w:rPr>
          <w:highlight w:val="yellow"/>
        </w:rPr>
        <w:t xml:space="preserve"> (данный подход слабо изучен в электроэнергетике)</w:t>
      </w:r>
      <w:r w:rsidRPr="00AD5646">
        <w:rPr>
          <w:highlight w:val="yellow"/>
        </w:rPr>
        <w:t>;</w:t>
      </w:r>
    </w:p>
    <w:p w14:paraId="1A33EF67" w14:textId="77777777" w:rsidR="006F2F48" w:rsidRPr="00AD5646" w:rsidRDefault="006F2F48" w:rsidP="006F2F48">
      <w:pPr>
        <w:pStyle w:val="a7"/>
        <w:numPr>
          <w:ilvl w:val="1"/>
          <w:numId w:val="4"/>
        </w:numPr>
        <w:spacing w:line="20" w:lineRule="atLeast"/>
        <w:rPr>
          <w:highlight w:val="yellow"/>
        </w:rPr>
      </w:pPr>
      <w:r w:rsidRPr="00AD5646">
        <w:rPr>
          <w:highlight w:val="yellow"/>
        </w:rPr>
        <w:t>машинное обучение под универсальный энергообъект.</w:t>
      </w:r>
    </w:p>
    <w:p w14:paraId="5573FA04" w14:textId="77777777" w:rsidR="006F2F48" w:rsidRPr="002D07EA" w:rsidRDefault="006F2F48" w:rsidP="006F2F48">
      <w:pPr>
        <w:pStyle w:val="a7"/>
        <w:numPr>
          <w:ilvl w:val="0"/>
          <w:numId w:val="4"/>
        </w:numPr>
        <w:spacing w:line="20" w:lineRule="atLeast"/>
        <w:ind w:left="0" w:firstLine="709"/>
        <w:rPr>
          <w:rFonts w:cs="Times New Roman"/>
          <w:szCs w:val="24"/>
        </w:rPr>
      </w:pPr>
      <w:r w:rsidRPr="00DA10CC">
        <w:rPr>
          <w:rFonts w:cs="Times New Roman"/>
          <w:szCs w:val="24"/>
          <w:highlight w:val="yellow"/>
        </w:rPr>
        <w:t>Проблема возможности одновременного решения всех проблем путём применения жёсткой логики.</w:t>
      </w:r>
      <w:r>
        <w:rPr>
          <w:rFonts w:cs="Times New Roman"/>
          <w:szCs w:val="24"/>
        </w:rPr>
        <w:t xml:space="preserve"> Даже с учётом всех имеющихся адаптивностей, остаются проблемы, которые ввиду особенностей стечения событий не могут быть решены исключительно за счёт подстройки существующих органов РНМ в рамках жёстко программируемой логики. И, следовательно, считаем актуальным проведение научных исследований на тему применения гибкой логики, основанной на методах машинного обучения.</w:t>
      </w:r>
    </w:p>
    <w:p w14:paraId="5D4B3CC0" w14:textId="77777777" w:rsidR="006F2F48" w:rsidRPr="00DA10CC" w:rsidRDefault="006F2F48" w:rsidP="006F2F48">
      <w:pPr>
        <w:pStyle w:val="a7"/>
        <w:numPr>
          <w:ilvl w:val="0"/>
          <w:numId w:val="4"/>
        </w:numPr>
        <w:spacing w:line="20" w:lineRule="atLeast"/>
        <w:ind w:left="0" w:firstLine="709"/>
        <w:rPr>
          <w:rFonts w:cs="Times New Roman"/>
          <w:szCs w:val="24"/>
        </w:rPr>
      </w:pPr>
      <w:r>
        <w:rPr>
          <w:rFonts w:cs="Times New Roman"/>
          <w:szCs w:val="24"/>
        </w:rPr>
        <w:t>Задача исследования поведения БАВР с новыми типами датчиков тока и напряжения. В последние годы всё чаще начинают в</w:t>
      </w:r>
      <w:r w:rsidRPr="00DA10CC">
        <w:rPr>
          <w:rFonts w:cs="Times New Roman"/>
          <w:szCs w:val="24"/>
        </w:rPr>
        <w:t>недр</w:t>
      </w:r>
      <w:r>
        <w:rPr>
          <w:rFonts w:cs="Times New Roman"/>
          <w:szCs w:val="24"/>
        </w:rPr>
        <w:t>яться</w:t>
      </w:r>
      <w:r w:rsidRPr="00DA10CC">
        <w:rPr>
          <w:rFonts w:cs="Times New Roman"/>
          <w:szCs w:val="24"/>
        </w:rPr>
        <w:t xml:space="preserve"> новы</w:t>
      </w:r>
      <w:r>
        <w:rPr>
          <w:rFonts w:cs="Times New Roman"/>
          <w:szCs w:val="24"/>
        </w:rPr>
        <w:t>е</w:t>
      </w:r>
      <w:r w:rsidRPr="00DA10CC">
        <w:rPr>
          <w:rFonts w:cs="Times New Roman"/>
          <w:szCs w:val="24"/>
        </w:rPr>
        <w:t xml:space="preserve"> датчик</w:t>
      </w:r>
      <w:r>
        <w:rPr>
          <w:rFonts w:cs="Times New Roman"/>
          <w:szCs w:val="24"/>
        </w:rPr>
        <w:t>и</w:t>
      </w:r>
      <w:r w:rsidRPr="00DA10CC">
        <w:rPr>
          <w:rFonts w:cs="Times New Roman"/>
          <w:szCs w:val="24"/>
        </w:rPr>
        <w:t xml:space="preserve"> тока (катушк</w:t>
      </w:r>
      <w:r>
        <w:rPr>
          <w:rFonts w:cs="Times New Roman"/>
          <w:szCs w:val="24"/>
        </w:rPr>
        <w:t>и</w:t>
      </w:r>
      <w:r w:rsidRPr="00DA10CC">
        <w:rPr>
          <w:rFonts w:cs="Times New Roman"/>
          <w:szCs w:val="24"/>
        </w:rPr>
        <w:t xml:space="preserve"> Роговского) и датчик</w:t>
      </w:r>
      <w:r>
        <w:rPr>
          <w:rFonts w:cs="Times New Roman"/>
          <w:szCs w:val="24"/>
        </w:rPr>
        <w:t>и</w:t>
      </w:r>
      <w:r w:rsidRPr="00DA10CC">
        <w:rPr>
          <w:rFonts w:cs="Times New Roman"/>
          <w:szCs w:val="24"/>
        </w:rPr>
        <w:t xml:space="preserve"> напряжения (ёмкостны</w:t>
      </w:r>
      <w:r>
        <w:rPr>
          <w:rFonts w:cs="Times New Roman"/>
          <w:szCs w:val="24"/>
        </w:rPr>
        <w:t>е</w:t>
      </w:r>
      <w:r w:rsidRPr="00DA10CC">
        <w:rPr>
          <w:rFonts w:cs="Times New Roman"/>
          <w:szCs w:val="24"/>
        </w:rPr>
        <w:t xml:space="preserve"> делител</w:t>
      </w:r>
      <w:r>
        <w:rPr>
          <w:rFonts w:cs="Times New Roman"/>
          <w:szCs w:val="24"/>
        </w:rPr>
        <w:t>и</w:t>
      </w:r>
      <w:r w:rsidRPr="00DA10CC">
        <w:rPr>
          <w:rFonts w:cs="Times New Roman"/>
          <w:szCs w:val="24"/>
        </w:rPr>
        <w:t>)</w:t>
      </w:r>
      <w:r>
        <w:rPr>
          <w:rFonts w:cs="Times New Roman"/>
          <w:szCs w:val="24"/>
        </w:rPr>
        <w:t>. При этом вопросы</w:t>
      </w:r>
      <w:r w:rsidRPr="00DA10CC">
        <w:rPr>
          <w:rFonts w:cs="Times New Roman"/>
          <w:szCs w:val="24"/>
        </w:rPr>
        <w:t xml:space="preserve"> их применения в устройствах БАВР</w:t>
      </w:r>
      <w:r>
        <w:rPr>
          <w:rFonts w:cs="Times New Roman"/>
          <w:szCs w:val="24"/>
        </w:rPr>
        <w:t xml:space="preserve"> на данный момент остаются не исследованными и т</w:t>
      </w:r>
      <w:r w:rsidRPr="00DA10CC">
        <w:rPr>
          <w:rFonts w:cs="Times New Roman"/>
          <w:szCs w:val="24"/>
        </w:rPr>
        <w:t>реб</w:t>
      </w:r>
      <w:r>
        <w:rPr>
          <w:rFonts w:cs="Times New Roman"/>
          <w:szCs w:val="24"/>
        </w:rPr>
        <w:t>у</w:t>
      </w:r>
      <w:r w:rsidRPr="00DA10CC">
        <w:rPr>
          <w:rFonts w:cs="Times New Roman"/>
          <w:szCs w:val="24"/>
        </w:rPr>
        <w:t xml:space="preserve">ется </w:t>
      </w:r>
      <w:r>
        <w:rPr>
          <w:rFonts w:cs="Times New Roman"/>
          <w:szCs w:val="24"/>
        </w:rPr>
        <w:t xml:space="preserve">проведение </w:t>
      </w:r>
      <w:r w:rsidRPr="00DA10CC">
        <w:rPr>
          <w:rFonts w:cs="Times New Roman"/>
          <w:szCs w:val="24"/>
        </w:rPr>
        <w:t>дополнительн</w:t>
      </w:r>
      <w:r>
        <w:rPr>
          <w:rFonts w:cs="Times New Roman"/>
          <w:szCs w:val="24"/>
        </w:rPr>
        <w:t>ых</w:t>
      </w:r>
      <w:r w:rsidRPr="00DA10CC">
        <w:rPr>
          <w:rFonts w:cs="Times New Roman"/>
          <w:szCs w:val="24"/>
        </w:rPr>
        <w:t xml:space="preserve"> исследовани</w:t>
      </w:r>
      <w:r>
        <w:rPr>
          <w:rFonts w:cs="Times New Roman"/>
          <w:szCs w:val="24"/>
        </w:rPr>
        <w:t>й</w:t>
      </w:r>
      <w:r w:rsidRPr="00DA10CC">
        <w:rPr>
          <w:rFonts w:cs="Times New Roman"/>
          <w:szCs w:val="24"/>
        </w:rPr>
        <w:t xml:space="preserve"> поведение вектора РНМ на основе указанных устройств в переходных процессах.</w:t>
      </w:r>
    </w:p>
    <w:p w14:paraId="2A666EAA" w14:textId="77777777" w:rsidR="006F2F48" w:rsidRPr="00DA10CC" w:rsidRDefault="006F2F48" w:rsidP="006F2F48">
      <w:pPr>
        <w:pStyle w:val="a7"/>
        <w:numPr>
          <w:ilvl w:val="0"/>
          <w:numId w:val="4"/>
        </w:numPr>
        <w:spacing w:line="20" w:lineRule="atLeast"/>
        <w:ind w:left="0" w:firstLine="709"/>
        <w:rPr>
          <w:rFonts w:cs="Times New Roman"/>
          <w:szCs w:val="24"/>
        </w:rPr>
      </w:pPr>
      <w:r w:rsidRPr="00DA10CC">
        <w:rPr>
          <w:rFonts w:cs="Times New Roman"/>
          <w:szCs w:val="24"/>
          <w:highlight w:val="yellow"/>
        </w:rPr>
        <w:lastRenderedPageBreak/>
        <w:t>Задача разработки органов РНМ на основе напряжений тока и напряжений нулевой последовательности.</w:t>
      </w:r>
      <w:r>
        <w:rPr>
          <w:rFonts w:cs="Times New Roman"/>
          <w:szCs w:val="24"/>
        </w:rPr>
        <w:t xml:space="preserve"> </w:t>
      </w:r>
      <w:r w:rsidRPr="00DA10CC">
        <w:rPr>
          <w:rFonts w:cs="Times New Roman"/>
          <w:szCs w:val="24"/>
        </w:rPr>
        <w:t>В существующих на данный момент устройствах БАВР органы регистрирующие ОЗЗ выполняют исключительно блокирующую функцию. При этом, не осуществляется локализация ОЗЗ – внутреннее оно, или внешние. С внедрением же БАВР, предусматривающих пуск по факту регистрации однофазного замыкания, вопрос добавление органов, осуществляющих локализацию места ОЗЗ, является очень важным. И требуется дополнительное исследование данного направления.</w:t>
      </w:r>
    </w:p>
    <w:p w14:paraId="36B02C3A" w14:textId="77777777" w:rsidR="006F2F48" w:rsidRPr="00DA10CC" w:rsidRDefault="006F2F48" w:rsidP="006F2F48">
      <w:pPr>
        <w:pStyle w:val="a7"/>
        <w:numPr>
          <w:ilvl w:val="0"/>
          <w:numId w:val="4"/>
        </w:numPr>
        <w:spacing w:line="20" w:lineRule="atLeast"/>
        <w:ind w:left="0" w:firstLine="709"/>
        <w:rPr>
          <w:rFonts w:cs="Times New Roman"/>
          <w:szCs w:val="24"/>
        </w:rPr>
      </w:pPr>
      <w:r w:rsidRPr="00DA10CC">
        <w:rPr>
          <w:rFonts w:cs="Times New Roman"/>
          <w:szCs w:val="24"/>
          <w:highlight w:val="yellow"/>
        </w:rPr>
        <w:t>Задача широкого статистического анализа поведения РНМ.</w:t>
      </w:r>
      <w:r>
        <w:rPr>
          <w:rFonts w:cs="Times New Roman"/>
          <w:szCs w:val="24"/>
        </w:rPr>
        <w:t xml:space="preserve"> О</w:t>
      </w:r>
      <w:r w:rsidRPr="00DA10CC">
        <w:rPr>
          <w:rFonts w:cs="Times New Roman"/>
          <w:szCs w:val="24"/>
        </w:rPr>
        <w:t xml:space="preserve">писанные выше особенности и проблемы функционирования РНМ основаны на опыте использования и наладки устройств БАВР, а также на получении обратной связи от эксплуатации с просьбами решения возникающих сложностей. </w:t>
      </w:r>
      <w:r w:rsidRPr="00DA10CC">
        <w:rPr>
          <w:rFonts w:cs="Times New Roman"/>
          <w:szCs w:val="24"/>
          <w:highlight w:val="yellow"/>
        </w:rPr>
        <w:t>При этом, для более качественной оценки, требуется провести статистический анализ максимально широкого спектра случаев поведения, для выявления возможных проблем функционирования и полноценного сравнения используемых алгоритмов.</w:t>
      </w:r>
    </w:p>
    <w:p w14:paraId="6DF7C24A" w14:textId="54E57B0E" w:rsidR="00C871EA" w:rsidRDefault="00C871EA" w:rsidP="00C871EA">
      <w:pPr>
        <w:ind w:firstLine="284"/>
        <w:rPr>
          <w:rFonts w:cs="Arial"/>
          <w:szCs w:val="18"/>
        </w:rPr>
      </w:pPr>
    </w:p>
    <w:p w14:paraId="2DE2BAFE" w14:textId="77777777" w:rsidR="0001042A" w:rsidRDefault="0001042A" w:rsidP="00C871EA">
      <w:pPr>
        <w:ind w:firstLine="284"/>
        <w:rPr>
          <w:rFonts w:cs="Arial"/>
          <w:color w:val="FF0000"/>
          <w:szCs w:val="18"/>
          <w:highlight w:val="yellow"/>
        </w:rPr>
      </w:pPr>
      <w:r>
        <w:rPr>
          <w:rFonts w:cs="Arial"/>
          <w:color w:val="FF0000"/>
          <w:szCs w:val="18"/>
          <w:highlight w:val="yellow"/>
        </w:rPr>
        <w:t>!!</w:t>
      </w:r>
      <w:r w:rsidRPr="0001042A">
        <w:rPr>
          <w:rFonts w:cs="Arial"/>
          <w:color w:val="FF0000"/>
          <w:szCs w:val="18"/>
          <w:highlight w:val="yellow"/>
        </w:rPr>
        <w:t>НАПИСАТЬ КАКИ ЗАДАЧИ ДАЛЕЕ БУДУТ РАСМОТРЕНЫ И КА</w:t>
      </w:r>
      <w:r>
        <w:rPr>
          <w:rFonts w:cs="Arial"/>
          <w:color w:val="FF0000"/>
          <w:szCs w:val="18"/>
          <w:highlight w:val="yellow"/>
        </w:rPr>
        <w:t>К</w:t>
      </w:r>
    </w:p>
    <w:p w14:paraId="02AEB0C4" w14:textId="56AC9CD4" w:rsidR="00C871EA" w:rsidRPr="0001042A" w:rsidRDefault="0001042A" w:rsidP="00C871EA">
      <w:pPr>
        <w:ind w:firstLine="284"/>
        <w:rPr>
          <w:rFonts w:cs="Arial"/>
          <w:color w:val="FF0000"/>
          <w:szCs w:val="18"/>
        </w:rPr>
      </w:pPr>
      <w:r>
        <w:rPr>
          <w:rFonts w:cs="Arial"/>
          <w:color w:val="FF0000"/>
          <w:szCs w:val="18"/>
          <w:highlight w:val="yellow"/>
        </w:rPr>
        <w:t>ХОТЯ, ВРОДЕ ОНО И ВЫШЕ УКАЗАНО, НО НАДО ПРОВЕРИТЬ!!</w:t>
      </w:r>
    </w:p>
    <w:p w14:paraId="19C68F50" w14:textId="269F98ED" w:rsidR="006F2F48" w:rsidRDefault="006F2F48">
      <w:pPr>
        <w:spacing w:line="259" w:lineRule="auto"/>
        <w:ind w:firstLine="0"/>
        <w:jc w:val="left"/>
        <w:rPr>
          <w:rFonts w:cs="Arial"/>
          <w:szCs w:val="18"/>
        </w:rPr>
      </w:pPr>
      <w:r>
        <w:rPr>
          <w:rFonts w:cs="Arial"/>
          <w:szCs w:val="18"/>
        </w:rPr>
        <w:br w:type="page"/>
      </w:r>
    </w:p>
    <w:p w14:paraId="3667BD42" w14:textId="66FB854C" w:rsidR="006F2F48" w:rsidRPr="006206FC" w:rsidRDefault="006F2F48" w:rsidP="00F16688">
      <w:pPr>
        <w:pStyle w:val="1"/>
      </w:pPr>
      <w:bookmarkStart w:id="100" w:name="_Toc201697669"/>
      <w:r w:rsidRPr="006206FC">
        <w:lastRenderedPageBreak/>
        <w:t xml:space="preserve">СОВРЕМЕННЫЕ МОДЕРНИЗАЦИИ </w:t>
      </w:r>
      <w:r w:rsidR="000D213A" w:rsidRPr="006206FC">
        <w:t xml:space="preserve">БЫСТРОДЕЙСТВУЮЩЕГО </w:t>
      </w:r>
      <w:r w:rsidRPr="006206FC">
        <w:t xml:space="preserve">АВТОМАТИЧЕСКОГО ВВОДА РЕЗЕРВА </w:t>
      </w:r>
      <w:commentRangeStart w:id="101"/>
      <w:r w:rsidRPr="006206FC">
        <w:t xml:space="preserve">СТАНДАРТНЫМИ </w:t>
      </w:r>
      <w:commentRangeEnd w:id="101"/>
      <w:r w:rsidRPr="006206FC">
        <w:rPr>
          <w:rStyle w:val="a8"/>
          <w:rFonts w:eastAsia="SimSun" w:cs="Times New Roman"/>
          <w:b w:val="0"/>
          <w:lang w:val="en-US"/>
        </w:rPr>
        <w:commentReference w:id="101"/>
      </w:r>
      <w:r w:rsidRPr="006206FC">
        <w:t>МЕТОДАМИ</w:t>
      </w:r>
      <w:bookmarkEnd w:id="100"/>
    </w:p>
    <w:p w14:paraId="5914D6D0" w14:textId="15CE2642" w:rsidR="00D22098" w:rsidRDefault="00D22098" w:rsidP="00D22098">
      <w:pPr>
        <w:pStyle w:val="2"/>
      </w:pPr>
      <w:bookmarkStart w:id="102" w:name="_Toc201697670"/>
      <w:r w:rsidRPr="0068346C">
        <w:t>Введение</w:t>
      </w:r>
      <w:bookmarkEnd w:id="102"/>
      <w:r w:rsidRPr="0068346C">
        <w:t xml:space="preserve"> </w:t>
      </w:r>
    </w:p>
    <w:p w14:paraId="413C0400" w14:textId="77777777" w:rsidR="0009684F" w:rsidRPr="006206FC" w:rsidRDefault="0009684F" w:rsidP="0009684F">
      <w:r w:rsidRPr="006206FC">
        <w:t xml:space="preserve">Надежность </w:t>
      </w:r>
      <w:commentRangeStart w:id="103"/>
      <w:r w:rsidRPr="006206FC">
        <w:t xml:space="preserve">электроснабжения </w:t>
      </w:r>
      <w:commentRangeEnd w:id="103"/>
      <w:r w:rsidR="006206FC">
        <w:rPr>
          <w:rStyle w:val="a8"/>
          <w:rFonts w:eastAsia="SimSun" w:cs="Times New Roman"/>
          <w:lang w:val="en-US"/>
        </w:rPr>
        <w:commentReference w:id="103"/>
      </w:r>
      <w:r w:rsidRPr="006206FC">
        <w:t>промышленных предприятий и других ответственных потребителей является ключевым фактором их бесперебойной работы и экономической эффективности. Системы быстродействующего автоматического ввода резерва (БАВР) играют в этом важнейшую роль, обеспечивая оперативное переключение на резервный источник питания при возникновении нарушений на основном. Эффективность функционирования БАВР напрямую зависит как от точности и быстродействия измерительных органов, так и от корректности логики восстановления нормального режима электроснабжения после устранения аварийной ситуации.</w:t>
      </w:r>
    </w:p>
    <w:p w14:paraId="367255EF" w14:textId="77777777" w:rsidR="0009684F" w:rsidRPr="006206FC" w:rsidRDefault="0009684F" w:rsidP="0009684F">
      <w:r w:rsidRPr="006206FC">
        <w:t>Традиционные подходы к построению токовых измерительных цепей на основе электромагнитных трансформаторов тока (ТТ) обладают рядом известных ограничений, таких как насыщение сердечника при больших токах короткого замыкания и значительное влияние апериодической составляющей, что может приводить к замедлению или неверной работе защит. В то же время, классические алгоритмы восстановления нормального режима (ВНР) не всегда способны адекватно реагировать на сложные сценарии в энергосистеме, такие как несинхронная работа источников, наличие однофазных замыканий на землю или одновременное восстановление питания на множестве присоединений, что может привести к повторным авариям или недопустимым перегрузкам оборудования.</w:t>
      </w:r>
    </w:p>
    <w:p w14:paraId="5B5774CF" w14:textId="77777777" w:rsidR="0009684F" w:rsidRPr="006206FC" w:rsidRDefault="0009684F" w:rsidP="0009684F">
      <w:r w:rsidRPr="006206FC">
        <w:t>В данной главе рассматриваются два важных аспекта модернизации устройств БАВР, направленные на повышение их общей эффективности и надежности.</w:t>
      </w:r>
    </w:p>
    <w:p w14:paraId="452911E0" w14:textId="3F7C0183" w:rsidR="0009684F" w:rsidRPr="006206FC" w:rsidRDefault="0009684F" w:rsidP="0009684F">
      <w:r w:rsidRPr="006206FC">
        <w:t>Первая часть главы (</w:t>
      </w:r>
      <w:r w:rsidRPr="006206FC">
        <w:fldChar w:fldCharType="begin"/>
      </w:r>
      <w:r w:rsidRPr="006206FC">
        <w:instrText xml:space="preserve"> REF _Ref200802794 \r \h </w:instrText>
      </w:r>
      <w:r w:rsidR="006206FC">
        <w:instrText xml:space="preserve"> \* MERGEFORMAT </w:instrText>
      </w:r>
      <w:r w:rsidRPr="006206FC">
        <w:fldChar w:fldCharType="separate"/>
      </w:r>
      <w:r w:rsidR="00F16688">
        <w:t>2.2</w:t>
      </w:r>
      <w:r w:rsidRPr="006206FC">
        <w:fldChar w:fldCharType="end"/>
      </w:r>
      <w:r w:rsidRPr="006206FC">
        <w:t>) посвящена исследованию применения катушек Роговского (КР) в качестве первичных преобразователей тока для устройств реле направления мощности (РНМ), являющихся важным компонентом БАВР. Анализируются преимущества КР по сравнению с традиционными ТТ, исследуется их поведение в переходных режимах, влияние различных факторов (апериодической составляющей, высших гармоник, параметров дискретизации и оконных функций БПФ) на точность измерений, а также рассматриваются практические аспекты их применения.</w:t>
      </w:r>
    </w:p>
    <w:p w14:paraId="539F8EB2" w14:textId="6A2C3DD1" w:rsidR="0009684F" w:rsidRPr="006206FC" w:rsidRDefault="0009684F" w:rsidP="0009684F">
      <w:r w:rsidRPr="006206FC">
        <w:t>Вторая часть главы (</w:t>
      </w:r>
      <w:r w:rsidRPr="006206FC">
        <w:fldChar w:fldCharType="begin"/>
      </w:r>
      <w:r w:rsidRPr="006206FC">
        <w:instrText xml:space="preserve"> REF _Ref200802825 \r \h </w:instrText>
      </w:r>
      <w:r w:rsidR="006206FC">
        <w:instrText xml:space="preserve"> \* MERGEFORMAT </w:instrText>
      </w:r>
      <w:r w:rsidRPr="006206FC">
        <w:fldChar w:fldCharType="separate"/>
      </w:r>
      <w:r w:rsidR="00F16688">
        <w:t>2.3</w:t>
      </w:r>
      <w:r w:rsidRPr="006206FC">
        <w:fldChar w:fldCharType="end"/>
      </w:r>
      <w:r w:rsidRPr="006206FC">
        <w:t>) посвящена совершенствованию алгоритмов функционирования восстановления нормального режима. Анализируются существующие проблемы и ограничения стандартных алгоритмов ВНР и предлагаются модернизации, направленные на предотвращение некорректных переключений при однофазных замыканиях на землю, значительных расхождениях по углу или частоте между источниками, а также для снижения рисков при одновременном срабатывании нескольких устройств ВНР.</w:t>
      </w:r>
    </w:p>
    <w:p w14:paraId="76910FFB" w14:textId="2B323814" w:rsidR="0009684F" w:rsidRPr="006F2F48" w:rsidRDefault="0009684F" w:rsidP="0009684F">
      <w:r w:rsidRPr="006206FC">
        <w:t>Целью настоящей главы является демонстрация возможностей повышения надежности и быстродействия БАВР за счет применения современных измерительных технологий и усовершенствованных алгоритмов управления, что в конечном итоге способствует повышению стабильности электроснабжения.</w:t>
      </w:r>
    </w:p>
    <w:p w14:paraId="3197D790" w14:textId="245D35A6" w:rsidR="006F2F48" w:rsidRDefault="006F2F48">
      <w:pPr>
        <w:spacing w:line="259" w:lineRule="auto"/>
        <w:ind w:firstLine="0"/>
        <w:jc w:val="left"/>
        <w:rPr>
          <w:rFonts w:cs="Arial"/>
          <w:szCs w:val="18"/>
        </w:rPr>
      </w:pPr>
      <w:r>
        <w:rPr>
          <w:rFonts w:cs="Arial"/>
          <w:szCs w:val="18"/>
        </w:rPr>
        <w:br w:type="page"/>
      </w:r>
    </w:p>
    <w:p w14:paraId="39144A0C" w14:textId="2C6BBA7E" w:rsidR="00980FD3" w:rsidRPr="00980FD3" w:rsidRDefault="00980FD3" w:rsidP="00980FD3">
      <w:pPr>
        <w:pStyle w:val="2"/>
      </w:pPr>
      <w:bookmarkStart w:id="104" w:name="_Ref200802794"/>
      <w:bookmarkStart w:id="105" w:name="_Toc201697671"/>
      <w:bookmarkStart w:id="106" w:name="_Hlk200801229"/>
      <w:r>
        <w:lastRenderedPageBreak/>
        <w:t>Ф</w:t>
      </w:r>
      <w:r w:rsidRPr="00980FD3">
        <w:t>ункционирования РНМ</w:t>
      </w:r>
      <w:r w:rsidR="006F2F48">
        <w:t xml:space="preserve"> с </w:t>
      </w:r>
      <w:r w:rsidR="005D0C4F">
        <w:t>катушками Роговского</w:t>
      </w:r>
      <w:commentRangeStart w:id="107"/>
      <w:r w:rsidRPr="00980FD3">
        <w:t xml:space="preserve"> </w:t>
      </w:r>
      <w:commentRangeEnd w:id="107"/>
      <w:r w:rsidRPr="00980FD3">
        <w:rPr>
          <w:rStyle w:val="a8"/>
          <w:rFonts w:eastAsia="SimSun" w:cs="Times New Roman"/>
          <w:b w:val="0"/>
          <w:lang w:val="en-US"/>
        </w:rPr>
        <w:commentReference w:id="107"/>
      </w:r>
      <w:bookmarkEnd w:id="104"/>
      <w:bookmarkEnd w:id="105"/>
    </w:p>
    <w:bookmarkEnd w:id="106"/>
    <w:p w14:paraId="09ABCF6A" w14:textId="35AD9966" w:rsidR="005D0C4F" w:rsidRDefault="005D0C4F" w:rsidP="00F834CB">
      <w:r>
        <w:t>Применение катушек Роговского в устройствах БАВР</w:t>
      </w:r>
      <w:r w:rsidR="00271787">
        <w:t xml:space="preserve"> в </w:t>
      </w:r>
      <w:r w:rsidR="006C0142">
        <w:t>России</w:t>
      </w:r>
      <w:r w:rsidR="00271787">
        <w:t xml:space="preserve"> </w:t>
      </w:r>
      <w:r>
        <w:t xml:space="preserve">началось только в 2023 году. Ранее не было каких-либо системных исследований о том, как применение данных датчиков будет влиять на функционирование БАВР и как </w:t>
      </w:r>
      <w:r w:rsidR="0033600C">
        <w:t>сигналы,</w:t>
      </w:r>
      <w:r w:rsidR="006C0142">
        <w:t xml:space="preserve"> полученные с КР</w:t>
      </w:r>
      <w:r>
        <w:t xml:space="preserve"> будут </w:t>
      </w:r>
      <w:r w:rsidR="006C0142">
        <w:t xml:space="preserve">влиять на поведение органов реле направления мощности </w:t>
      </w:r>
      <w:r>
        <w:t xml:space="preserve">в переходных моментах, применяемых для определения место повреждения. </w:t>
      </w:r>
    </w:p>
    <w:p w14:paraId="1ADE768A" w14:textId="4A34D607" w:rsidR="005D0C4F" w:rsidRDefault="005D0C4F" w:rsidP="00F834CB">
      <w:r w:rsidRPr="005D0C4F">
        <w:t xml:space="preserve">Данные </w:t>
      </w:r>
      <w:r w:rsidR="006C0142">
        <w:t>изменения</w:t>
      </w:r>
      <w:r w:rsidRPr="005D0C4F">
        <w:t xml:space="preserve"> </w:t>
      </w:r>
      <w:r w:rsidR="006C0142">
        <w:t xml:space="preserve">токовых цепей на данный момент </w:t>
      </w:r>
      <w:r w:rsidRPr="005D0C4F">
        <w:t>применя</w:t>
      </w:r>
      <w:r w:rsidR="006C0142">
        <w:t>ются</w:t>
      </w:r>
      <w:r w:rsidRPr="005D0C4F">
        <w:t xml:space="preserve"> в следующих вариантах:</w:t>
      </w:r>
    </w:p>
    <w:p w14:paraId="75B8E4D9" w14:textId="787F1836" w:rsidR="005D0C4F" w:rsidRDefault="005D0C4F" w:rsidP="005D0C4F">
      <w:pPr>
        <w:pStyle w:val="a7"/>
        <w:numPr>
          <w:ilvl w:val="0"/>
          <w:numId w:val="6"/>
        </w:numPr>
        <w:rPr>
          <w:rFonts w:cs="Arial"/>
          <w:szCs w:val="18"/>
        </w:rPr>
      </w:pPr>
      <w:r w:rsidRPr="005D0C4F">
        <w:rPr>
          <w:rFonts w:cs="Arial"/>
          <w:szCs w:val="18"/>
        </w:rPr>
        <w:t>При модернизации существующих подстанций 6</w:t>
      </w:r>
      <w:r w:rsidR="006C0142">
        <w:rPr>
          <w:rFonts w:cs="Arial"/>
          <w:szCs w:val="18"/>
        </w:rPr>
        <w:t> </w:t>
      </w:r>
      <w:r w:rsidRPr="005D0C4F">
        <w:rPr>
          <w:rFonts w:cs="Arial"/>
          <w:szCs w:val="18"/>
        </w:rPr>
        <w:t>÷</w:t>
      </w:r>
      <w:r w:rsidR="006C0142">
        <w:rPr>
          <w:rFonts w:cs="Arial"/>
          <w:szCs w:val="18"/>
        </w:rPr>
        <w:t> </w:t>
      </w:r>
      <w:r w:rsidRPr="005D0C4F">
        <w:rPr>
          <w:rFonts w:cs="Arial"/>
          <w:szCs w:val="18"/>
        </w:rPr>
        <w:t>35 кВ с целью удешевления и упрощения монтажных работ за счёт отсутствия необходимости в подключении токовых цепей</w:t>
      </w:r>
      <w:r w:rsidR="006C0142">
        <w:rPr>
          <w:rFonts w:cs="Arial"/>
          <w:szCs w:val="18"/>
        </w:rPr>
        <w:t xml:space="preserve"> (установка дополнительных ТТ, прокладка медных проводов и т.д.)</w:t>
      </w:r>
      <w:r w:rsidRPr="005D0C4F">
        <w:rPr>
          <w:rFonts w:cs="Arial"/>
          <w:szCs w:val="18"/>
        </w:rPr>
        <w:t>.</w:t>
      </w:r>
    </w:p>
    <w:p w14:paraId="3D7AB958" w14:textId="2DD93EB4" w:rsidR="005D0C4F" w:rsidRDefault="005D0C4F" w:rsidP="005D0C4F">
      <w:pPr>
        <w:pStyle w:val="a7"/>
        <w:numPr>
          <w:ilvl w:val="0"/>
          <w:numId w:val="6"/>
        </w:numPr>
        <w:rPr>
          <w:rFonts w:cs="Arial"/>
          <w:szCs w:val="18"/>
        </w:rPr>
      </w:pPr>
      <w:r w:rsidRPr="005D0C4F">
        <w:rPr>
          <w:rFonts w:cs="Arial"/>
          <w:szCs w:val="18"/>
        </w:rPr>
        <w:t>При установки современных терминалов БАВР, предназначенных для работы на подстанциях 0,4</w:t>
      </w:r>
      <w:r w:rsidR="006C0142">
        <w:rPr>
          <w:rFonts w:cs="Arial"/>
          <w:szCs w:val="18"/>
        </w:rPr>
        <w:t> </w:t>
      </w:r>
      <w:r w:rsidRPr="005D0C4F">
        <w:rPr>
          <w:rFonts w:cs="Arial"/>
          <w:szCs w:val="18"/>
        </w:rPr>
        <w:t>кВ. Это обусловлено полным отсутствием каких-либо измерительных датчиков тока.</w:t>
      </w:r>
    </w:p>
    <w:p w14:paraId="60BEF27D" w14:textId="3A99E88A" w:rsidR="005D0C4F" w:rsidRPr="005D0C4F" w:rsidRDefault="005D0C4F" w:rsidP="005D0C4F">
      <w:pPr>
        <w:pStyle w:val="a7"/>
        <w:numPr>
          <w:ilvl w:val="0"/>
          <w:numId w:val="6"/>
        </w:numPr>
        <w:rPr>
          <w:rFonts w:cs="Arial"/>
          <w:szCs w:val="18"/>
        </w:rPr>
      </w:pPr>
      <w:r w:rsidRPr="005D0C4F">
        <w:rPr>
          <w:rFonts w:cs="Arial"/>
          <w:szCs w:val="18"/>
        </w:rPr>
        <w:t>При установке БАВР на современных подстанциях, выполненных на ячейках, осуществляющих полный перечень защит, и, следовательно, исключающих возможность подключения дополнительных цепей. Отметим, что в этом случае, дополнительно был разработан промежуточный преобразователь аналоговых сигналов, осуществляющий оцифровку и передачу токов и напряжений через SV (МЭК-61850).</w:t>
      </w:r>
    </w:p>
    <w:p w14:paraId="5A698B6B" w14:textId="3ED0C03C" w:rsidR="00980FD3" w:rsidRPr="00980FD3" w:rsidRDefault="005D0C4F" w:rsidP="00F834CB">
      <w:r>
        <w:t>Далее в работе будут подробно рассмотрены вопросы применения КР для работы РНМ</w:t>
      </w:r>
      <w:r w:rsidR="006C0142">
        <w:t>.</w:t>
      </w:r>
    </w:p>
    <w:p w14:paraId="7D96A7C4" w14:textId="67C7ABEB" w:rsidR="005D0C4F" w:rsidRDefault="005D0C4F" w:rsidP="005D0C4F">
      <w:pPr>
        <w:pStyle w:val="3"/>
      </w:pPr>
      <w:bookmarkStart w:id="108" w:name="_Toc201697672"/>
      <w:r w:rsidRPr="005D0C4F">
        <w:t xml:space="preserve">Теоретическое исследование и сравнение КР </w:t>
      </w:r>
      <w:r>
        <w:t>и</w:t>
      </w:r>
      <w:r w:rsidRPr="005D0C4F">
        <w:t xml:space="preserve"> ТТ</w:t>
      </w:r>
      <w:bookmarkEnd w:id="108"/>
    </w:p>
    <w:p w14:paraId="140E3B34" w14:textId="46FD6BDB" w:rsidR="00F66E6A" w:rsidRPr="009A07A3" w:rsidRDefault="005D0C4F" w:rsidP="00F834CB">
      <w:r w:rsidRPr="005A2600">
        <w:t xml:space="preserve">В первой части проводится сравнение поведения КР и ТТ в идеальных условиях. Моделирование проводилось с использованием пакета MATLAB/Simulink, </w:t>
      </w:r>
      <w:r w:rsidRPr="00290284">
        <w:t>где анализировались сигналы первых гармоник тока</w:t>
      </w:r>
      <w:r w:rsidRPr="005A2600">
        <w:t xml:space="preserve">. </w:t>
      </w:r>
      <w:r w:rsidR="00F66E6A">
        <w:t>Схема получения исследуемых сигналов представлена на рисунке</w:t>
      </w:r>
      <w:r w:rsidR="005643E1">
        <w:t xml:space="preserve"> ниже (</w:t>
      </w:r>
      <w:r w:rsidR="00EA2861">
        <w:fldChar w:fldCharType="begin"/>
      </w:r>
      <w:r w:rsidR="00EA2861">
        <w:instrText xml:space="preserve"> REF _Ref198922611 \h </w:instrText>
      </w:r>
      <w:r w:rsidR="00EA2861">
        <w:fldChar w:fldCharType="separate"/>
      </w:r>
      <w:r w:rsidR="00F16688">
        <w:t xml:space="preserve">Рисунок </w:t>
      </w:r>
      <w:r w:rsidR="00F16688">
        <w:rPr>
          <w:noProof/>
        </w:rPr>
        <w:t>2</w:t>
      </w:r>
      <w:r w:rsidR="00F16688">
        <w:t>.</w:t>
      </w:r>
      <w:r w:rsidR="00F16688">
        <w:rPr>
          <w:noProof/>
        </w:rPr>
        <w:t>1</w:t>
      </w:r>
      <w:r w:rsidR="00EA2861">
        <w:fldChar w:fldCharType="end"/>
      </w:r>
      <w:r w:rsidR="005643E1">
        <w:fldChar w:fldCharType="begin"/>
      </w:r>
      <w:r w:rsidR="005643E1">
        <w:instrText xml:space="preserve"> REF _Ref198921407 \r \h </w:instrText>
      </w:r>
      <w:r w:rsidR="005643E1">
        <w:fldChar w:fldCharType="separate"/>
      </w:r>
      <w:r w:rsidR="00F16688">
        <w:rPr>
          <w:b/>
          <w:bCs/>
        </w:rPr>
        <w:t>Ошибка! Источник ссылки не найден.</w:t>
      </w:r>
      <w:r w:rsidR="005643E1">
        <w:fldChar w:fldCharType="end"/>
      </w:r>
      <w:r w:rsidR="005643E1">
        <w:t>)</w:t>
      </w:r>
      <w:r w:rsidR="00F66E6A">
        <w:t>.</w:t>
      </w:r>
    </w:p>
    <w:tbl>
      <w:tblPr>
        <w:tblStyle w:val="a6"/>
        <w:tblW w:w="9351" w:type="dxa"/>
        <w:tblLook w:val="04A0" w:firstRow="1" w:lastRow="0" w:firstColumn="1" w:lastColumn="0" w:noHBand="0" w:noVBand="1"/>
      </w:tblPr>
      <w:tblGrid>
        <w:gridCol w:w="9351"/>
      </w:tblGrid>
      <w:tr w:rsidR="005643E1" w:rsidRPr="009A07A3" w14:paraId="591E46AF" w14:textId="77777777" w:rsidTr="006C0142">
        <w:tc>
          <w:tcPr>
            <w:tcW w:w="9351" w:type="dxa"/>
          </w:tcPr>
          <w:p w14:paraId="4650529A" w14:textId="34A8F1E7" w:rsidR="005643E1" w:rsidRDefault="005643E1" w:rsidP="005643E1">
            <w:pPr>
              <w:keepNext/>
              <w:ind w:firstLine="0"/>
              <w:jc w:val="center"/>
            </w:pPr>
            <w:r w:rsidRPr="005643E1">
              <w:rPr>
                <w:noProof/>
                <w:sz w:val="22"/>
                <w:szCs w:val="22"/>
              </w:rPr>
              <w:drawing>
                <wp:inline distT="0" distB="0" distL="0" distR="0" wp14:anchorId="5724D6BF" wp14:editId="344CA55C">
                  <wp:extent cx="3703113" cy="845521"/>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30081" cy="851678"/>
                          </a:xfrm>
                          <a:prstGeom prst="rect">
                            <a:avLst/>
                          </a:prstGeom>
                        </pic:spPr>
                      </pic:pic>
                    </a:graphicData>
                  </a:graphic>
                </wp:inline>
              </w:drawing>
            </w:r>
          </w:p>
          <w:p w14:paraId="50550761" w14:textId="77777777" w:rsidR="00EA2861" w:rsidRDefault="00EA2861" w:rsidP="00A252A1">
            <w:pPr>
              <w:keepNext/>
              <w:ind w:firstLine="0"/>
            </w:pPr>
          </w:p>
          <w:p w14:paraId="2D275616" w14:textId="01156FAF" w:rsidR="005643E1" w:rsidRPr="00961142" w:rsidRDefault="005643E1" w:rsidP="00EA2861">
            <w:pPr>
              <w:pStyle w:val="af9"/>
            </w:pPr>
            <w:bookmarkStart w:id="109" w:name="_Ref198922611"/>
            <w:r>
              <w:t xml:space="preserve">Рисунок </w:t>
            </w:r>
            <w:fldSimple w:instr=" STYLEREF 1 \s ">
              <w:r w:rsidR="00F16688">
                <w:rPr>
                  <w:noProof/>
                </w:rPr>
                <w:t>2</w:t>
              </w:r>
            </w:fldSimple>
            <w:r>
              <w:t>.</w:t>
            </w:r>
            <w:fldSimple w:instr=" SEQ Рисунок \* ARABIC \s 1 ">
              <w:r w:rsidR="00F16688">
                <w:rPr>
                  <w:noProof/>
                </w:rPr>
                <w:t>1</w:t>
              </w:r>
            </w:fldSimple>
            <w:bookmarkEnd w:id="109"/>
            <w:r>
              <w:t xml:space="preserve"> </w:t>
            </w:r>
            <w:r w:rsidRPr="00961142">
              <w:t>Схема получения исследуемых сигналов: i(t) – мгновенные значения первичного тока, i</w:t>
            </w:r>
            <w:r w:rsidRPr="00961142">
              <w:rPr>
                <w:vertAlign w:val="subscript"/>
              </w:rPr>
              <w:t>CT</w:t>
            </w:r>
            <w:r w:rsidRPr="00961142">
              <w:t xml:space="preserve">(t) –мгновенное значение тока с </w:t>
            </w:r>
            <w:r w:rsidRPr="00EA2861">
              <w:t>идеального</w:t>
            </w:r>
            <w:r w:rsidRPr="00961142">
              <w:t xml:space="preserve"> ТТ, u</w:t>
            </w:r>
            <w:r w:rsidRPr="00961142">
              <w:rPr>
                <w:vertAlign w:val="subscript"/>
              </w:rPr>
              <w:t>CR</w:t>
            </w:r>
            <w:r w:rsidRPr="00961142">
              <w:t>(t) – мгновенное значение напряжения на катушке КР с учётом масштабирования, k – коэффициент трансформации, ДПФ – дискретное преобразование Фурье, h1 – комплексное значение вектора первой гармоники тока</w:t>
            </w:r>
          </w:p>
        </w:tc>
      </w:tr>
    </w:tbl>
    <w:p w14:paraId="467EAF6A" w14:textId="7CB5E267" w:rsidR="00F66E6A" w:rsidRDefault="00F66E6A" w:rsidP="00F834CB">
      <w:pPr>
        <w:spacing w:after="120"/>
        <w:ind w:firstLine="0"/>
        <w:rPr>
          <w:rFonts w:cs="Arial"/>
          <w:szCs w:val="18"/>
        </w:rPr>
      </w:pPr>
      <w:r w:rsidRPr="009C5A38">
        <w:rPr>
          <w:b/>
          <w:bCs/>
          <w:i/>
          <w:iCs/>
        </w:rPr>
        <w:t>Примечание:</w:t>
      </w:r>
      <w:r w:rsidRPr="009C5A38">
        <w:rPr>
          <w:i/>
          <w:iCs/>
        </w:rPr>
        <w:t xml:space="preserve"> Коэффициент трансформации (k) задан равным 1 и в дальнейших расчётах не учитывается.</w:t>
      </w:r>
    </w:p>
    <w:p w14:paraId="19D969F5" w14:textId="77777777" w:rsidR="00EA2861" w:rsidRDefault="00EA2861">
      <w:pPr>
        <w:spacing w:line="259" w:lineRule="auto"/>
        <w:ind w:firstLine="0"/>
        <w:jc w:val="left"/>
        <w:rPr>
          <w:rFonts w:cs="Arial"/>
          <w:szCs w:val="18"/>
        </w:rPr>
      </w:pPr>
      <w:r>
        <w:rPr>
          <w:rFonts w:cs="Arial"/>
          <w:szCs w:val="18"/>
        </w:rPr>
        <w:br w:type="page"/>
      </w:r>
    </w:p>
    <w:p w14:paraId="66D7F954" w14:textId="516C4050" w:rsidR="005D0C4F" w:rsidRDefault="005D0C4F" w:rsidP="00F834CB">
      <w:r w:rsidRPr="005A2600">
        <w:rPr>
          <w:rFonts w:cs="Arial"/>
          <w:szCs w:val="18"/>
        </w:rPr>
        <w:lastRenderedPageBreak/>
        <w:t xml:space="preserve">В качестве входного сигнала использовался синусоидальный сигнал с апериодической составляющей, </w:t>
      </w:r>
      <w:r w:rsidR="00F66E6A" w:rsidRPr="009C5A38">
        <w:t xml:space="preserve">определяемой согласно первому закону коммутации о неразрывности тока </w:t>
      </w:r>
      <w:r w:rsidR="005643E1">
        <w:t>(</w:t>
      </w:r>
      <w:r w:rsidR="005643E1">
        <w:fldChar w:fldCharType="begin"/>
      </w:r>
      <w:r w:rsidR="005643E1">
        <w:instrText xml:space="preserve"> REF  _Ref198922055 \h \r </w:instrText>
      </w:r>
      <w:r w:rsidR="005643E1">
        <w:fldChar w:fldCharType="separate"/>
      </w:r>
      <w:r w:rsidR="00F16688">
        <w:rPr>
          <w:b/>
          <w:bCs/>
        </w:rPr>
        <w:t>Ошибка! Источник ссылки не найден.</w:t>
      </w:r>
      <w:r w:rsidR="005643E1">
        <w:fldChar w:fldCharType="end"/>
      </w:r>
      <w:r w:rsidR="005643E1">
        <w:t xml:space="preserve">), формула </w:t>
      </w:r>
      <w:r w:rsidR="00FB5D06">
        <w:fldChar w:fldCharType="begin"/>
      </w:r>
      <w:r w:rsidR="00FB5D06">
        <w:instrText xml:space="preserve"> REF _Ref198923908 \h </w:instrText>
      </w:r>
      <w:r w:rsidR="00FB5D06">
        <w:fldChar w:fldCharType="separate"/>
      </w:r>
      <w:r w:rsidR="00F16688">
        <w:t>(</w:t>
      </w:r>
      <w:r w:rsidR="00F16688">
        <w:rPr>
          <w:noProof/>
        </w:rPr>
        <w:t>2</w:t>
      </w:r>
      <w:r w:rsidR="00F16688">
        <w:t>.</w:t>
      </w:r>
      <w:r w:rsidR="00F16688">
        <w:rPr>
          <w:noProof/>
        </w:rPr>
        <w:t>1</w:t>
      </w:r>
      <w:r w:rsidR="00F16688">
        <w:t>)</w:t>
      </w:r>
      <w:r w:rsidR="00FB5D06">
        <w:fldChar w:fldCharType="end"/>
      </w:r>
      <w:r w:rsidR="00F66E6A" w:rsidRPr="009C5A38">
        <w:t>:</w:t>
      </w:r>
    </w:p>
    <w:tbl>
      <w:tblPr>
        <w:tblStyle w:val="a6"/>
        <w:tblW w:w="0" w:type="auto"/>
        <w:jc w:val="center"/>
        <w:tblLook w:val="04A0" w:firstRow="1" w:lastRow="0" w:firstColumn="1" w:lastColumn="0" w:noHBand="0" w:noVBand="1"/>
      </w:tblPr>
      <w:tblGrid>
        <w:gridCol w:w="836"/>
        <w:gridCol w:w="7833"/>
        <w:gridCol w:w="676"/>
      </w:tblGrid>
      <w:tr w:rsidR="00EA2861" w14:paraId="34D633B0" w14:textId="77777777" w:rsidTr="00FB5D06">
        <w:trPr>
          <w:jc w:val="center"/>
        </w:trPr>
        <w:tc>
          <w:tcPr>
            <w:tcW w:w="836" w:type="dxa"/>
            <w:vAlign w:val="center"/>
          </w:tcPr>
          <w:p w14:paraId="440B17ED" w14:textId="77777777" w:rsidR="00EA2861" w:rsidRDefault="00EA2861" w:rsidP="005D0C4F">
            <w:pPr>
              <w:spacing w:after="120"/>
              <w:ind w:firstLine="0"/>
              <w:rPr>
                <w:rFonts w:cs="Arial"/>
                <w:szCs w:val="18"/>
              </w:rPr>
            </w:pPr>
          </w:p>
        </w:tc>
        <w:tc>
          <w:tcPr>
            <w:tcW w:w="7833" w:type="dxa"/>
            <w:vAlign w:val="center"/>
          </w:tcPr>
          <w:p w14:paraId="78A1C0F3" w14:textId="4552916E" w:rsidR="00EA2861" w:rsidRDefault="00EA2861" w:rsidP="005D0C4F">
            <w:pPr>
              <w:spacing w:after="120"/>
              <w:ind w:firstLine="0"/>
              <w:rPr>
                <w:rFonts w:cs="Arial"/>
                <w:szCs w:val="18"/>
              </w:rP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кз</m:t>
                    </m:r>
                  </m:sub>
                </m:sSub>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КЗ</m:t>
                            </m:r>
                          </m:sub>
                        </m:sSub>
                      </m:e>
                    </m:d>
                  </m:e>
                </m:func>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τ</m:t>
                            </m:r>
                          </m:e>
                          <m:sub>
                            <m:r>
                              <w:rPr>
                                <w:rFonts w:ascii="Cambria Math" w:hAnsi="Cambria Math"/>
                              </w:rPr>
                              <m:t>0</m:t>
                            </m:r>
                          </m:sub>
                        </m:sSub>
                      </m:den>
                    </m:f>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sSub>
                          <m:sSubPr>
                            <m:ctrlPr>
                              <w:rPr>
                                <w:rFonts w:ascii="Cambria Math" w:hAnsi="Cambria Math"/>
                                <w:i/>
                              </w:rPr>
                            </m:ctrlPr>
                          </m:sSubPr>
                          <m:e>
                            <m:r>
                              <w:rPr>
                                <w:rFonts w:ascii="Cambria Math" w:hAnsi="Cambria Math"/>
                              </w:rPr>
                              <m:t>φ</m:t>
                            </m:r>
                          </m:e>
                          <m:sub>
                            <m:r>
                              <w:rPr>
                                <w:rFonts w:ascii="Cambria Math" w:hAnsi="Cambria Math"/>
                              </w:rPr>
                              <m:t>КЗ</m:t>
                            </m:r>
                          </m:sub>
                        </m:sSub>
                      </m:e>
                    </m:d>
                  </m:e>
                </m:func>
                <m:r>
                  <w:rPr>
                    <w:rFonts w:ascii="Cambria Math" w:hAnsi="Cambria Math"/>
                  </w:rPr>
                  <m:t>)</m:t>
                </m:r>
              </m:oMath>
            </m:oMathPara>
          </w:p>
        </w:tc>
        <w:tc>
          <w:tcPr>
            <w:tcW w:w="676" w:type="dxa"/>
            <w:vAlign w:val="center"/>
          </w:tcPr>
          <w:p w14:paraId="70743305" w14:textId="7CC302FD" w:rsidR="00EA2861" w:rsidRPr="00EA2861" w:rsidRDefault="00FB5D06" w:rsidP="00EA2861">
            <w:pPr>
              <w:pStyle w:val="afa"/>
            </w:pPr>
            <w:bookmarkStart w:id="110" w:name="_Ref198923908"/>
            <w:r>
              <w:t>(</w:t>
            </w:r>
            <w:fldSimple w:instr=" STYLEREF 1 \s ">
              <w:r w:rsidR="00F16688">
                <w:rPr>
                  <w:noProof/>
                </w:rPr>
                <w:t>2</w:t>
              </w:r>
            </w:fldSimple>
            <w:r>
              <w:t>.</w:t>
            </w:r>
            <w:fldSimple w:instr=" SEQ Формула \* ARABIC \s 1 ">
              <w:r w:rsidR="00F16688">
                <w:rPr>
                  <w:noProof/>
                </w:rPr>
                <w:t>1</w:t>
              </w:r>
            </w:fldSimple>
            <w:r>
              <w:t>)</w:t>
            </w:r>
            <w:bookmarkEnd w:id="110"/>
          </w:p>
        </w:tc>
      </w:tr>
    </w:tbl>
    <w:p w14:paraId="6DEE0B22" w14:textId="16243C94" w:rsidR="00A252A1" w:rsidRDefault="00A252A1" w:rsidP="00A252A1">
      <w:pPr>
        <w:spacing w:after="120"/>
        <w:ind w:firstLine="0"/>
        <w:rPr>
          <w:rFonts w:cs="Arial"/>
          <w:szCs w:val="18"/>
        </w:rPr>
      </w:pPr>
      <w:r w:rsidRPr="005A2600">
        <w:rPr>
          <w:rFonts w:cs="Arial"/>
          <w:szCs w:val="18"/>
        </w:rPr>
        <w:t xml:space="preserve">где </w:t>
      </w:r>
      <m:oMath>
        <m:r>
          <w:rPr>
            <w:rFonts w:ascii="Cambria Math" w:hAnsi="Cambria Math"/>
          </w:rPr>
          <m:t>i</m:t>
        </m:r>
        <m:d>
          <m:dPr>
            <m:ctrlPr>
              <w:rPr>
                <w:rFonts w:ascii="Cambria Math" w:hAnsi="Cambria Math"/>
                <w:i/>
                <w:szCs w:val="24"/>
              </w:rPr>
            </m:ctrlPr>
          </m:dPr>
          <m:e>
            <m:r>
              <w:rPr>
                <w:rFonts w:ascii="Cambria Math" w:hAnsi="Cambria Math"/>
              </w:rPr>
              <m:t>t</m:t>
            </m:r>
          </m:e>
        </m:d>
      </m:oMath>
      <w:r w:rsidRPr="005A2600">
        <w:t xml:space="preserve"> </w:t>
      </w:r>
      <w:r w:rsidRPr="005A2600">
        <w:rPr>
          <w:rFonts w:cs="Arial"/>
          <w:szCs w:val="18"/>
        </w:rPr>
        <w:t xml:space="preserve">– мгновенные значения сигнала тока, </w:t>
      </w:r>
      <m:oMath>
        <m:sSub>
          <m:sSubPr>
            <m:ctrlPr>
              <w:rPr>
                <w:rFonts w:ascii="Cambria Math" w:hAnsi="Cambria Math"/>
                <w:i/>
                <w:szCs w:val="24"/>
              </w:rPr>
            </m:ctrlPr>
          </m:sSubPr>
          <m:e>
            <m:r>
              <w:rPr>
                <w:rFonts w:ascii="Cambria Math" w:hAnsi="Cambria Math"/>
              </w:rPr>
              <m:t>I</m:t>
            </m:r>
          </m:e>
          <m:sub>
            <m:r>
              <w:rPr>
                <w:rFonts w:ascii="Cambria Math" w:hAnsi="Cambria Math"/>
              </w:rPr>
              <m:t>кз</m:t>
            </m:r>
          </m:sub>
        </m:sSub>
      </m:oMath>
      <w:r w:rsidRPr="005A2600">
        <w:t xml:space="preserve"> </w:t>
      </w:r>
      <w:r w:rsidRPr="005A2600">
        <w:rPr>
          <w:rFonts w:cs="Arial"/>
          <w:szCs w:val="18"/>
        </w:rPr>
        <w:t xml:space="preserve">– амплитуда тока КЗ, </w:t>
      </w:r>
      <m:oMath>
        <m:sSub>
          <m:sSubPr>
            <m:ctrlPr>
              <w:rPr>
                <w:rFonts w:ascii="Cambria Math" w:hAnsi="Cambria Math"/>
                <w:i/>
                <w:szCs w:val="24"/>
              </w:rPr>
            </m:ctrlPr>
          </m:sSubPr>
          <m:e>
            <m:r>
              <w:rPr>
                <w:rFonts w:ascii="Cambria Math" w:hAnsi="Cambria Math"/>
              </w:rPr>
              <m:t>φ</m:t>
            </m:r>
          </m:e>
          <m:sub>
            <m:r>
              <w:rPr>
                <w:rFonts w:ascii="Cambria Math" w:hAnsi="Cambria Math"/>
              </w:rPr>
              <m:t>КЗ</m:t>
            </m:r>
          </m:sub>
        </m:sSub>
      </m:oMath>
      <w:r w:rsidRPr="005A2600">
        <w:rPr>
          <w:rFonts w:cs="Arial"/>
          <w:szCs w:val="24"/>
        </w:rPr>
        <w:t xml:space="preserve"> </w:t>
      </w:r>
      <w:r w:rsidRPr="005A2600">
        <w:rPr>
          <w:rFonts w:cs="Arial"/>
          <w:szCs w:val="18"/>
        </w:rPr>
        <w:t xml:space="preserve">– угол начала КЗ, </w:t>
      </w:r>
      <m:oMath>
        <m:sSub>
          <m:sSubPr>
            <m:ctrlPr>
              <w:rPr>
                <w:rFonts w:ascii="Cambria Math" w:hAnsi="Cambria Math"/>
                <w:i/>
                <w:szCs w:val="24"/>
              </w:rPr>
            </m:ctrlPr>
          </m:sSubPr>
          <m:e>
            <m:r>
              <w:rPr>
                <w:rFonts w:ascii="Cambria Math" w:hAnsi="Cambria Math"/>
              </w:rPr>
              <m:t>τ</m:t>
            </m:r>
          </m:e>
          <m:sub>
            <m:r>
              <w:rPr>
                <w:rFonts w:ascii="Cambria Math" w:hAnsi="Cambria Math"/>
              </w:rPr>
              <m:t>0</m:t>
            </m:r>
          </m:sub>
        </m:sSub>
      </m:oMath>
      <w:r w:rsidRPr="005A2600">
        <w:rPr>
          <w:rFonts w:cs="Arial"/>
          <w:szCs w:val="24"/>
        </w:rPr>
        <w:t xml:space="preserve"> </w:t>
      </w:r>
      <w:r w:rsidRPr="005A2600">
        <w:rPr>
          <w:rFonts w:cs="Arial"/>
          <w:szCs w:val="18"/>
        </w:rPr>
        <w:t xml:space="preserve">– постоянная времени затухания, </w:t>
      </w:r>
      <m:oMath>
        <m:r>
          <w:rPr>
            <w:rFonts w:ascii="Cambria Math" w:hAnsi="Cambria Math"/>
          </w:rPr>
          <m:t>ω=2∙π∙f</m:t>
        </m:r>
      </m:oMath>
      <w:r w:rsidRPr="005A2600">
        <w:rPr>
          <w:rFonts w:cs="Arial"/>
        </w:rPr>
        <w:t xml:space="preserve"> </w:t>
      </w:r>
      <w:r w:rsidRPr="005A2600">
        <w:rPr>
          <w:rFonts w:cs="Arial"/>
          <w:szCs w:val="18"/>
        </w:rPr>
        <w:t>– угловая частота, t – время переходного процесса.</w:t>
      </w:r>
    </w:p>
    <w:p w14:paraId="208DA8BC" w14:textId="6F626065" w:rsidR="005D0C4F" w:rsidRDefault="005D0C4F" w:rsidP="00F834CB">
      <w:r w:rsidRPr="00290284">
        <w:t xml:space="preserve">Для катушек Роговского сигнал пропорционален производной первичного тока </w:t>
      </w:r>
      <w:r w:rsidRPr="005A2600">
        <w:t>(</w:t>
      </w:r>
      <m:oMath>
        <m:sSup>
          <m:sSupPr>
            <m:ctrlPr>
              <w:rPr>
                <w:rFonts w:ascii="Cambria Math" w:hAnsi="Cambria Math"/>
                <w:i/>
                <w:szCs w:val="24"/>
              </w:rPr>
            </m:ctrlPr>
          </m:sSupPr>
          <m:e>
            <m:r>
              <w:rPr>
                <w:rFonts w:ascii="Cambria Math" w:hAnsi="Cambria Math"/>
              </w:rPr>
              <m:t>i</m:t>
            </m:r>
          </m:e>
          <m:sup>
            <m:r>
              <w:rPr>
                <w:rFonts w:ascii="Cambria Math" w:hAnsi="Cambria Math"/>
              </w:rPr>
              <m:t>'</m:t>
            </m:r>
          </m:sup>
        </m:sSup>
        <m:d>
          <m:dPr>
            <m:ctrlPr>
              <w:rPr>
                <w:rFonts w:ascii="Cambria Math" w:hAnsi="Cambria Math"/>
                <w:i/>
                <w:szCs w:val="24"/>
              </w:rPr>
            </m:ctrlPr>
          </m:dPr>
          <m:e>
            <m:r>
              <w:rPr>
                <w:rFonts w:ascii="Cambria Math" w:hAnsi="Cambria Math"/>
              </w:rPr>
              <m:t>t</m:t>
            </m:r>
          </m:e>
        </m:d>
      </m:oMath>
      <w:r w:rsidRPr="005A2600">
        <w:t>)</w:t>
      </w:r>
      <w:r w:rsidR="00A252A1">
        <w:t xml:space="preserve">, формула </w:t>
      </w:r>
      <w:r w:rsidR="00A252A1">
        <w:fldChar w:fldCharType="begin"/>
      </w:r>
      <w:r w:rsidR="00A252A1">
        <w:instrText xml:space="preserve"> REF _Ref198923969 \h </w:instrText>
      </w:r>
      <w:r w:rsidR="00A252A1">
        <w:fldChar w:fldCharType="separate"/>
      </w:r>
      <w:r w:rsidR="00F16688">
        <w:t>(</w:t>
      </w:r>
      <w:r w:rsidR="00F16688">
        <w:rPr>
          <w:noProof/>
        </w:rPr>
        <w:t>2</w:t>
      </w:r>
      <w:r w:rsidR="00F16688">
        <w:t>.</w:t>
      </w:r>
      <w:r w:rsidR="00F16688">
        <w:rPr>
          <w:noProof/>
        </w:rPr>
        <w:t>2</w:t>
      </w:r>
      <w:r w:rsidR="00F16688">
        <w:t>)</w:t>
      </w:r>
      <w:r w:rsidR="00A252A1">
        <w:fldChar w:fldCharType="end"/>
      </w:r>
      <w:r w:rsidRPr="005A2600">
        <w:t>:</w:t>
      </w:r>
    </w:p>
    <w:tbl>
      <w:tblPr>
        <w:tblStyle w:val="a6"/>
        <w:tblW w:w="0" w:type="auto"/>
        <w:jc w:val="center"/>
        <w:tblLook w:val="04A0" w:firstRow="1" w:lastRow="0" w:firstColumn="1" w:lastColumn="0" w:noHBand="0" w:noVBand="1"/>
      </w:tblPr>
      <w:tblGrid>
        <w:gridCol w:w="836"/>
        <w:gridCol w:w="7833"/>
        <w:gridCol w:w="676"/>
      </w:tblGrid>
      <w:tr w:rsidR="00A252A1" w14:paraId="494D28DC" w14:textId="77777777" w:rsidTr="005F5E18">
        <w:trPr>
          <w:jc w:val="center"/>
        </w:trPr>
        <w:tc>
          <w:tcPr>
            <w:tcW w:w="836" w:type="dxa"/>
            <w:vAlign w:val="center"/>
          </w:tcPr>
          <w:p w14:paraId="7BC6ECB4" w14:textId="77777777" w:rsidR="00A252A1" w:rsidRDefault="00A252A1" w:rsidP="005F5E18">
            <w:pPr>
              <w:spacing w:after="120"/>
              <w:ind w:firstLine="0"/>
              <w:rPr>
                <w:rFonts w:cs="Arial"/>
                <w:szCs w:val="18"/>
              </w:rPr>
            </w:pPr>
          </w:p>
        </w:tc>
        <w:tc>
          <w:tcPr>
            <w:tcW w:w="7833" w:type="dxa"/>
            <w:vAlign w:val="center"/>
          </w:tcPr>
          <w:p w14:paraId="1973A290" w14:textId="0578F88E" w:rsidR="00A252A1" w:rsidRDefault="00CF4DC1" w:rsidP="005F5E18">
            <w:pPr>
              <w:spacing w:after="120"/>
              <w:ind w:firstLine="0"/>
              <w:rPr>
                <w:rFonts w:cs="Arial"/>
                <w:szCs w:val="18"/>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кз</m:t>
                    </m:r>
                  </m:sub>
                </m:sSub>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КЗ</m:t>
                                </m:r>
                              </m:sub>
                            </m:sSub>
                          </m:e>
                        </m:d>
                      </m:e>
                    </m:func>
                  </m:num>
                  <m:den>
                    <m:sSub>
                      <m:sSubPr>
                        <m:ctrlPr>
                          <w:rPr>
                            <w:rFonts w:ascii="Cambria Math" w:hAnsi="Cambria Math"/>
                            <w:i/>
                          </w:rPr>
                        </m:ctrlPr>
                      </m:sSubPr>
                      <m:e>
                        <m:r>
                          <w:rPr>
                            <w:rFonts w:ascii="Cambria Math" w:hAnsi="Cambria Math"/>
                          </w:rPr>
                          <m:t>τ</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τ</m:t>
                            </m:r>
                          </m:e>
                          <m:sub>
                            <m:r>
                              <w:rPr>
                                <w:rFonts w:ascii="Cambria Math" w:hAnsi="Cambria Math"/>
                              </w:rPr>
                              <m:t>0</m:t>
                            </m:r>
                          </m:sub>
                        </m:sSub>
                      </m:den>
                    </m:f>
                  </m:sup>
                </m:sSup>
                <m:r>
                  <w:rPr>
                    <w:rFonts w:ascii="Cambria Math" w:hAnsi="Cambria Math"/>
                  </w:rPr>
                  <m:t>+ω∙</m:t>
                </m:r>
                <m:func>
                  <m:funcPr>
                    <m:ctrlPr>
                      <w:rPr>
                        <w:rFonts w:ascii="Cambria Math" w:hAnsi="Cambria Math"/>
                        <w:i/>
                      </w:rPr>
                    </m:ctrlPr>
                  </m:funcPr>
                  <m:fName>
                    <m:r>
                      <m:rPr>
                        <m:sty m:val="p"/>
                      </m:rPr>
                      <w:rPr>
                        <w:rFonts w:ascii="Cambria Math" w:hAnsi="Cambria Math"/>
                      </w:rPr>
                      <m:t>sin</m:t>
                    </m:r>
                  </m:fName>
                  <m:e>
                    <m:r>
                      <w:rPr>
                        <w:rFonts w:ascii="Cambria Math" w:hAnsi="Cambria Math"/>
                      </w:rPr>
                      <m:t>(ωt+</m:t>
                    </m:r>
                    <m:sSub>
                      <m:sSubPr>
                        <m:ctrlPr>
                          <w:rPr>
                            <w:rFonts w:ascii="Cambria Math" w:hAnsi="Cambria Math"/>
                            <w:i/>
                          </w:rPr>
                        </m:ctrlPr>
                      </m:sSubPr>
                      <m:e>
                        <m:r>
                          <w:rPr>
                            <w:rFonts w:ascii="Cambria Math" w:hAnsi="Cambria Math"/>
                          </w:rPr>
                          <m:t>φ</m:t>
                        </m:r>
                      </m:e>
                      <m:sub>
                        <m:r>
                          <w:rPr>
                            <w:rFonts w:ascii="Cambria Math" w:hAnsi="Cambria Math"/>
                          </w:rPr>
                          <m:t>КЗ</m:t>
                        </m:r>
                      </m:sub>
                    </m:sSub>
                    <m:r>
                      <w:rPr>
                        <w:rFonts w:ascii="Cambria Math" w:hAnsi="Cambria Math"/>
                      </w:rPr>
                      <m:t>)</m:t>
                    </m:r>
                  </m:e>
                </m:func>
                <m:r>
                  <w:rPr>
                    <w:rFonts w:ascii="Cambria Math" w:hAnsi="Cambria Math"/>
                  </w:rPr>
                  <m:t>)</m:t>
                </m:r>
              </m:oMath>
            </m:oMathPara>
          </w:p>
        </w:tc>
        <w:tc>
          <w:tcPr>
            <w:tcW w:w="676" w:type="dxa"/>
            <w:vAlign w:val="center"/>
          </w:tcPr>
          <w:p w14:paraId="04303AD1" w14:textId="06D3EA70" w:rsidR="00A252A1" w:rsidRPr="00EA2861" w:rsidRDefault="00A252A1" w:rsidP="005F5E18">
            <w:pPr>
              <w:pStyle w:val="afa"/>
            </w:pPr>
            <w:bookmarkStart w:id="111" w:name="_Ref198923969"/>
            <w:r>
              <w:t>(</w:t>
            </w:r>
            <w:fldSimple w:instr=" STYLEREF 1 \s ">
              <w:r w:rsidR="00F16688">
                <w:rPr>
                  <w:noProof/>
                </w:rPr>
                <w:t>2</w:t>
              </w:r>
            </w:fldSimple>
            <w:r>
              <w:t>.</w:t>
            </w:r>
            <w:fldSimple w:instr=" SEQ Формула \* ARABIC \s 1 ">
              <w:r w:rsidR="00F16688">
                <w:rPr>
                  <w:noProof/>
                </w:rPr>
                <w:t>2</w:t>
              </w:r>
            </w:fldSimple>
            <w:r>
              <w:t>)</w:t>
            </w:r>
            <w:bookmarkEnd w:id="111"/>
          </w:p>
        </w:tc>
      </w:tr>
    </w:tbl>
    <w:p w14:paraId="3AC8C259" w14:textId="270553AA" w:rsidR="00A252A1" w:rsidRDefault="00A252A1" w:rsidP="005D0C4F">
      <w:pPr>
        <w:spacing w:after="120"/>
        <w:ind w:firstLine="284"/>
        <w:rPr>
          <w:rFonts w:cs="Arial"/>
          <w:szCs w:val="18"/>
        </w:rPr>
      </w:pPr>
    </w:p>
    <w:tbl>
      <w:tblPr>
        <w:tblStyle w:val="a6"/>
        <w:tblW w:w="9351" w:type="dxa"/>
        <w:tblLook w:val="04A0" w:firstRow="1" w:lastRow="0" w:firstColumn="1" w:lastColumn="0" w:noHBand="0" w:noVBand="1"/>
      </w:tblPr>
      <w:tblGrid>
        <w:gridCol w:w="9351"/>
      </w:tblGrid>
      <w:tr w:rsidR="00A252A1" w:rsidRPr="009A07A3" w14:paraId="39A0F5FB" w14:textId="77777777" w:rsidTr="005F5E18">
        <w:tc>
          <w:tcPr>
            <w:tcW w:w="9351" w:type="dxa"/>
          </w:tcPr>
          <w:p w14:paraId="66073181" w14:textId="6813268C" w:rsidR="00A252A1" w:rsidRDefault="00A252A1" w:rsidP="00A252A1">
            <w:pPr>
              <w:keepNext/>
              <w:ind w:firstLine="0"/>
              <w:jc w:val="center"/>
            </w:pPr>
            <w:r w:rsidRPr="006C35C9">
              <w:rPr>
                <w:b/>
                <w:noProof/>
                <w:sz w:val="16"/>
                <w:lang w:eastAsia="ru-RU"/>
              </w:rPr>
              <w:drawing>
                <wp:inline distT="0" distB="0" distL="0" distR="0" wp14:anchorId="46B4371D" wp14:editId="7B198ABA">
                  <wp:extent cx="3600000" cy="2712200"/>
                  <wp:effectExtent l="0" t="0" r="635"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00000" cy="2712200"/>
                          </a:xfrm>
                          <a:prstGeom prst="rect">
                            <a:avLst/>
                          </a:prstGeom>
                        </pic:spPr>
                      </pic:pic>
                    </a:graphicData>
                  </a:graphic>
                </wp:inline>
              </w:drawing>
            </w:r>
          </w:p>
          <w:p w14:paraId="3D03109C" w14:textId="20218BA0" w:rsidR="00A252A1" w:rsidRPr="00961142" w:rsidRDefault="00A252A1" w:rsidP="005F5E18">
            <w:pPr>
              <w:pStyle w:val="af9"/>
            </w:pPr>
            <w:r>
              <w:t xml:space="preserve">Рисунок </w:t>
            </w:r>
            <w:fldSimple w:instr=" STYLEREF 1 \s ">
              <w:r w:rsidR="00F16688">
                <w:rPr>
                  <w:noProof/>
                </w:rPr>
                <w:t>2</w:t>
              </w:r>
            </w:fldSimple>
            <w:r>
              <w:t>.</w:t>
            </w:r>
            <w:fldSimple w:instr=" SEQ Рисунок \* ARABIC \s 1 ">
              <w:r w:rsidR="00F16688">
                <w:rPr>
                  <w:noProof/>
                </w:rPr>
                <w:t>2</w:t>
              </w:r>
            </w:fldSimple>
            <w:r>
              <w:t xml:space="preserve"> </w:t>
            </w:r>
            <w:r w:rsidRPr="005643E1">
              <w:rPr>
                <w:sz w:val="22"/>
                <w:szCs w:val="22"/>
              </w:rPr>
              <w:t>Исследуемый исходный сигнал первичного тока</w:t>
            </w:r>
          </w:p>
        </w:tc>
      </w:tr>
    </w:tbl>
    <w:p w14:paraId="12677821" w14:textId="26783586" w:rsidR="00A252A1" w:rsidRDefault="00A252A1" w:rsidP="005D0C4F">
      <w:pPr>
        <w:spacing w:after="120"/>
        <w:ind w:firstLine="284"/>
        <w:rPr>
          <w:rFonts w:cs="Arial"/>
          <w:szCs w:val="18"/>
        </w:rPr>
      </w:pPr>
    </w:p>
    <w:p w14:paraId="2AF72AFA" w14:textId="08439B1B" w:rsidR="00F66E6A" w:rsidRDefault="00F66E6A" w:rsidP="00F834CB">
      <w:r w:rsidRPr="00454F1B">
        <w:t>Для удобства отображения на графиках сигнал</w:t>
      </w:r>
      <w:r>
        <w:t>ы</w:t>
      </w:r>
      <w:r w:rsidRPr="00454F1B">
        <w:t xml:space="preserve"> ТТ и КР в одном масштабе осуществлено приведени</w:t>
      </w:r>
      <w:r>
        <w:t>е</w:t>
      </w:r>
      <w:r w:rsidRPr="00454F1B">
        <w:t xml:space="preserve"> сигнал</w:t>
      </w:r>
      <w:r>
        <w:t>ов</w:t>
      </w:r>
      <w:r w:rsidRPr="00454F1B">
        <w:t>, полученно</w:t>
      </w:r>
      <w:r>
        <w:t xml:space="preserve">е </w:t>
      </w:r>
      <w:r w:rsidRPr="00454F1B">
        <w:t xml:space="preserve">путём деления </w:t>
      </w:r>
      <w:r>
        <w:t xml:space="preserve">мгновенных значений сигнала </w:t>
      </w:r>
      <w:r w:rsidRPr="00454F1B">
        <w:t>на угловую частоту (</w:t>
      </w:r>
      <m:oMath>
        <m:r>
          <w:rPr>
            <w:rFonts w:ascii="Cambria Math" w:hAnsi="Cambria Math"/>
          </w:rPr>
          <m:t>ω</m:t>
        </m:r>
      </m:oMath>
      <w:r w:rsidRPr="00454F1B">
        <w:t>). Коэффициент изменения амплитуды может быть рассчитан по следующей формуле</w:t>
      </w:r>
      <w:r w:rsidR="00A252A1">
        <w:t xml:space="preserve"> </w:t>
      </w:r>
      <w:r w:rsidR="00A252A1">
        <w:fldChar w:fldCharType="begin"/>
      </w:r>
      <w:r w:rsidR="00A252A1">
        <w:instrText xml:space="preserve"> REF _Ref198924140 \h </w:instrText>
      </w:r>
      <w:r w:rsidR="00A252A1">
        <w:fldChar w:fldCharType="separate"/>
      </w:r>
      <w:r w:rsidR="00F16688">
        <w:t>(</w:t>
      </w:r>
      <w:r w:rsidR="00F16688">
        <w:rPr>
          <w:noProof/>
        </w:rPr>
        <w:t>2</w:t>
      </w:r>
      <w:r w:rsidR="00F16688">
        <w:t>.</w:t>
      </w:r>
      <w:r w:rsidR="00F16688">
        <w:rPr>
          <w:noProof/>
        </w:rPr>
        <w:t>3</w:t>
      </w:r>
      <w:r w:rsidR="00F16688">
        <w:t>)</w:t>
      </w:r>
      <w:r w:rsidR="00A252A1">
        <w:fldChar w:fldCharType="end"/>
      </w:r>
      <w:r w:rsidRPr="00454F1B">
        <w:t>:</w:t>
      </w:r>
    </w:p>
    <w:tbl>
      <w:tblPr>
        <w:tblStyle w:val="a6"/>
        <w:tblW w:w="0" w:type="auto"/>
        <w:jc w:val="center"/>
        <w:tblLook w:val="04A0" w:firstRow="1" w:lastRow="0" w:firstColumn="1" w:lastColumn="0" w:noHBand="0" w:noVBand="1"/>
      </w:tblPr>
      <w:tblGrid>
        <w:gridCol w:w="836"/>
        <w:gridCol w:w="7833"/>
        <w:gridCol w:w="676"/>
      </w:tblGrid>
      <w:tr w:rsidR="00A252A1" w14:paraId="54033EB6" w14:textId="77777777" w:rsidTr="005F5E18">
        <w:trPr>
          <w:jc w:val="center"/>
        </w:trPr>
        <w:tc>
          <w:tcPr>
            <w:tcW w:w="836" w:type="dxa"/>
            <w:vAlign w:val="center"/>
          </w:tcPr>
          <w:p w14:paraId="4326EC85" w14:textId="77777777" w:rsidR="00A252A1" w:rsidRDefault="00A252A1" w:rsidP="005F5E18">
            <w:pPr>
              <w:spacing w:after="120"/>
              <w:ind w:firstLine="0"/>
              <w:rPr>
                <w:rFonts w:cs="Arial"/>
                <w:szCs w:val="18"/>
              </w:rPr>
            </w:pPr>
          </w:p>
        </w:tc>
        <w:tc>
          <w:tcPr>
            <w:tcW w:w="7833" w:type="dxa"/>
            <w:vAlign w:val="center"/>
          </w:tcPr>
          <w:p w14:paraId="474C7A44" w14:textId="7FF5C91A" w:rsidR="00A252A1" w:rsidRDefault="00CF4DC1" w:rsidP="005F5E18">
            <w:pPr>
              <w:spacing w:after="120"/>
              <w:ind w:firstLine="0"/>
              <w:rPr>
                <w:rFonts w:cs="Arial"/>
                <w:szCs w:val="18"/>
              </w:rPr>
            </w:pPr>
            <m:oMathPara>
              <m:oMath>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CR</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ω</m:t>
                    </m:r>
                  </m:den>
                </m:f>
              </m:oMath>
            </m:oMathPara>
          </w:p>
        </w:tc>
        <w:tc>
          <w:tcPr>
            <w:tcW w:w="676" w:type="dxa"/>
            <w:vAlign w:val="center"/>
          </w:tcPr>
          <w:p w14:paraId="5BFB5546" w14:textId="26BB053D" w:rsidR="00A252A1" w:rsidRPr="00EA2861" w:rsidRDefault="00A252A1" w:rsidP="005F5E18">
            <w:pPr>
              <w:pStyle w:val="afa"/>
            </w:pPr>
            <w:bookmarkStart w:id="112" w:name="_Ref198924140"/>
            <w:r>
              <w:t>(</w:t>
            </w:r>
            <w:fldSimple w:instr=" STYLEREF 1 \s ">
              <w:r w:rsidR="00F16688">
                <w:rPr>
                  <w:noProof/>
                </w:rPr>
                <w:t>2</w:t>
              </w:r>
            </w:fldSimple>
            <w:r>
              <w:t>.</w:t>
            </w:r>
            <w:fldSimple w:instr=" SEQ Формула \* ARABIC \s 1 ">
              <w:r w:rsidR="00F16688">
                <w:rPr>
                  <w:noProof/>
                </w:rPr>
                <w:t>3</w:t>
              </w:r>
            </w:fldSimple>
            <w:r>
              <w:t>)</w:t>
            </w:r>
            <w:bookmarkEnd w:id="112"/>
          </w:p>
        </w:tc>
      </w:tr>
    </w:tbl>
    <w:p w14:paraId="7CCA3851" w14:textId="77777777" w:rsidR="00F66E6A" w:rsidRPr="009C5A38" w:rsidRDefault="00F66E6A" w:rsidP="00A252A1">
      <w:pPr>
        <w:spacing w:after="120"/>
        <w:ind w:firstLine="0"/>
        <w:rPr>
          <w:rFonts w:ascii="Consolas" w:hAnsi="Consolas"/>
        </w:rPr>
      </w:pPr>
      <w:r w:rsidRPr="00454F1B">
        <w:t xml:space="preserve">где </w:t>
      </w:r>
      <m:oMath>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CR</m:t>
            </m:r>
          </m:sub>
        </m:sSub>
      </m:oMath>
      <w:r w:rsidRPr="00454F1B">
        <w:t xml:space="preserve"> – коэффициент </w:t>
      </w:r>
      <w:r>
        <w:rPr>
          <w:highlight w:val="yellow"/>
        </w:rPr>
        <w:t>масштабирования</w:t>
      </w:r>
      <w:r>
        <w:t xml:space="preserve"> </w:t>
      </w:r>
      <w:r w:rsidRPr="00454F1B">
        <w:t xml:space="preserve">периодической </w:t>
      </w:r>
      <w:r w:rsidRPr="009C5A38">
        <w:t>составляющей</w:t>
      </w:r>
      <w:r>
        <w:t xml:space="preserve"> </w:t>
      </w:r>
      <w:r w:rsidRPr="00874C26">
        <w:rPr>
          <w:highlight w:val="yellow"/>
        </w:rPr>
        <w:t>КР</w:t>
      </w:r>
      <w:r w:rsidRPr="009C5A38">
        <w:t xml:space="preserve">, </w:t>
      </w:r>
      <m:oMath>
        <m:r>
          <w:rPr>
            <w:rFonts w:ascii="Cambria Math" w:hAnsi="Cambria Math"/>
          </w:rPr>
          <m:t>ω=2∙π∙f</m:t>
        </m:r>
      </m:oMath>
      <w:r w:rsidRPr="009C5A38">
        <w:t xml:space="preserve"> – угловая частота.</w:t>
      </w:r>
    </w:p>
    <w:p w14:paraId="24EC8549" w14:textId="0EE0C513" w:rsidR="00F66E6A" w:rsidRPr="00454F1B" w:rsidRDefault="005D0C4F" w:rsidP="00F834CB">
      <w:r w:rsidRPr="00F834CB">
        <w:rPr>
          <w:highlight w:val="yellow"/>
        </w:rPr>
        <w:t>Так же осуществлялась корректировка полученных комплексных значений с КР по углу (поворот вектора на 90 градусов).</w:t>
      </w:r>
      <w:r w:rsidRPr="00F834CB">
        <w:t xml:space="preserve"> Это позволило проанализировать влияние апериодической составляющей на расчет первой гармоники методом быстрого преобразования Фурье (БПФ). Исследования показали, </w:t>
      </w:r>
      <w:r w:rsidR="00F66E6A" w:rsidRPr="00F834CB">
        <w:t xml:space="preserve">что апериодическая составляющая сигнала уменьшается в </w:t>
      </w:r>
      <m:oMath>
        <m:sSub>
          <m:sSubPr>
            <m:ctrlPr>
              <w:rPr>
                <w:rFonts w:ascii="Cambria Math" w:hAnsi="Cambria Math"/>
              </w:rPr>
            </m:ctrlPr>
          </m:sSubPr>
          <m:e>
            <m:r>
              <w:rPr>
                <w:rFonts w:ascii="Cambria Math" w:hAnsi="Cambria Math"/>
              </w:rPr>
              <m:t>τ</m:t>
            </m:r>
          </m:e>
          <m:sub>
            <m:r>
              <w:rPr>
                <w:rFonts w:ascii="Cambria Math" w:hAnsi="Cambria Math"/>
              </w:rPr>
              <m:t>0</m:t>
            </m:r>
          </m:sub>
        </m:sSub>
      </m:oMath>
      <w:r w:rsidR="00F66E6A" w:rsidRPr="00F834CB">
        <w:t xml:space="preserve"> раз, а периодическая составляющая увеличивается в </w:t>
      </w:r>
      <m:oMath>
        <m:r>
          <w:rPr>
            <w:rFonts w:ascii="Cambria Math" w:hAnsi="Cambria Math"/>
          </w:rPr>
          <m:t>ω</m:t>
        </m:r>
      </m:oMath>
      <w:r w:rsidR="00F66E6A" w:rsidRPr="00F834CB">
        <w:t xml:space="preserve"> раз, что при стандартных</w:t>
      </w:r>
      <w:r w:rsidR="00F66E6A" w:rsidRPr="009C5A38">
        <w:t xml:space="preserve"> значениях (</w:t>
      </w:r>
      <w:r w:rsidR="00F66E6A" w:rsidRPr="009C5A38">
        <w:rPr>
          <w:i/>
        </w:rPr>
        <w:t>f </w:t>
      </w:r>
      <w:r w:rsidR="00F66E6A" w:rsidRPr="009C5A38">
        <w:t xml:space="preserve">= 50 Гц и </w:t>
      </w:r>
      <m:oMath>
        <m:sSub>
          <m:sSubPr>
            <m:ctrlPr>
              <w:rPr>
                <w:rFonts w:ascii="Cambria Math" w:hAnsi="Cambria Math"/>
                <w:i/>
              </w:rPr>
            </m:ctrlPr>
          </m:sSubPr>
          <m:e>
            <m:r>
              <w:rPr>
                <w:rFonts w:ascii="Cambria Math" w:hAnsi="Cambria Math"/>
              </w:rPr>
              <m:t>τ</m:t>
            </m:r>
          </m:e>
          <m:sub>
            <m:r>
              <w:rPr>
                <w:rFonts w:ascii="Cambria Math" w:hAnsi="Cambria Math"/>
              </w:rPr>
              <m:t>0</m:t>
            </m:r>
          </m:sub>
        </m:sSub>
      </m:oMath>
      <w:r w:rsidR="00F66E6A" w:rsidRPr="009C5A38">
        <w:t> = 50 мс) приводит к уменьшению доли апериодической составляющей в сигнале (</w:t>
      </w:r>
      <w:r w:rsidR="00BE74F5">
        <w:rPr>
          <w:highlight w:val="yellow"/>
        </w:rPr>
        <w:fldChar w:fldCharType="begin"/>
      </w:r>
      <w:r w:rsidR="00BE74F5">
        <w:instrText xml:space="preserve"> REF _Ref198924755 \h </w:instrText>
      </w:r>
      <w:r w:rsidR="00BE74F5">
        <w:rPr>
          <w:highlight w:val="yellow"/>
        </w:rPr>
      </w:r>
      <w:r w:rsidR="00BE74F5">
        <w:rPr>
          <w:highlight w:val="yellow"/>
        </w:rPr>
        <w:fldChar w:fldCharType="separate"/>
      </w:r>
      <w:r w:rsidR="00F16688">
        <w:t xml:space="preserve">Рисунок </w:t>
      </w:r>
      <w:r w:rsidR="00F16688">
        <w:rPr>
          <w:noProof/>
        </w:rPr>
        <w:t>2</w:t>
      </w:r>
      <w:r w:rsidR="00F16688">
        <w:t>.</w:t>
      </w:r>
      <w:r w:rsidR="00F16688">
        <w:rPr>
          <w:noProof/>
        </w:rPr>
        <w:t>3</w:t>
      </w:r>
      <w:r w:rsidR="00BE74F5">
        <w:rPr>
          <w:highlight w:val="yellow"/>
        </w:rPr>
        <w:fldChar w:fldCharType="end"/>
      </w:r>
      <w:r w:rsidR="00F66E6A" w:rsidRPr="009C5A38">
        <w:t>)</w:t>
      </w:r>
      <w:r w:rsidR="00F66E6A">
        <w:t xml:space="preserve"> </w:t>
      </w:r>
      <w:r w:rsidR="00F66E6A" w:rsidRPr="00F66E6A">
        <w:rPr>
          <w:rFonts w:cs="Arial"/>
          <w:color w:val="FF0000"/>
          <w:szCs w:val="18"/>
          <w:highlight w:val="yellow"/>
        </w:rPr>
        <w:t>[</w:t>
      </w:r>
      <w:r w:rsidR="00F66E6A" w:rsidRPr="00F66E6A">
        <w:rPr>
          <w:rFonts w:cs="Arial"/>
          <w:color w:val="FF0000"/>
          <w:szCs w:val="18"/>
          <w:highlight w:val="yellow"/>
        </w:rPr>
        <w:fldChar w:fldCharType="begin"/>
      </w:r>
      <w:r w:rsidR="00F66E6A" w:rsidRPr="00F66E6A">
        <w:rPr>
          <w:rFonts w:cs="Arial"/>
          <w:color w:val="FF0000"/>
          <w:szCs w:val="18"/>
          <w:highlight w:val="yellow"/>
        </w:rPr>
        <w:instrText xml:space="preserve"> REF _Ref198805011 \r \h </w:instrText>
      </w:r>
      <w:r w:rsidR="00F66E6A">
        <w:rPr>
          <w:rFonts w:cs="Arial"/>
          <w:color w:val="FF0000"/>
          <w:szCs w:val="18"/>
          <w:highlight w:val="yellow"/>
        </w:rPr>
        <w:instrText xml:space="preserve"> \* MERGEFORMAT </w:instrText>
      </w:r>
      <w:r w:rsidR="00F66E6A" w:rsidRPr="00F66E6A">
        <w:rPr>
          <w:rFonts w:cs="Arial"/>
          <w:color w:val="FF0000"/>
          <w:szCs w:val="18"/>
          <w:highlight w:val="yellow"/>
        </w:rPr>
      </w:r>
      <w:r w:rsidR="00F66E6A" w:rsidRPr="00F66E6A">
        <w:rPr>
          <w:rFonts w:cs="Arial"/>
          <w:color w:val="FF0000"/>
          <w:szCs w:val="18"/>
          <w:highlight w:val="yellow"/>
        </w:rPr>
        <w:fldChar w:fldCharType="separate"/>
      </w:r>
      <w:r w:rsidR="00F16688">
        <w:rPr>
          <w:rFonts w:cs="Arial"/>
          <w:color w:val="FF0000"/>
          <w:szCs w:val="18"/>
          <w:highlight w:val="yellow"/>
        </w:rPr>
        <w:t>33</w:t>
      </w:r>
      <w:r w:rsidR="00F66E6A" w:rsidRPr="00F66E6A">
        <w:rPr>
          <w:rFonts w:cs="Arial"/>
          <w:color w:val="FF0000"/>
          <w:szCs w:val="18"/>
          <w:highlight w:val="yellow"/>
        </w:rPr>
        <w:fldChar w:fldCharType="end"/>
      </w:r>
      <w:r w:rsidR="00F66E6A" w:rsidRPr="00F66E6A">
        <w:rPr>
          <w:rFonts w:cs="Arial"/>
          <w:color w:val="FF0000"/>
          <w:szCs w:val="18"/>
          <w:highlight w:val="yellow"/>
        </w:rPr>
        <w:t>].</w:t>
      </w:r>
      <w:r w:rsidR="00F66E6A" w:rsidRPr="009C5A38">
        <w:t>.</w:t>
      </w:r>
    </w:p>
    <w:tbl>
      <w:tblPr>
        <w:tblStyle w:val="a6"/>
        <w:tblW w:w="9351" w:type="dxa"/>
        <w:tblLook w:val="04A0" w:firstRow="1" w:lastRow="0" w:firstColumn="1" w:lastColumn="0" w:noHBand="0" w:noVBand="1"/>
      </w:tblPr>
      <w:tblGrid>
        <w:gridCol w:w="9351"/>
      </w:tblGrid>
      <w:tr w:rsidR="00BE74F5" w:rsidRPr="009A07A3" w14:paraId="588F34CA" w14:textId="77777777" w:rsidTr="005F5E18">
        <w:tc>
          <w:tcPr>
            <w:tcW w:w="9351" w:type="dxa"/>
          </w:tcPr>
          <w:p w14:paraId="4EB959B0" w14:textId="35BA2B0A" w:rsidR="00BE74F5" w:rsidRDefault="00BE74F5" w:rsidP="00BE74F5">
            <w:pPr>
              <w:keepNext/>
              <w:ind w:firstLine="0"/>
              <w:jc w:val="center"/>
            </w:pPr>
            <w:r w:rsidRPr="006C35C9">
              <w:rPr>
                <w:noProof/>
                <w:lang w:eastAsia="ru-RU"/>
              </w:rPr>
              <w:lastRenderedPageBreak/>
              <w:drawing>
                <wp:inline distT="0" distB="0" distL="0" distR="0" wp14:anchorId="1BD5C27B" wp14:editId="6F79AB82">
                  <wp:extent cx="3600000" cy="2723959"/>
                  <wp:effectExtent l="0" t="0" r="635" b="63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00000" cy="2723959"/>
                          </a:xfrm>
                          <a:prstGeom prst="rect">
                            <a:avLst/>
                          </a:prstGeom>
                        </pic:spPr>
                      </pic:pic>
                    </a:graphicData>
                  </a:graphic>
                </wp:inline>
              </w:drawing>
            </w:r>
          </w:p>
          <w:p w14:paraId="37B291C6" w14:textId="679FDE65" w:rsidR="00BE74F5" w:rsidRPr="00961142" w:rsidRDefault="00BE74F5" w:rsidP="005F5E18">
            <w:pPr>
              <w:pStyle w:val="af9"/>
            </w:pPr>
            <w:bookmarkStart w:id="113" w:name="_Ref198924755"/>
            <w:r>
              <w:t xml:space="preserve">Рисунок </w:t>
            </w:r>
            <w:fldSimple w:instr=" STYLEREF 1 \s ">
              <w:r w:rsidR="00F16688">
                <w:rPr>
                  <w:noProof/>
                </w:rPr>
                <w:t>2</w:t>
              </w:r>
            </w:fldSimple>
            <w:r>
              <w:t>.</w:t>
            </w:r>
            <w:fldSimple w:instr=" SEQ Рисунок \* ARABIC \s 1 ">
              <w:r w:rsidR="00F16688">
                <w:rPr>
                  <w:noProof/>
                </w:rPr>
                <w:t>3</w:t>
              </w:r>
            </w:fldSimple>
            <w:bookmarkEnd w:id="113"/>
            <w:r>
              <w:t xml:space="preserve"> </w:t>
            </w:r>
            <w:r w:rsidRPr="00961142">
              <w:t xml:space="preserve">Схема </w:t>
            </w:r>
            <w:r w:rsidRPr="00454F1B">
              <w:rPr>
                <w:iCs w:val="0"/>
              </w:rPr>
              <w:t>Исследуемые сигнал</w:t>
            </w:r>
            <w:r>
              <w:rPr>
                <w:iCs w:val="0"/>
              </w:rPr>
              <w:t>ы с ТТ</w:t>
            </w:r>
            <w:r w:rsidRPr="00454F1B">
              <w:rPr>
                <w:iCs w:val="0"/>
              </w:rPr>
              <w:t xml:space="preserve"> и КР.</w:t>
            </w:r>
          </w:p>
        </w:tc>
      </w:tr>
    </w:tbl>
    <w:p w14:paraId="31F23422" w14:textId="77777777" w:rsidR="00F66E6A" w:rsidRPr="009C5A38" w:rsidRDefault="00F66E6A" w:rsidP="00F834CB">
      <w:r w:rsidRPr="009C5A38">
        <w:t>Амплитуда и угол первой гармоники тока и приведенного сигнала производной тока с КР определялись при помощи быстрого преобразования Фурье (БПФ), так как именно эти сигналы чаще всего используются в современных микропроцессорных устройствах. Как показали исследования, в отличии от действующего значения (RMS), амплитуда первой гармоники значительно меньше подвержена влиянию апериодической составляющей. Это связано с тем, что RMS при своём расчёте (интеграл суммы квадратов мгновенных значений) использует одновременно все гармоники, в том числе и постоянную составляющую; в то время как при вычислении БПФ, апериодическая составляющая растекается по всему спектру, и вносит меньшие искажения в одну конкретную гармоники. Было выбрано прямоугольное окно с шириной, равной 1 периоду, и количеством точек на период, равным 96. Исследования на моделях показали, что использование каких-либо других окон, например, треугольного, приводит к значительному увеличению колебаний и времени переходного процесса при наличии апериодической составляющей в сигнале, поэтому их применение не рекомендуется.</w:t>
      </w:r>
    </w:p>
    <w:p w14:paraId="01AE372F" w14:textId="264CF753" w:rsidR="00BE74F5" w:rsidRPr="00BE74F5" w:rsidRDefault="0060685A" w:rsidP="00F834CB">
      <w:r w:rsidRPr="009C5A38">
        <w:t>При определённом значении постоянной времени затухания (</w:t>
      </w:r>
      <m:oMath>
        <m:sSub>
          <m:sSubPr>
            <m:ctrlPr>
              <w:rPr>
                <w:rFonts w:ascii="Cambria Math" w:hAnsi="Cambria Math"/>
                <w:i/>
              </w:rPr>
            </m:ctrlPr>
          </m:sSubPr>
          <m:e>
            <m:r>
              <w:rPr>
                <w:rFonts w:ascii="Cambria Math" w:hAnsi="Cambria Math"/>
              </w:rPr>
              <m:t>τ</m:t>
            </m:r>
          </m:e>
          <m:sub>
            <m:r>
              <w:rPr>
                <w:rFonts w:ascii="Cambria Math" w:hAnsi="Cambria Math"/>
              </w:rPr>
              <m:t>0</m:t>
            </m:r>
          </m:sub>
        </m:sSub>
      </m:oMath>
      <w:r w:rsidRPr="009C5A38">
        <w:t>), апериодическая составляющая существенно искажает расчёт амплитуды и угла первой гармоники, что особенно заметно на исходном сигнале, который получается с ТТ (</w:t>
      </w:r>
      <w:r w:rsidRPr="00251206">
        <w:rPr>
          <w:highlight w:val="yellow"/>
        </w:rPr>
        <w:t xml:space="preserve">см. </w:t>
      </w:r>
      <w:r w:rsidR="00BE74F5">
        <w:rPr>
          <w:highlight w:val="yellow"/>
        </w:rPr>
        <w:fldChar w:fldCharType="begin"/>
      </w:r>
      <w:r w:rsidR="00BE74F5">
        <w:rPr>
          <w:highlight w:val="yellow"/>
        </w:rPr>
        <w:instrText xml:space="preserve"> REF _Ref198924792 \h </w:instrText>
      </w:r>
      <w:r w:rsidR="00F834CB">
        <w:rPr>
          <w:highlight w:val="yellow"/>
        </w:rPr>
        <w:instrText xml:space="preserve"> \* MERGEFORMAT </w:instrText>
      </w:r>
      <w:r w:rsidR="00BE74F5">
        <w:rPr>
          <w:highlight w:val="yellow"/>
        </w:rPr>
      </w:r>
      <w:r w:rsidR="00BE74F5">
        <w:rPr>
          <w:highlight w:val="yellow"/>
        </w:rPr>
        <w:fldChar w:fldCharType="separate"/>
      </w:r>
      <w:r w:rsidR="00F16688">
        <w:t xml:space="preserve">Рисунок </w:t>
      </w:r>
      <w:r w:rsidR="00F16688">
        <w:rPr>
          <w:noProof/>
        </w:rPr>
        <w:t>2</w:t>
      </w:r>
      <w:r w:rsidR="00F16688">
        <w:t>.</w:t>
      </w:r>
      <w:r w:rsidR="00F16688">
        <w:rPr>
          <w:noProof/>
        </w:rPr>
        <w:t>4</w:t>
      </w:r>
      <w:r w:rsidR="00BE74F5">
        <w:rPr>
          <w:highlight w:val="yellow"/>
        </w:rPr>
        <w:fldChar w:fldCharType="end"/>
      </w:r>
      <w:r w:rsidRPr="009C5A38">
        <w:t>). Для оценки этого влияния предлагается производить расчёт времени переходного процесса, которое определяется как время от начала сигнала до последнего момента выхода амплитуды и угла за допустимые диапазоны, равные 1% и 1</w:t>
      </w:r>
      <w:r w:rsidRPr="009C5A38">
        <w:rPr>
          <w:rFonts w:cs="Arial"/>
          <w:color w:val="202122"/>
          <w:szCs w:val="18"/>
          <w:shd w:val="clear" w:color="auto" w:fill="FFFFFF"/>
        </w:rPr>
        <w:t>°</w:t>
      </w:r>
      <w:r w:rsidRPr="009C5A38">
        <w:t xml:space="preserve"> для класса точности 5P соответственно.</w:t>
      </w:r>
    </w:p>
    <w:tbl>
      <w:tblPr>
        <w:tblStyle w:val="a6"/>
        <w:tblW w:w="9351" w:type="dxa"/>
        <w:tblLook w:val="04A0" w:firstRow="1" w:lastRow="0" w:firstColumn="1" w:lastColumn="0" w:noHBand="0" w:noVBand="1"/>
      </w:tblPr>
      <w:tblGrid>
        <w:gridCol w:w="9728"/>
      </w:tblGrid>
      <w:tr w:rsidR="00BE74F5" w:rsidRPr="009A07A3" w14:paraId="6711FD27" w14:textId="77777777" w:rsidTr="005F5E18">
        <w:tc>
          <w:tcPr>
            <w:tcW w:w="9351" w:type="dxa"/>
          </w:tcPr>
          <w:tbl>
            <w:tblPr>
              <w:tblStyle w:val="a6"/>
              <w:tblW w:w="0" w:type="auto"/>
              <w:tblLook w:val="04A0" w:firstRow="1" w:lastRow="0" w:firstColumn="1" w:lastColumn="0" w:noHBand="0" w:noVBand="1"/>
            </w:tblPr>
            <w:tblGrid>
              <w:gridCol w:w="4751"/>
              <w:gridCol w:w="4751"/>
            </w:tblGrid>
            <w:tr w:rsidR="000663BD" w14:paraId="6DBDCD9C" w14:textId="77777777" w:rsidTr="000663BD">
              <w:tc>
                <w:tcPr>
                  <w:tcW w:w="4751" w:type="dxa"/>
                </w:tcPr>
                <w:p w14:paraId="6E8383B1" w14:textId="57614EC0" w:rsidR="000663BD" w:rsidRDefault="000663BD" w:rsidP="005F5E18">
                  <w:pPr>
                    <w:keepNext/>
                    <w:ind w:firstLine="0"/>
                    <w:jc w:val="center"/>
                    <w:rPr>
                      <w:sz w:val="20"/>
                    </w:rPr>
                  </w:pPr>
                  <w:r w:rsidRPr="0031342B">
                    <w:rPr>
                      <w:rFonts w:cs="Arial"/>
                      <w:noProof/>
                      <w:sz w:val="14"/>
                      <w:szCs w:val="14"/>
                      <w:lang w:eastAsia="ru-RU"/>
                    </w:rPr>
                    <w:lastRenderedPageBreak/>
                    <w:drawing>
                      <wp:inline distT="0" distB="0" distL="0" distR="0" wp14:anchorId="4B16F6CA" wp14:editId="455D9655">
                        <wp:extent cx="2880000" cy="2188105"/>
                        <wp:effectExtent l="0" t="0" r="0" b="317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80000" cy="2188105"/>
                                </a:xfrm>
                                <a:prstGeom prst="rect">
                                  <a:avLst/>
                                </a:prstGeom>
                              </pic:spPr>
                            </pic:pic>
                          </a:graphicData>
                        </a:graphic>
                      </wp:inline>
                    </w:drawing>
                  </w:r>
                </w:p>
              </w:tc>
              <w:tc>
                <w:tcPr>
                  <w:tcW w:w="4751" w:type="dxa"/>
                </w:tcPr>
                <w:p w14:paraId="46600C1F" w14:textId="09B225C8" w:rsidR="000663BD" w:rsidRDefault="000663BD" w:rsidP="005F5E18">
                  <w:pPr>
                    <w:keepNext/>
                    <w:ind w:firstLine="0"/>
                    <w:jc w:val="center"/>
                    <w:rPr>
                      <w:sz w:val="20"/>
                    </w:rPr>
                  </w:pPr>
                  <w:r w:rsidRPr="0031342B">
                    <w:rPr>
                      <w:rFonts w:cs="Arial"/>
                      <w:noProof/>
                      <w:sz w:val="14"/>
                      <w:szCs w:val="14"/>
                      <w:lang w:eastAsia="ru-RU"/>
                    </w:rPr>
                    <w:drawing>
                      <wp:inline distT="0" distB="0" distL="0" distR="0" wp14:anchorId="12600E86" wp14:editId="08BD2273">
                        <wp:extent cx="2880000" cy="2268534"/>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80000" cy="2268534"/>
                                </a:xfrm>
                                <a:prstGeom prst="rect">
                                  <a:avLst/>
                                </a:prstGeom>
                              </pic:spPr>
                            </pic:pic>
                          </a:graphicData>
                        </a:graphic>
                      </wp:inline>
                    </w:drawing>
                  </w:r>
                </w:p>
              </w:tc>
            </w:tr>
            <w:tr w:rsidR="000663BD" w14:paraId="4ADA2E5A" w14:textId="77777777" w:rsidTr="000663BD">
              <w:tc>
                <w:tcPr>
                  <w:tcW w:w="4751" w:type="dxa"/>
                </w:tcPr>
                <w:p w14:paraId="2585DD66" w14:textId="348F20B9" w:rsidR="000663BD" w:rsidRDefault="000663BD" w:rsidP="005F5E18">
                  <w:pPr>
                    <w:keepNext/>
                    <w:ind w:firstLine="0"/>
                    <w:jc w:val="center"/>
                    <w:rPr>
                      <w:sz w:val="20"/>
                    </w:rPr>
                  </w:pPr>
                  <w:r>
                    <w:rPr>
                      <w:sz w:val="20"/>
                    </w:rPr>
                    <w:t>а)</w:t>
                  </w:r>
                </w:p>
              </w:tc>
              <w:tc>
                <w:tcPr>
                  <w:tcW w:w="4751" w:type="dxa"/>
                </w:tcPr>
                <w:p w14:paraId="1B8B521F" w14:textId="4A316C7A" w:rsidR="000663BD" w:rsidRDefault="000663BD" w:rsidP="005F5E18">
                  <w:pPr>
                    <w:keepNext/>
                    <w:ind w:firstLine="0"/>
                    <w:jc w:val="center"/>
                    <w:rPr>
                      <w:sz w:val="20"/>
                    </w:rPr>
                  </w:pPr>
                  <w:r>
                    <w:rPr>
                      <w:sz w:val="20"/>
                    </w:rPr>
                    <w:t>б)</w:t>
                  </w:r>
                </w:p>
              </w:tc>
            </w:tr>
          </w:tbl>
          <w:p w14:paraId="021E7F9B" w14:textId="1F33F663" w:rsidR="00BE74F5" w:rsidRPr="00961142" w:rsidRDefault="00BE74F5" w:rsidP="005F5E18">
            <w:pPr>
              <w:pStyle w:val="af9"/>
            </w:pPr>
            <w:bookmarkStart w:id="114" w:name="_Ref198924792"/>
            <w:r>
              <w:t xml:space="preserve">Рисунок </w:t>
            </w:r>
            <w:fldSimple w:instr=" STYLEREF 1 \s ">
              <w:r w:rsidR="00F16688">
                <w:rPr>
                  <w:noProof/>
                </w:rPr>
                <w:t>2</w:t>
              </w:r>
            </w:fldSimple>
            <w:r>
              <w:t>.</w:t>
            </w:r>
            <w:fldSimple w:instr=" SEQ Рисунок \* ARABIC \s 1 ">
              <w:r w:rsidR="00F16688">
                <w:rPr>
                  <w:noProof/>
                </w:rPr>
                <w:t>4</w:t>
              </w:r>
            </w:fldSimple>
            <w:bookmarkEnd w:id="114"/>
            <w:r>
              <w:t xml:space="preserve"> </w:t>
            </w:r>
            <w:r w:rsidRPr="00BE74F5">
              <w:t>Переходный процесс при максимальной доле апериодической составляющей и постоянной времени затухания равной 50 мс: а) мгновенные значения и амплитуды первой гармоники, б) угол первой гармоники</w:t>
            </w:r>
          </w:p>
        </w:tc>
      </w:tr>
    </w:tbl>
    <w:p w14:paraId="7804D268" w14:textId="4665FA77" w:rsidR="005D0C4F" w:rsidRDefault="00510123" w:rsidP="00F834CB">
      <w:r>
        <w:t>Как можем видеть, д</w:t>
      </w:r>
      <w:r w:rsidR="005D0C4F" w:rsidRPr="00290284">
        <w:t>атчики тока на основе катушек Роговского обладают множеством преимуществ.</w:t>
      </w:r>
      <w:r w:rsidR="005D0C4F">
        <w:t xml:space="preserve"> Однако в</w:t>
      </w:r>
      <w:r w:rsidR="005D0C4F" w:rsidRPr="00290284">
        <w:t xml:space="preserve"> отличие от электромагнитных ТТ, они более чувствительны к шумам при малых значениях первичных токов.</w:t>
      </w:r>
      <w:r w:rsidR="005D0C4F">
        <w:t xml:space="preserve"> </w:t>
      </w:r>
      <w:r w:rsidR="005D0C4F" w:rsidRPr="005A2600">
        <w:t xml:space="preserve">Поэтому актуальным является рассмотрение усреднённого сигнала, который в будущем на цифровых подстанциях может быть получен путём агрегирования сигналов с разных измерительных каналов. </w:t>
      </w:r>
      <w:r w:rsidR="005D0C4F" w:rsidRPr="005A2600">
        <w:rPr>
          <w:highlight w:val="yellow"/>
        </w:rPr>
        <w:t xml:space="preserve">Усреднённым будем называть сигнал, который получается за счёт суммирования в комплексной форме первой гармоники сигналов, полученной с ТТ и с КР с фиксированными коэффициентами равными в сумме 1. Для демонстрации полезных свойств данный сигнал будет рассматриваться в простом варианте за счёт задания равных коэффициентов связи </w:t>
      </w:r>
      <w:r w:rsidR="00A252A1">
        <w:rPr>
          <w:highlight w:val="yellow"/>
        </w:rPr>
        <w:fldChar w:fldCharType="begin"/>
      </w:r>
      <w:r w:rsidR="00A252A1">
        <w:rPr>
          <w:highlight w:val="yellow"/>
        </w:rPr>
        <w:instrText xml:space="preserve"> REF _Ref198924180 \h </w:instrText>
      </w:r>
      <w:r w:rsidR="00A252A1">
        <w:rPr>
          <w:highlight w:val="yellow"/>
        </w:rPr>
      </w:r>
      <w:r w:rsidR="00A252A1">
        <w:rPr>
          <w:highlight w:val="yellow"/>
        </w:rPr>
        <w:fldChar w:fldCharType="separate"/>
      </w:r>
      <w:r w:rsidR="00F16688">
        <w:t>(</w:t>
      </w:r>
      <w:r w:rsidR="00F16688">
        <w:rPr>
          <w:noProof/>
        </w:rPr>
        <w:t>2</w:t>
      </w:r>
      <w:r w:rsidR="00F16688">
        <w:t>.</w:t>
      </w:r>
      <w:r w:rsidR="00F16688">
        <w:rPr>
          <w:noProof/>
        </w:rPr>
        <w:t>4</w:t>
      </w:r>
      <w:r w:rsidR="00F16688">
        <w:t>)</w:t>
      </w:r>
      <w:r w:rsidR="00A252A1">
        <w:rPr>
          <w:highlight w:val="yellow"/>
        </w:rPr>
        <w:fldChar w:fldCharType="end"/>
      </w:r>
      <w:r w:rsidR="005D0C4F" w:rsidRPr="005A2600">
        <w:rPr>
          <w:highlight w:val="yellow"/>
        </w:rPr>
        <w:t>. В будущем коэффициенты могут быть подобраны более оптимально</w:t>
      </w:r>
      <w:r w:rsidR="005D0C4F" w:rsidRPr="005A2600">
        <w:t xml:space="preserve">. </w:t>
      </w:r>
    </w:p>
    <w:tbl>
      <w:tblPr>
        <w:tblStyle w:val="a6"/>
        <w:tblW w:w="0" w:type="auto"/>
        <w:jc w:val="center"/>
        <w:tblLook w:val="04A0" w:firstRow="1" w:lastRow="0" w:firstColumn="1" w:lastColumn="0" w:noHBand="0" w:noVBand="1"/>
      </w:tblPr>
      <w:tblGrid>
        <w:gridCol w:w="836"/>
        <w:gridCol w:w="7833"/>
        <w:gridCol w:w="676"/>
      </w:tblGrid>
      <w:tr w:rsidR="00A252A1" w14:paraId="1A0509FD" w14:textId="77777777" w:rsidTr="005F5E18">
        <w:trPr>
          <w:jc w:val="center"/>
        </w:trPr>
        <w:tc>
          <w:tcPr>
            <w:tcW w:w="836" w:type="dxa"/>
            <w:vAlign w:val="center"/>
          </w:tcPr>
          <w:p w14:paraId="71C4C9BB" w14:textId="77777777" w:rsidR="00A252A1" w:rsidRDefault="00A252A1" w:rsidP="005F5E18">
            <w:pPr>
              <w:spacing w:after="120"/>
              <w:ind w:firstLine="0"/>
              <w:rPr>
                <w:rFonts w:cs="Arial"/>
                <w:szCs w:val="18"/>
              </w:rPr>
            </w:pPr>
          </w:p>
        </w:tc>
        <w:tc>
          <w:tcPr>
            <w:tcW w:w="7833" w:type="dxa"/>
            <w:vAlign w:val="center"/>
          </w:tcPr>
          <w:p w14:paraId="257BF6D5" w14:textId="030E6B4F" w:rsidR="00A252A1" w:rsidRDefault="00CF4DC1" w:rsidP="005F5E18">
            <w:pPr>
              <w:spacing w:after="120"/>
              <w:ind w:firstLine="0"/>
              <w:rPr>
                <w:rFonts w:cs="Arial"/>
                <w:szCs w:val="18"/>
              </w:rPr>
            </w:pPr>
            <m:oMathPara>
              <m:oMath>
                <m:sSub>
                  <m:sSubPr>
                    <m:ctrlPr>
                      <w:rPr>
                        <w:rFonts w:ascii="Cambria Math" w:hAnsi="Cambria Math"/>
                        <w:i/>
                        <w:highlight w:val="yellow"/>
                      </w:rPr>
                    </m:ctrlPr>
                  </m:sSubPr>
                  <m:e>
                    <m:acc>
                      <m:accPr>
                        <m:chr m:val="̇"/>
                        <m:ctrlPr>
                          <w:rPr>
                            <w:rFonts w:ascii="Cambria Math" w:hAnsi="Cambria Math"/>
                            <w:i/>
                            <w:highlight w:val="yellow"/>
                          </w:rPr>
                        </m:ctrlPr>
                      </m:accPr>
                      <m:e>
                        <m:r>
                          <w:rPr>
                            <w:rFonts w:ascii="Cambria Math" w:hAnsi="Cambria Math"/>
                            <w:highlight w:val="yellow"/>
                          </w:rPr>
                          <m:t>I</m:t>
                        </m:r>
                      </m:e>
                    </m:acc>
                  </m:e>
                  <m:sub>
                    <m:r>
                      <w:rPr>
                        <w:rFonts w:ascii="Cambria Math" w:hAnsi="Cambria Math"/>
                        <w:highlight w:val="yellow"/>
                      </w:rPr>
                      <m:t>усред.</m:t>
                    </m:r>
                  </m:sub>
                </m:sSub>
                <m:r>
                  <w:rPr>
                    <w:rFonts w:ascii="Cambria Math" w:hAnsi="Cambria Math"/>
                    <w:highlight w:val="yellow"/>
                  </w:rPr>
                  <m:t>= 0,5∙</m:t>
                </m:r>
                <m:sSub>
                  <m:sSubPr>
                    <m:ctrlPr>
                      <w:rPr>
                        <w:rFonts w:ascii="Cambria Math" w:hAnsi="Cambria Math"/>
                        <w:i/>
                        <w:highlight w:val="yellow"/>
                      </w:rPr>
                    </m:ctrlPr>
                  </m:sSubPr>
                  <m:e>
                    <m:acc>
                      <m:accPr>
                        <m:chr m:val="̇"/>
                        <m:ctrlPr>
                          <w:rPr>
                            <w:rFonts w:ascii="Cambria Math" w:hAnsi="Cambria Math"/>
                            <w:i/>
                            <w:highlight w:val="yellow"/>
                          </w:rPr>
                        </m:ctrlPr>
                      </m:accPr>
                      <m:e>
                        <m:r>
                          <w:rPr>
                            <w:rFonts w:ascii="Cambria Math" w:hAnsi="Cambria Math"/>
                            <w:highlight w:val="yellow"/>
                          </w:rPr>
                          <m:t>I</m:t>
                        </m:r>
                      </m:e>
                    </m:acc>
                  </m:e>
                  <m:sub>
                    <m:r>
                      <w:rPr>
                        <w:rFonts w:ascii="Cambria Math" w:hAnsi="Cambria Math"/>
                        <w:highlight w:val="yellow"/>
                      </w:rPr>
                      <m:t>ТТ</m:t>
                    </m:r>
                  </m:sub>
                </m:sSub>
                <m:r>
                  <w:rPr>
                    <w:rFonts w:ascii="Cambria Math" w:hAnsi="Cambria Math"/>
                    <w:highlight w:val="yellow"/>
                  </w:rPr>
                  <m:t>+0,5∙(-j)∙</m:t>
                </m:r>
                <m:sSub>
                  <m:sSubPr>
                    <m:ctrlPr>
                      <w:rPr>
                        <w:rFonts w:ascii="Cambria Math" w:hAnsi="Cambria Math"/>
                        <w:i/>
                        <w:highlight w:val="yellow"/>
                      </w:rPr>
                    </m:ctrlPr>
                  </m:sSubPr>
                  <m:e>
                    <m:acc>
                      <m:accPr>
                        <m:chr m:val="̇"/>
                        <m:ctrlPr>
                          <w:rPr>
                            <w:rFonts w:ascii="Cambria Math" w:hAnsi="Cambria Math"/>
                            <w:i/>
                            <w:highlight w:val="yellow"/>
                          </w:rPr>
                        </m:ctrlPr>
                      </m:accPr>
                      <m:e>
                        <m:r>
                          <w:rPr>
                            <w:rFonts w:ascii="Cambria Math" w:hAnsi="Cambria Math"/>
                            <w:highlight w:val="yellow"/>
                          </w:rPr>
                          <m:t>I</m:t>
                        </m:r>
                      </m:e>
                    </m:acc>
                  </m:e>
                  <m:sub>
                    <m:r>
                      <w:rPr>
                        <w:rFonts w:ascii="Cambria Math" w:hAnsi="Cambria Math"/>
                        <w:highlight w:val="yellow"/>
                      </w:rPr>
                      <m:t>КР</m:t>
                    </m:r>
                  </m:sub>
                </m:sSub>
              </m:oMath>
            </m:oMathPara>
          </w:p>
        </w:tc>
        <w:tc>
          <w:tcPr>
            <w:tcW w:w="676" w:type="dxa"/>
            <w:vAlign w:val="center"/>
          </w:tcPr>
          <w:p w14:paraId="1FB91270" w14:textId="0F8BE151" w:rsidR="00A252A1" w:rsidRPr="00EA2861" w:rsidRDefault="00A252A1" w:rsidP="005F5E18">
            <w:pPr>
              <w:pStyle w:val="afa"/>
            </w:pPr>
            <w:bookmarkStart w:id="115" w:name="_Ref198924180"/>
            <w:r>
              <w:t>(</w:t>
            </w:r>
            <w:fldSimple w:instr=" STYLEREF 1 \s ">
              <w:r w:rsidR="00F16688">
                <w:rPr>
                  <w:noProof/>
                </w:rPr>
                <w:t>2</w:t>
              </w:r>
            </w:fldSimple>
            <w:r>
              <w:t>.</w:t>
            </w:r>
            <w:fldSimple w:instr=" SEQ Формула \* ARABIC \s 1 ">
              <w:r w:rsidR="00F16688">
                <w:rPr>
                  <w:noProof/>
                </w:rPr>
                <w:t>4</w:t>
              </w:r>
            </w:fldSimple>
            <w:r>
              <w:t>)</w:t>
            </w:r>
            <w:bookmarkEnd w:id="115"/>
          </w:p>
        </w:tc>
      </w:tr>
    </w:tbl>
    <w:p w14:paraId="28E2169D" w14:textId="67ED7037" w:rsidR="005D0C4F" w:rsidRDefault="005D0C4F" w:rsidP="00F834CB">
      <w:r w:rsidRPr="005A2600">
        <w:t>На основе полученных данных проведен анализ времени переходного процесса (</w:t>
      </w:r>
      <w:r w:rsidR="00BE74F5">
        <w:fldChar w:fldCharType="begin"/>
      </w:r>
      <w:r w:rsidR="00BE74F5">
        <w:instrText xml:space="preserve"> REF _Ref198924943 \h </w:instrText>
      </w:r>
      <w:r w:rsidR="00BE74F5">
        <w:fldChar w:fldCharType="separate"/>
      </w:r>
      <w:r w:rsidR="00F16688">
        <w:t xml:space="preserve">Рисунок </w:t>
      </w:r>
      <w:r w:rsidR="00F16688">
        <w:rPr>
          <w:noProof/>
        </w:rPr>
        <w:t>2</w:t>
      </w:r>
      <w:r w:rsidR="00F16688">
        <w:t>.</w:t>
      </w:r>
      <w:r w:rsidR="00F16688">
        <w:rPr>
          <w:noProof/>
        </w:rPr>
        <w:t>5</w:t>
      </w:r>
      <w:r w:rsidR="00BE74F5">
        <w:fldChar w:fldCharType="end"/>
      </w:r>
      <w:r w:rsidRPr="005A2600">
        <w:t>), определяемого как интервал от момента возникновения сигнала до достижения допустимых отклонений амплитуды и угла первой гармоники (1% и 1° для класса точности 5Р). Для ТТ переходный процесс длился 127 мс, в то время как для КР — не превышал 20 мс.</w:t>
      </w:r>
      <w:r w:rsidRPr="00FA7CC2">
        <w:t xml:space="preserve"> </w:t>
      </w:r>
      <w:r w:rsidRPr="00FA7CC2">
        <w:rPr>
          <w:highlight w:val="yellow"/>
        </w:rPr>
        <w:t>Применение усреднённого сигнала хоть и улучшало время переходного процесса, но столь не значительно – 97 мс.</w:t>
      </w:r>
      <w:r w:rsidRPr="005A2600">
        <w:t xml:space="preserve"> </w:t>
      </w:r>
    </w:p>
    <w:tbl>
      <w:tblPr>
        <w:tblStyle w:val="a6"/>
        <w:tblW w:w="9351" w:type="dxa"/>
        <w:tblLook w:val="04A0" w:firstRow="1" w:lastRow="0" w:firstColumn="1" w:lastColumn="0" w:noHBand="0" w:noVBand="1"/>
      </w:tblPr>
      <w:tblGrid>
        <w:gridCol w:w="9351"/>
      </w:tblGrid>
      <w:tr w:rsidR="00BE74F5" w:rsidRPr="009A07A3" w14:paraId="0B773579" w14:textId="77777777" w:rsidTr="005F5E18">
        <w:tc>
          <w:tcPr>
            <w:tcW w:w="9351" w:type="dxa"/>
          </w:tcPr>
          <w:p w14:paraId="15544978" w14:textId="7886BFD8" w:rsidR="00BE74F5" w:rsidRDefault="00BE74F5" w:rsidP="005F5E18">
            <w:pPr>
              <w:keepNext/>
              <w:ind w:firstLine="0"/>
              <w:jc w:val="center"/>
              <w:rPr>
                <w:sz w:val="20"/>
              </w:rPr>
            </w:pPr>
            <w:r w:rsidRPr="00FA7CC2">
              <w:rPr>
                <w:noProof/>
              </w:rPr>
              <w:lastRenderedPageBreak/>
              <w:drawing>
                <wp:inline distT="0" distB="0" distL="0" distR="0" wp14:anchorId="4781862D" wp14:editId="4E080EB1">
                  <wp:extent cx="3600000" cy="2861832"/>
                  <wp:effectExtent l="0" t="0" r="63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600000" cy="2861832"/>
                          </a:xfrm>
                          <a:prstGeom prst="rect">
                            <a:avLst/>
                          </a:prstGeom>
                        </pic:spPr>
                      </pic:pic>
                    </a:graphicData>
                  </a:graphic>
                </wp:inline>
              </w:drawing>
            </w:r>
          </w:p>
          <w:p w14:paraId="7577AEBB" w14:textId="7CE5FE1A" w:rsidR="00BE74F5" w:rsidRPr="00961142" w:rsidRDefault="00BE74F5" w:rsidP="005F5E18">
            <w:pPr>
              <w:pStyle w:val="af9"/>
            </w:pPr>
            <w:bookmarkStart w:id="116" w:name="_Ref198924943"/>
            <w:r>
              <w:t xml:space="preserve">Рисунок </w:t>
            </w:r>
            <w:fldSimple w:instr=" STYLEREF 1 \s ">
              <w:r w:rsidR="00F16688">
                <w:rPr>
                  <w:noProof/>
                </w:rPr>
                <w:t>2</w:t>
              </w:r>
            </w:fldSimple>
            <w:r>
              <w:t>.</w:t>
            </w:r>
            <w:fldSimple w:instr=" SEQ Рисунок \* ARABIC \s 1 ">
              <w:r w:rsidR="00F16688">
                <w:rPr>
                  <w:noProof/>
                </w:rPr>
                <w:t>5</w:t>
              </w:r>
            </w:fldSimple>
            <w:bookmarkEnd w:id="116"/>
            <w:r>
              <w:t xml:space="preserve"> </w:t>
            </w:r>
            <w:r w:rsidRPr="00BE74F5">
              <w:t>Отображение границ для определения времени переходного процесса и начала наступление установившегося режима для: КР; ТТ и усреднённого сигнала. Точка 1 – первое пересечение граничных значений, точка 2 – окончание процесса, 3 – окончание процесса для усреднённого сигнала.</w:t>
            </w:r>
          </w:p>
        </w:tc>
      </w:tr>
    </w:tbl>
    <w:p w14:paraId="350AD9AD" w14:textId="37936F0B" w:rsidR="00251206" w:rsidRPr="00251206" w:rsidRDefault="00251206" w:rsidP="00251206">
      <w:pPr>
        <w:pStyle w:val="3"/>
      </w:pPr>
      <w:bookmarkStart w:id="117" w:name="_Toc201697673"/>
      <w:r w:rsidRPr="00251206">
        <w:t>Оценка переходного процесса и влияния различных факторов</w:t>
      </w:r>
      <w:bookmarkEnd w:id="117"/>
    </w:p>
    <w:p w14:paraId="38758AAF" w14:textId="3945D302" w:rsidR="00251206" w:rsidRPr="00F834CB" w:rsidRDefault="00BE74F5" w:rsidP="00F834CB">
      <w:r>
        <w:t>М</w:t>
      </w:r>
      <w:r w:rsidR="00251206" w:rsidRPr="00874C26">
        <w:t>ы можем видеть</w:t>
      </w:r>
      <w:r>
        <w:t xml:space="preserve"> (</w:t>
      </w:r>
      <w:r>
        <w:fldChar w:fldCharType="begin"/>
      </w:r>
      <w:r>
        <w:instrText xml:space="preserve"> REF _Ref198924943 \h </w:instrText>
      </w:r>
      <w:r>
        <w:fldChar w:fldCharType="separate"/>
      </w:r>
      <w:r w:rsidR="00F16688">
        <w:t xml:space="preserve">Рисунок </w:t>
      </w:r>
      <w:r w:rsidR="00F16688">
        <w:rPr>
          <w:noProof/>
        </w:rPr>
        <w:t>2</w:t>
      </w:r>
      <w:r w:rsidR="00F16688">
        <w:t>.</w:t>
      </w:r>
      <w:r w:rsidR="00F16688">
        <w:rPr>
          <w:noProof/>
        </w:rPr>
        <w:t>5</w:t>
      </w:r>
      <w:r>
        <w:fldChar w:fldCharType="end"/>
      </w:r>
      <w:r>
        <w:t>)</w:t>
      </w:r>
      <w:r w:rsidR="00251206" w:rsidRPr="00874C26">
        <w:t xml:space="preserve">, что для классических ТТ, при наличии апериодической составляющей в первичном токе, довольно длительное время сохраняются колебания (127 мс). Для катушек Роговского, данный недостаток практически отсутствует, что особенно ярко видно при построении годографа векторов тока (см. рис. ). Годограф отображает траекторию движения вектора, </w:t>
      </w:r>
      <w:r w:rsidR="00251206" w:rsidRPr="00F834CB">
        <w:t xml:space="preserve">который используется для работы различных направленных защит, например, РНМ в устройствах БАВР. </w:t>
      </w:r>
    </w:p>
    <w:p w14:paraId="105623E2" w14:textId="2072488E" w:rsidR="00251206" w:rsidRPr="00F834CB" w:rsidRDefault="00251206" w:rsidP="00F834CB">
      <w:r w:rsidRPr="00F834CB">
        <w:t xml:space="preserve">В случае применения КР, вектор из точки с нулевым током (точка 1, </w:t>
      </w:r>
      <w:r w:rsidR="00BE74F5" w:rsidRPr="00F834CB">
        <w:fldChar w:fldCharType="begin"/>
      </w:r>
      <w:r w:rsidR="00BE74F5" w:rsidRPr="00F834CB">
        <w:instrText xml:space="preserve"> REF _Ref198925117 \h </w:instrText>
      </w:r>
      <w:r w:rsidR="00F834CB">
        <w:instrText xml:space="preserve"> \* MERGEFORMAT </w:instrText>
      </w:r>
      <w:r w:rsidR="00BE74F5" w:rsidRPr="00F834CB">
        <w:fldChar w:fldCharType="separate"/>
      </w:r>
      <w:r w:rsidR="00F16688">
        <w:t xml:space="preserve">Рисунок </w:t>
      </w:r>
      <w:r w:rsidR="00F16688">
        <w:rPr>
          <w:noProof/>
        </w:rPr>
        <w:t>2</w:t>
      </w:r>
      <w:r w:rsidR="00F16688">
        <w:t>.</w:t>
      </w:r>
      <w:r w:rsidR="00F16688">
        <w:rPr>
          <w:noProof/>
        </w:rPr>
        <w:t>6</w:t>
      </w:r>
      <w:r w:rsidR="00BE74F5" w:rsidRPr="00F834CB">
        <w:fldChar w:fldCharType="end"/>
      </w:r>
      <w:r w:rsidRPr="00F834CB">
        <w:t>) достигает установившегося значения (точка 2,</w:t>
      </w:r>
      <w:r w:rsidR="00BE74F5" w:rsidRPr="00F834CB">
        <w:t xml:space="preserve"> </w:t>
      </w:r>
      <w:r w:rsidR="00BE74F5" w:rsidRPr="00F834CB">
        <w:fldChar w:fldCharType="begin"/>
      </w:r>
      <w:r w:rsidR="00BE74F5" w:rsidRPr="00F834CB">
        <w:instrText xml:space="preserve"> REF _Ref198925117 \h </w:instrText>
      </w:r>
      <w:r w:rsidR="00F834CB">
        <w:instrText xml:space="preserve"> \* MERGEFORMAT </w:instrText>
      </w:r>
      <w:r w:rsidR="00BE74F5" w:rsidRPr="00F834CB">
        <w:fldChar w:fldCharType="separate"/>
      </w:r>
      <w:r w:rsidR="00F16688">
        <w:t xml:space="preserve">Рисунок </w:t>
      </w:r>
      <w:r w:rsidR="00F16688">
        <w:rPr>
          <w:noProof/>
        </w:rPr>
        <w:t>2</w:t>
      </w:r>
      <w:r w:rsidR="00F16688">
        <w:t>.</w:t>
      </w:r>
      <w:r w:rsidR="00F16688">
        <w:rPr>
          <w:noProof/>
        </w:rPr>
        <w:t>6</w:t>
      </w:r>
      <w:r w:rsidR="00BE74F5" w:rsidRPr="00F834CB">
        <w:fldChar w:fldCharType="end"/>
      </w:r>
      <w:r w:rsidRPr="00F834CB">
        <w:t>) за время, равное периоду промышленной частоты (20 мс). При этом траектория движения вектора, рассчитанного на основе этого сигнала, не зависит от угла КЗ.</w:t>
      </w:r>
    </w:p>
    <w:p w14:paraId="53AB5371" w14:textId="5956E774" w:rsidR="00251206" w:rsidRPr="00F834CB" w:rsidRDefault="00251206" w:rsidP="00F834CB">
      <w:commentRangeStart w:id="118"/>
      <w:commentRangeStart w:id="119"/>
      <w:r w:rsidRPr="00F834CB">
        <w:t>Хотя классические ТТ могут достигать близкого значения быстрее (φ</w:t>
      </w:r>
      <w:r w:rsidRPr="00F834CB">
        <w:rPr>
          <w:vertAlign w:val="subscript"/>
        </w:rPr>
        <w:t>КЗ</w:t>
      </w:r>
      <w:r w:rsidRPr="00F834CB">
        <w:t> = 0) – за 15 мс (</w:t>
      </w:r>
      <w:r w:rsidR="00BE74F5" w:rsidRPr="00F834CB">
        <w:t xml:space="preserve">около точки 2, </w:t>
      </w:r>
      <w:r w:rsidR="00BE74F5" w:rsidRPr="00F834CB">
        <w:fldChar w:fldCharType="begin"/>
      </w:r>
      <w:r w:rsidR="00BE74F5" w:rsidRPr="00F834CB">
        <w:instrText xml:space="preserve"> REF _Ref198925117 \h </w:instrText>
      </w:r>
      <w:r w:rsidR="00F834CB">
        <w:instrText xml:space="preserve"> \* MERGEFORMAT </w:instrText>
      </w:r>
      <w:r w:rsidR="00BE74F5" w:rsidRPr="00F834CB">
        <w:fldChar w:fldCharType="separate"/>
      </w:r>
      <w:r w:rsidR="00F16688">
        <w:t xml:space="preserve">Рисунок </w:t>
      </w:r>
      <w:r w:rsidR="00F16688">
        <w:rPr>
          <w:noProof/>
        </w:rPr>
        <w:t>2</w:t>
      </w:r>
      <w:r w:rsidR="00F16688">
        <w:t>.</w:t>
      </w:r>
      <w:r w:rsidR="00F16688">
        <w:rPr>
          <w:noProof/>
        </w:rPr>
        <w:t>6</w:t>
      </w:r>
      <w:r w:rsidR="00BE74F5" w:rsidRPr="00F834CB">
        <w:fldChar w:fldCharType="end"/>
      </w:r>
      <w:r w:rsidRPr="00F834CB">
        <w:t>)</w:t>
      </w:r>
      <w:commentRangeEnd w:id="118"/>
      <w:r w:rsidRPr="00F834CB">
        <w:rPr>
          <w:rStyle w:val="a8"/>
        </w:rPr>
        <w:commentReference w:id="118"/>
      </w:r>
      <w:commentRangeEnd w:id="119"/>
      <w:r w:rsidRPr="00F834CB">
        <w:rPr>
          <w:rStyle w:val="a8"/>
        </w:rPr>
        <w:commentReference w:id="119"/>
      </w:r>
      <w:r w:rsidRPr="00F834CB">
        <w:t xml:space="preserve">, но в этом случае вектор колеблется вокруг точки установившегося значения ещё длительное время, и входит в допустимый диапазон только через 127 мс от начала процесса (точка 2, </w:t>
      </w:r>
      <w:r w:rsidR="00BE74F5" w:rsidRPr="00F834CB">
        <w:fldChar w:fldCharType="begin"/>
      </w:r>
      <w:r w:rsidR="00BE74F5" w:rsidRPr="00F834CB">
        <w:instrText xml:space="preserve"> REF _Ref198924943 \h </w:instrText>
      </w:r>
      <w:r w:rsidR="00F834CB">
        <w:instrText xml:space="preserve"> \* MERGEFORMAT </w:instrText>
      </w:r>
      <w:r w:rsidR="00BE74F5" w:rsidRPr="00F834CB">
        <w:fldChar w:fldCharType="separate"/>
      </w:r>
      <w:r w:rsidR="00F16688">
        <w:t xml:space="preserve">Рисунок </w:t>
      </w:r>
      <w:r w:rsidR="00F16688">
        <w:rPr>
          <w:noProof/>
        </w:rPr>
        <w:t>2</w:t>
      </w:r>
      <w:r w:rsidR="00F16688">
        <w:t>.</w:t>
      </w:r>
      <w:r w:rsidR="00F16688">
        <w:rPr>
          <w:noProof/>
        </w:rPr>
        <w:t>5</w:t>
      </w:r>
      <w:r w:rsidR="00BE74F5" w:rsidRPr="00F834CB">
        <w:fldChar w:fldCharType="end"/>
      </w:r>
      <w:r w:rsidRPr="00F834CB">
        <w:t>). При других углах КЗ время переходного процесса изменяется, и в случае отсутствия апериодической составляющей (φ</w:t>
      </w:r>
      <w:r w:rsidRPr="00F834CB">
        <w:rPr>
          <w:vertAlign w:val="subscript"/>
        </w:rPr>
        <w:t>КЗ</w:t>
      </w:r>
      <w:r w:rsidRPr="00F834CB">
        <w:t xml:space="preserve"> = 90) может быть аналогично с КР, то есть достигать установившегося значения (точка 2, рис. 8) за период промышленной частоты (20 мс). </w:t>
      </w:r>
    </w:p>
    <w:p w14:paraId="2077DA8C" w14:textId="4A2B0138" w:rsidR="00F834CB" w:rsidRPr="00454F1B" w:rsidRDefault="00F834CB" w:rsidP="00F834CB">
      <w:r w:rsidRPr="00F834CB">
        <w:t>Таким образом, у классических ТТ, в зависимости от момента начала аварии (φ</w:t>
      </w:r>
      <w:r w:rsidRPr="00F834CB">
        <w:rPr>
          <w:vertAlign w:val="subscript"/>
        </w:rPr>
        <w:t>КЗ</w:t>
      </w:r>
      <w:r w:rsidRPr="00F834CB">
        <w:t>), наблюдается непостоянство траектории движения вектора тока и времени переходного процесса. В отличие от них, применение КР позволяет избежать этой неоднозначности, обеспечивая более стабильное и предсказуемое поведение защит.</w:t>
      </w:r>
    </w:p>
    <w:tbl>
      <w:tblPr>
        <w:tblStyle w:val="a6"/>
        <w:tblW w:w="9351" w:type="dxa"/>
        <w:tblLook w:val="04A0" w:firstRow="1" w:lastRow="0" w:firstColumn="1" w:lastColumn="0" w:noHBand="0" w:noVBand="1"/>
      </w:tblPr>
      <w:tblGrid>
        <w:gridCol w:w="9351"/>
      </w:tblGrid>
      <w:tr w:rsidR="00BE74F5" w:rsidRPr="009A07A3" w14:paraId="28C4E01F" w14:textId="77777777" w:rsidTr="00BE74F5">
        <w:tc>
          <w:tcPr>
            <w:tcW w:w="9351" w:type="dxa"/>
          </w:tcPr>
          <w:p w14:paraId="5ED7BD19" w14:textId="0A091EDB" w:rsidR="00BE74F5" w:rsidRDefault="00BE74F5" w:rsidP="005F5E18">
            <w:pPr>
              <w:keepNext/>
              <w:ind w:firstLine="0"/>
              <w:jc w:val="center"/>
              <w:rPr>
                <w:sz w:val="20"/>
              </w:rPr>
            </w:pPr>
            <w:r w:rsidRPr="00CC0F51">
              <w:rPr>
                <w:noProof/>
              </w:rPr>
              <w:lastRenderedPageBreak/>
              <w:drawing>
                <wp:inline distT="0" distB="0" distL="0" distR="0" wp14:anchorId="1AF16C63" wp14:editId="4EA4F365">
                  <wp:extent cx="4320000" cy="3105456"/>
                  <wp:effectExtent l="0" t="0" r="4445"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20000" cy="3105456"/>
                          </a:xfrm>
                          <a:prstGeom prst="rect">
                            <a:avLst/>
                          </a:prstGeom>
                        </pic:spPr>
                      </pic:pic>
                    </a:graphicData>
                  </a:graphic>
                </wp:inline>
              </w:drawing>
            </w:r>
          </w:p>
          <w:p w14:paraId="157E490B" w14:textId="0A62FDEC" w:rsidR="00BE74F5" w:rsidRPr="00961142" w:rsidRDefault="00BE74F5" w:rsidP="005F5E18">
            <w:pPr>
              <w:pStyle w:val="af9"/>
            </w:pPr>
            <w:bookmarkStart w:id="120" w:name="_Ref198925117"/>
            <w:r>
              <w:t xml:space="preserve">Рисунок </w:t>
            </w:r>
            <w:fldSimple w:instr=" STYLEREF 1 \s ">
              <w:r w:rsidR="00F16688">
                <w:rPr>
                  <w:noProof/>
                </w:rPr>
                <w:t>2</w:t>
              </w:r>
            </w:fldSimple>
            <w:r>
              <w:t>.</w:t>
            </w:r>
            <w:fldSimple w:instr=" SEQ Рисунок \* ARABIC \s 1 ">
              <w:r w:rsidR="00F16688">
                <w:rPr>
                  <w:noProof/>
                </w:rPr>
                <w:t>6</w:t>
              </w:r>
            </w:fldSimple>
            <w:bookmarkEnd w:id="120"/>
            <w:r>
              <w:t xml:space="preserve"> </w:t>
            </w:r>
            <w:r w:rsidRPr="00BE74F5">
              <w:t>Годограф вектора тока получаемого с классических ТТ при различных углах КЗ (CT_0 – CT_90) с учётом корректировки по углу, с КР, а также усреднённого сигнала при максимальной доли аппериодики. Точка 1 – начало процесса, точка 2 – окончание процесса.</w:t>
            </w:r>
          </w:p>
        </w:tc>
      </w:tr>
    </w:tbl>
    <w:p w14:paraId="53093F64" w14:textId="72A49A89" w:rsidR="00251206" w:rsidRPr="00874C26" w:rsidRDefault="00251206" w:rsidP="00F834CB">
      <w:pPr>
        <w:spacing w:before="120"/>
        <w:ind w:firstLine="708"/>
        <w:rPr>
          <w:b/>
        </w:rPr>
      </w:pPr>
      <w:r w:rsidRPr="00874C26">
        <w:rPr>
          <w:b/>
        </w:rPr>
        <w:t>Влияние постоянной времени затухания (</w:t>
      </w:r>
      <m:oMath>
        <m:sSub>
          <m:sSubPr>
            <m:ctrlPr>
              <w:rPr>
                <w:rFonts w:ascii="Cambria Math" w:hAnsi="Cambria Math"/>
                <w:b/>
                <w:i/>
              </w:rPr>
            </m:ctrlPr>
          </m:sSubPr>
          <m:e>
            <m:r>
              <m:rPr>
                <m:sty m:val="bi"/>
              </m:rPr>
              <w:rPr>
                <w:rFonts w:ascii="Cambria Math" w:hAnsi="Cambria Math"/>
              </w:rPr>
              <m:t>τ</m:t>
            </m:r>
          </m:e>
          <m:sub>
            <m:r>
              <m:rPr>
                <m:sty m:val="bi"/>
              </m:rPr>
              <w:rPr>
                <w:rFonts w:ascii="Cambria Math" w:hAnsi="Cambria Math"/>
              </w:rPr>
              <m:t>0</m:t>
            </m:r>
          </m:sub>
        </m:sSub>
      </m:oMath>
      <w:r w:rsidRPr="00874C26">
        <w:rPr>
          <w:b/>
        </w:rPr>
        <w:t>).</w:t>
      </w:r>
    </w:p>
    <w:p w14:paraId="24D1BE57" w14:textId="31810F23" w:rsidR="00251206" w:rsidRPr="00BA6D3B" w:rsidRDefault="00251206" w:rsidP="00F834CB">
      <w:pPr>
        <w:spacing w:after="120"/>
        <w:ind w:firstLine="708"/>
      </w:pPr>
      <w:r w:rsidRPr="00874C26">
        <w:t>Доля апериодической составляющей была задана максимальной</w:t>
      </w:r>
      <w:r w:rsidRPr="00BA6D3B">
        <w:t xml:space="preserve"> (φ</w:t>
      </w:r>
      <w:r w:rsidRPr="00BA6D3B">
        <w:rPr>
          <w:vertAlign w:val="subscript"/>
        </w:rPr>
        <w:t>КЗ</w:t>
      </w:r>
      <w:r>
        <w:t> </w:t>
      </w:r>
      <w:r w:rsidRPr="00BA6D3B">
        <w:t>=</w:t>
      </w:r>
      <w:r>
        <w:t> </w:t>
      </w:r>
      <w:r w:rsidRPr="00BA6D3B">
        <w:t xml:space="preserve">0), а все </w:t>
      </w:r>
      <w:commentRangeStart w:id="121"/>
      <w:commentRangeStart w:id="122"/>
      <w:commentRangeStart w:id="123"/>
      <w:commentRangeStart w:id="124"/>
      <w:r w:rsidRPr="00BA6D3B">
        <w:t>иные параметры</w:t>
      </w:r>
      <w:r>
        <w:t xml:space="preserve">, </w:t>
      </w:r>
      <w:r w:rsidRPr="00874C26">
        <w:rPr>
          <w:highlight w:val="yellow"/>
        </w:rPr>
        <w:t xml:space="preserve">участвующие в формуле </w:t>
      </w:r>
      <w:r w:rsidR="00BE74F5">
        <w:rPr>
          <w:highlight w:val="yellow"/>
        </w:rPr>
        <w:fldChar w:fldCharType="begin"/>
      </w:r>
      <w:r w:rsidR="00BE74F5">
        <w:rPr>
          <w:highlight w:val="yellow"/>
        </w:rPr>
        <w:instrText xml:space="preserve"> REF _Ref198923908 \h </w:instrText>
      </w:r>
      <w:r w:rsidR="00BE74F5">
        <w:rPr>
          <w:highlight w:val="yellow"/>
        </w:rPr>
      </w:r>
      <w:r w:rsidR="00BE74F5">
        <w:rPr>
          <w:highlight w:val="yellow"/>
        </w:rPr>
        <w:fldChar w:fldCharType="separate"/>
      </w:r>
      <w:r w:rsidR="00F16688">
        <w:t>(</w:t>
      </w:r>
      <w:r w:rsidR="00F16688">
        <w:rPr>
          <w:noProof/>
        </w:rPr>
        <w:t>2</w:t>
      </w:r>
      <w:r w:rsidR="00F16688">
        <w:t>.</w:t>
      </w:r>
      <w:r w:rsidR="00F16688">
        <w:rPr>
          <w:noProof/>
        </w:rPr>
        <w:t>1</w:t>
      </w:r>
      <w:r w:rsidR="00F16688">
        <w:t>)</w:t>
      </w:r>
      <w:r w:rsidR="00BE74F5">
        <w:rPr>
          <w:highlight w:val="yellow"/>
        </w:rPr>
        <w:fldChar w:fldCharType="end"/>
      </w:r>
      <w:r>
        <w:t>,</w:t>
      </w:r>
      <w:r w:rsidRPr="00BA6D3B">
        <w:t xml:space="preserve"> </w:t>
      </w:r>
      <w:commentRangeEnd w:id="121"/>
      <w:r>
        <w:rPr>
          <w:rStyle w:val="a8"/>
        </w:rPr>
        <w:commentReference w:id="121"/>
      </w:r>
      <w:commentRangeEnd w:id="122"/>
      <w:r>
        <w:rPr>
          <w:rStyle w:val="a8"/>
        </w:rPr>
        <w:commentReference w:id="122"/>
      </w:r>
      <w:commentRangeEnd w:id="123"/>
      <w:r>
        <w:rPr>
          <w:rStyle w:val="a8"/>
        </w:rPr>
        <w:commentReference w:id="123"/>
      </w:r>
      <w:commentRangeEnd w:id="124"/>
      <w:r>
        <w:rPr>
          <w:rStyle w:val="a8"/>
        </w:rPr>
        <w:commentReference w:id="124"/>
      </w:r>
      <w:r w:rsidRPr="00BA6D3B">
        <w:t xml:space="preserve">оставлены исходными для данной модели. Как можем видеть, на всём промежутке значений </w:t>
      </w:r>
      <m:oMath>
        <m:sSub>
          <m:sSubPr>
            <m:ctrlPr>
              <w:rPr>
                <w:rFonts w:ascii="Cambria Math" w:hAnsi="Cambria Math"/>
                <w:i/>
              </w:rPr>
            </m:ctrlPr>
          </m:sSubPr>
          <m:e>
            <m:r>
              <w:rPr>
                <w:rFonts w:ascii="Cambria Math" w:hAnsi="Cambria Math"/>
              </w:rPr>
              <m:t>τ</m:t>
            </m:r>
          </m:e>
          <m:sub>
            <m:r>
              <w:rPr>
                <w:rFonts w:ascii="Cambria Math" w:hAnsi="Cambria Math"/>
              </w:rPr>
              <m:t>0</m:t>
            </m:r>
          </m:sub>
        </m:sSub>
      </m:oMath>
      <w:r w:rsidRPr="00BA6D3B">
        <w:t>: от 1 мс до 700 мс, что охватывает все встречаемые на практике значения параметра (от 1 мс до 540 мс согласно [24]), использование КР даёт либо лучшее время переходного процесса, либо соизмеримое (</w:t>
      </w:r>
      <w:r w:rsidR="00BE74F5">
        <w:fldChar w:fldCharType="begin"/>
      </w:r>
      <w:r w:rsidR="00BE74F5">
        <w:instrText xml:space="preserve"> REF _Ref198925521 \h </w:instrText>
      </w:r>
      <w:r w:rsidR="00BE74F5">
        <w:fldChar w:fldCharType="separate"/>
      </w:r>
      <w:r w:rsidR="00F16688">
        <w:t xml:space="preserve">Рисунок </w:t>
      </w:r>
      <w:r w:rsidR="00F16688">
        <w:rPr>
          <w:noProof/>
        </w:rPr>
        <w:t>2</w:t>
      </w:r>
      <w:r w:rsidR="00F16688">
        <w:t>.</w:t>
      </w:r>
      <w:r w:rsidR="00F16688">
        <w:rPr>
          <w:noProof/>
        </w:rPr>
        <w:t>7</w:t>
      </w:r>
      <w:r w:rsidR="00BE74F5">
        <w:fldChar w:fldCharType="end"/>
      </w:r>
      <w:r w:rsidRPr="00BA6D3B">
        <w:t> а, б). Причём, при постоянных времени более 40 мс, время переходного процесса определяется исключительно математическими факторами и особенностями БПФ и равно 20 мс. Классические же ТТ могут достигать времени переходного процесса равного порядка 240 мс. При этом, стоит не забывать, что трансформаторы тока с ферромагнитными сердечниками часто успевают насытиться за это время, и их показания окажутся ещё хуже, чем представленные здесь для идеального сигнала.</w:t>
      </w:r>
    </w:p>
    <w:p w14:paraId="1D7FCF5F" w14:textId="77777777" w:rsidR="00251206" w:rsidRPr="00BA6D3B" w:rsidRDefault="00251206" w:rsidP="00F834CB">
      <w:pPr>
        <w:ind w:firstLine="708"/>
      </w:pPr>
      <w:r w:rsidRPr="00BA6D3B">
        <w:rPr>
          <w:b/>
        </w:rPr>
        <w:t>Влияние начального угла КЗ.</w:t>
      </w:r>
    </w:p>
    <w:p w14:paraId="4B433917" w14:textId="64E0B830" w:rsidR="00251206" w:rsidRPr="00BA6D3B" w:rsidRDefault="00251206" w:rsidP="00F834CB">
      <w:pPr>
        <w:spacing w:after="120"/>
        <w:ind w:firstLine="708"/>
      </w:pPr>
      <w:r w:rsidRPr="00BA6D3B">
        <w:t xml:space="preserve">Переменная </w:t>
      </w:r>
      <m:oMath>
        <m:sSub>
          <m:sSubPr>
            <m:ctrlPr>
              <w:rPr>
                <w:rFonts w:ascii="Cambria Math" w:hAnsi="Cambria Math"/>
                <w:i/>
              </w:rPr>
            </m:ctrlPr>
          </m:sSubPr>
          <m:e>
            <m:r>
              <w:rPr>
                <w:rFonts w:ascii="Cambria Math" w:hAnsi="Cambria Math"/>
              </w:rPr>
              <m:t>τ</m:t>
            </m:r>
          </m:e>
          <m:sub>
            <m:r>
              <w:rPr>
                <w:rFonts w:ascii="Cambria Math" w:hAnsi="Cambria Math"/>
              </w:rPr>
              <m:t>0</m:t>
            </m:r>
          </m:sub>
        </m:sSub>
      </m:oMath>
      <w:r w:rsidRPr="00BA6D3B">
        <w:t xml:space="preserve"> была задана равной 50 мс, все остальные параметры оставлены стандартными. </w:t>
      </w:r>
      <w:r w:rsidR="00BE74F5">
        <w:t>М</w:t>
      </w:r>
      <w:r w:rsidRPr="00BA6D3B">
        <w:t>ожем видеть</w:t>
      </w:r>
      <w:r w:rsidR="00BE74F5">
        <w:t xml:space="preserve"> (</w:t>
      </w:r>
      <w:r w:rsidR="00BE74F5">
        <w:fldChar w:fldCharType="begin"/>
      </w:r>
      <w:r w:rsidR="00BE74F5">
        <w:instrText xml:space="preserve"> REF _Ref198925521 \h </w:instrText>
      </w:r>
      <w:r w:rsidR="00BE74F5">
        <w:fldChar w:fldCharType="separate"/>
      </w:r>
      <w:r w:rsidR="00F16688">
        <w:t xml:space="preserve">Рисунок </w:t>
      </w:r>
      <w:r w:rsidR="00F16688">
        <w:rPr>
          <w:noProof/>
        </w:rPr>
        <w:t>2</w:t>
      </w:r>
      <w:r w:rsidR="00F16688">
        <w:t>.</w:t>
      </w:r>
      <w:r w:rsidR="00F16688">
        <w:rPr>
          <w:noProof/>
        </w:rPr>
        <w:t>7</w:t>
      </w:r>
      <w:r w:rsidR="00BE74F5">
        <w:fldChar w:fldCharType="end"/>
      </w:r>
      <w:r w:rsidR="00BE74F5">
        <w:t> в,г)</w:t>
      </w:r>
      <w:r w:rsidRPr="00BA6D3B">
        <w:t xml:space="preserve">, что чем больше доля апериодической составляющей (чем ближе угол КЗ к 0), тем это искажение сильнее у классических ТТ. Для КР же, при данной </w:t>
      </w:r>
      <m:oMath>
        <m:sSub>
          <m:sSubPr>
            <m:ctrlPr>
              <w:rPr>
                <w:rFonts w:ascii="Cambria Math" w:hAnsi="Cambria Math"/>
                <w:i/>
              </w:rPr>
            </m:ctrlPr>
          </m:sSubPr>
          <m:e>
            <m:r>
              <w:rPr>
                <w:rFonts w:ascii="Cambria Math" w:hAnsi="Cambria Math"/>
              </w:rPr>
              <m:t>τ</m:t>
            </m:r>
          </m:e>
          <m:sub>
            <m:r>
              <w:rPr>
                <w:rFonts w:ascii="Cambria Math" w:hAnsi="Cambria Math"/>
              </w:rPr>
              <m:t>0</m:t>
            </m:r>
          </m:sub>
        </m:sSub>
      </m:oMath>
      <w:r w:rsidRPr="00BA6D3B">
        <w:t>, время переходного процесса определяется исключительно математическими факторами, как и было показано ранее.</w:t>
      </w:r>
    </w:p>
    <w:p w14:paraId="6CF20F6E" w14:textId="77777777" w:rsidR="00251206" w:rsidRPr="00BA6D3B" w:rsidRDefault="00251206" w:rsidP="00F834CB">
      <w:pPr>
        <w:ind w:firstLine="708"/>
      </w:pPr>
      <w:r w:rsidRPr="00BA6D3B">
        <w:rPr>
          <w:b/>
        </w:rPr>
        <w:t>Влияние частоты дискретизации.</w:t>
      </w:r>
    </w:p>
    <w:p w14:paraId="7A5EC841" w14:textId="1D46D444" w:rsidR="00251206" w:rsidRDefault="00251206" w:rsidP="00F834CB">
      <w:pPr>
        <w:rPr>
          <w:rFonts w:cs="Arial"/>
          <w:szCs w:val="18"/>
        </w:rPr>
      </w:pPr>
      <w:r w:rsidRPr="00BA6D3B">
        <w:t>По результатам моделирования получено, что количество выборок на период не оказывает существенного влияния на точность</w:t>
      </w:r>
      <w:r>
        <w:t xml:space="preserve"> измерения</w:t>
      </w:r>
      <w:r w:rsidRPr="00FE6673">
        <w:t xml:space="preserve"> при стандартных значениях </w:t>
      </w:r>
      <w:r>
        <w:t>(</w:t>
      </w:r>
      <w:r w:rsidRPr="00FE6673">
        <w:t>20, 24, 32, 48, 96 и бол</w:t>
      </w:r>
      <w:r>
        <w:t>ее)</w:t>
      </w:r>
      <w:r w:rsidRPr="00FE6673">
        <w:t>.</w:t>
      </w:r>
    </w:p>
    <w:tbl>
      <w:tblPr>
        <w:tblStyle w:val="a6"/>
        <w:tblW w:w="9351" w:type="dxa"/>
        <w:tblLook w:val="04A0" w:firstRow="1" w:lastRow="0" w:firstColumn="1" w:lastColumn="0" w:noHBand="0" w:noVBand="1"/>
      </w:tblPr>
      <w:tblGrid>
        <w:gridCol w:w="9728"/>
      </w:tblGrid>
      <w:tr w:rsidR="00BE74F5" w:rsidRPr="009A07A3" w14:paraId="595F1D5E" w14:textId="77777777" w:rsidTr="005F5E18">
        <w:tc>
          <w:tcPr>
            <w:tcW w:w="9351" w:type="dxa"/>
          </w:tcPr>
          <w:tbl>
            <w:tblPr>
              <w:tblStyle w:val="a6"/>
              <w:tblW w:w="0" w:type="auto"/>
              <w:tblLook w:val="04A0" w:firstRow="1" w:lastRow="0" w:firstColumn="1" w:lastColumn="0" w:noHBand="0" w:noVBand="1"/>
            </w:tblPr>
            <w:tblGrid>
              <w:gridCol w:w="4751"/>
              <w:gridCol w:w="4751"/>
            </w:tblGrid>
            <w:tr w:rsidR="00BE74F5" w14:paraId="4892B6E8" w14:textId="77777777" w:rsidTr="00BE74F5">
              <w:tc>
                <w:tcPr>
                  <w:tcW w:w="4751" w:type="dxa"/>
                </w:tcPr>
                <w:p w14:paraId="411ADB48" w14:textId="6F190B9D" w:rsidR="00BE74F5" w:rsidRPr="00BE74F5" w:rsidRDefault="00BE74F5" w:rsidP="005F5E18">
                  <w:pPr>
                    <w:keepNext/>
                    <w:ind w:firstLine="0"/>
                    <w:jc w:val="center"/>
                    <w:rPr>
                      <w:sz w:val="20"/>
                      <w:szCs w:val="20"/>
                    </w:rPr>
                  </w:pPr>
                  <w:r w:rsidRPr="00BE74F5">
                    <w:rPr>
                      <w:noProof/>
                      <w:sz w:val="20"/>
                      <w:szCs w:val="20"/>
                      <w:lang w:eastAsia="ru-RU"/>
                    </w:rPr>
                    <w:lastRenderedPageBreak/>
                    <w:drawing>
                      <wp:inline distT="0" distB="0" distL="0" distR="0" wp14:anchorId="2EDF85DD" wp14:editId="3ED0E1A1">
                        <wp:extent cx="2880000" cy="2312278"/>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80000" cy="2312278"/>
                                </a:xfrm>
                                <a:prstGeom prst="rect">
                                  <a:avLst/>
                                </a:prstGeom>
                              </pic:spPr>
                            </pic:pic>
                          </a:graphicData>
                        </a:graphic>
                      </wp:inline>
                    </w:drawing>
                  </w:r>
                </w:p>
              </w:tc>
              <w:tc>
                <w:tcPr>
                  <w:tcW w:w="4751" w:type="dxa"/>
                </w:tcPr>
                <w:p w14:paraId="3E5B1DCA" w14:textId="2C6585A5" w:rsidR="00BE74F5" w:rsidRPr="00BE74F5" w:rsidRDefault="00BE74F5" w:rsidP="005F5E18">
                  <w:pPr>
                    <w:keepNext/>
                    <w:ind w:firstLine="0"/>
                    <w:jc w:val="center"/>
                    <w:rPr>
                      <w:sz w:val="20"/>
                      <w:szCs w:val="20"/>
                    </w:rPr>
                  </w:pPr>
                  <w:r w:rsidRPr="00BE74F5">
                    <w:rPr>
                      <w:noProof/>
                      <w:sz w:val="20"/>
                      <w:szCs w:val="20"/>
                      <w:lang w:eastAsia="ru-RU"/>
                    </w:rPr>
                    <w:drawing>
                      <wp:inline distT="0" distB="0" distL="0" distR="0" wp14:anchorId="4DC4E5AE" wp14:editId="2FFE601D">
                        <wp:extent cx="2880000" cy="2343792"/>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880000" cy="2343792"/>
                                </a:xfrm>
                                <a:prstGeom prst="rect">
                                  <a:avLst/>
                                </a:prstGeom>
                              </pic:spPr>
                            </pic:pic>
                          </a:graphicData>
                        </a:graphic>
                      </wp:inline>
                    </w:drawing>
                  </w:r>
                </w:p>
              </w:tc>
            </w:tr>
            <w:tr w:rsidR="00BE74F5" w14:paraId="335F6D3E" w14:textId="77777777" w:rsidTr="00BE74F5">
              <w:tc>
                <w:tcPr>
                  <w:tcW w:w="4751" w:type="dxa"/>
                </w:tcPr>
                <w:p w14:paraId="6B151FB4" w14:textId="267B3AA3" w:rsidR="00BE74F5" w:rsidRPr="00BE74F5" w:rsidRDefault="00BE74F5" w:rsidP="005F5E18">
                  <w:pPr>
                    <w:keepNext/>
                    <w:ind w:firstLine="0"/>
                    <w:jc w:val="center"/>
                    <w:rPr>
                      <w:noProof/>
                      <w:sz w:val="20"/>
                      <w:szCs w:val="20"/>
                      <w:lang w:eastAsia="ru-RU"/>
                    </w:rPr>
                  </w:pPr>
                  <w:r w:rsidRPr="00BE74F5">
                    <w:rPr>
                      <w:noProof/>
                      <w:sz w:val="20"/>
                      <w:szCs w:val="20"/>
                      <w:lang w:eastAsia="ru-RU"/>
                    </w:rPr>
                    <w:t>а)</w:t>
                  </w:r>
                </w:p>
              </w:tc>
              <w:tc>
                <w:tcPr>
                  <w:tcW w:w="4751" w:type="dxa"/>
                </w:tcPr>
                <w:p w14:paraId="246E37CD" w14:textId="75C7AA7D" w:rsidR="00BE74F5" w:rsidRPr="00BE74F5" w:rsidRDefault="00BE74F5" w:rsidP="005F5E18">
                  <w:pPr>
                    <w:keepNext/>
                    <w:ind w:firstLine="0"/>
                    <w:jc w:val="center"/>
                    <w:rPr>
                      <w:noProof/>
                      <w:sz w:val="20"/>
                      <w:szCs w:val="20"/>
                      <w:lang w:eastAsia="ru-RU"/>
                    </w:rPr>
                  </w:pPr>
                  <w:r w:rsidRPr="00BE74F5">
                    <w:rPr>
                      <w:noProof/>
                      <w:sz w:val="20"/>
                      <w:szCs w:val="20"/>
                      <w:lang w:eastAsia="ru-RU"/>
                    </w:rPr>
                    <w:t>б)</w:t>
                  </w:r>
                </w:p>
              </w:tc>
            </w:tr>
            <w:tr w:rsidR="00BE74F5" w14:paraId="66894348" w14:textId="77777777" w:rsidTr="00BE74F5">
              <w:tc>
                <w:tcPr>
                  <w:tcW w:w="4751" w:type="dxa"/>
                </w:tcPr>
                <w:p w14:paraId="5F20F7BD" w14:textId="3A23E327" w:rsidR="00BE74F5" w:rsidRPr="00BE74F5" w:rsidRDefault="00BE74F5" w:rsidP="005F5E18">
                  <w:pPr>
                    <w:keepNext/>
                    <w:ind w:firstLine="0"/>
                    <w:jc w:val="center"/>
                    <w:rPr>
                      <w:noProof/>
                      <w:sz w:val="20"/>
                      <w:szCs w:val="20"/>
                      <w:lang w:eastAsia="ru-RU"/>
                    </w:rPr>
                  </w:pPr>
                  <w:r w:rsidRPr="00BE74F5">
                    <w:rPr>
                      <w:noProof/>
                      <w:sz w:val="20"/>
                      <w:szCs w:val="20"/>
                      <w:lang w:eastAsia="ru-RU"/>
                    </w:rPr>
                    <w:drawing>
                      <wp:inline distT="0" distB="0" distL="0" distR="0" wp14:anchorId="0DCE3141" wp14:editId="4F3E1A4E">
                        <wp:extent cx="2880000" cy="2251602"/>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80000" cy="2251602"/>
                                </a:xfrm>
                                <a:prstGeom prst="rect">
                                  <a:avLst/>
                                </a:prstGeom>
                              </pic:spPr>
                            </pic:pic>
                          </a:graphicData>
                        </a:graphic>
                      </wp:inline>
                    </w:drawing>
                  </w:r>
                </w:p>
              </w:tc>
              <w:tc>
                <w:tcPr>
                  <w:tcW w:w="4751" w:type="dxa"/>
                </w:tcPr>
                <w:p w14:paraId="0ECCEC13" w14:textId="3B4084FB" w:rsidR="00BE74F5" w:rsidRPr="00BE74F5" w:rsidRDefault="00BE74F5" w:rsidP="005F5E18">
                  <w:pPr>
                    <w:keepNext/>
                    <w:ind w:firstLine="0"/>
                    <w:jc w:val="center"/>
                    <w:rPr>
                      <w:noProof/>
                      <w:sz w:val="20"/>
                      <w:szCs w:val="20"/>
                      <w:lang w:eastAsia="ru-RU"/>
                    </w:rPr>
                  </w:pPr>
                  <w:r w:rsidRPr="00BE74F5">
                    <w:rPr>
                      <w:noProof/>
                      <w:sz w:val="20"/>
                      <w:szCs w:val="20"/>
                      <w:lang w:eastAsia="ru-RU"/>
                    </w:rPr>
                    <w:drawing>
                      <wp:inline distT="0" distB="0" distL="0" distR="0" wp14:anchorId="353A54FF" wp14:editId="5DC5AE6B">
                        <wp:extent cx="2880000" cy="224925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880000" cy="2249250"/>
                                </a:xfrm>
                                <a:prstGeom prst="rect">
                                  <a:avLst/>
                                </a:prstGeom>
                              </pic:spPr>
                            </pic:pic>
                          </a:graphicData>
                        </a:graphic>
                      </wp:inline>
                    </w:drawing>
                  </w:r>
                </w:p>
              </w:tc>
            </w:tr>
            <w:tr w:rsidR="00BE74F5" w14:paraId="58471600" w14:textId="77777777" w:rsidTr="00BE74F5">
              <w:tc>
                <w:tcPr>
                  <w:tcW w:w="4751" w:type="dxa"/>
                </w:tcPr>
                <w:p w14:paraId="32CB6774" w14:textId="6326E831" w:rsidR="00BE74F5" w:rsidRPr="00BE74F5" w:rsidRDefault="00BE74F5" w:rsidP="005F5E18">
                  <w:pPr>
                    <w:keepNext/>
                    <w:ind w:firstLine="0"/>
                    <w:jc w:val="center"/>
                    <w:rPr>
                      <w:noProof/>
                      <w:sz w:val="20"/>
                      <w:szCs w:val="20"/>
                      <w:lang w:eastAsia="ru-RU"/>
                    </w:rPr>
                  </w:pPr>
                  <w:r w:rsidRPr="00BE74F5">
                    <w:rPr>
                      <w:noProof/>
                      <w:sz w:val="20"/>
                      <w:szCs w:val="20"/>
                      <w:lang w:eastAsia="ru-RU"/>
                    </w:rPr>
                    <w:t>в)</w:t>
                  </w:r>
                </w:p>
              </w:tc>
              <w:tc>
                <w:tcPr>
                  <w:tcW w:w="4751" w:type="dxa"/>
                </w:tcPr>
                <w:p w14:paraId="404CAAF3" w14:textId="1F1ED184" w:rsidR="00BE74F5" w:rsidRPr="00BE74F5" w:rsidRDefault="00BE74F5" w:rsidP="005F5E18">
                  <w:pPr>
                    <w:keepNext/>
                    <w:ind w:firstLine="0"/>
                    <w:jc w:val="center"/>
                    <w:rPr>
                      <w:noProof/>
                      <w:sz w:val="20"/>
                      <w:szCs w:val="20"/>
                      <w:lang w:eastAsia="ru-RU"/>
                    </w:rPr>
                  </w:pPr>
                  <w:r w:rsidRPr="00BE74F5">
                    <w:rPr>
                      <w:noProof/>
                      <w:sz w:val="20"/>
                      <w:szCs w:val="20"/>
                      <w:lang w:eastAsia="ru-RU"/>
                    </w:rPr>
                    <w:t>г)</w:t>
                  </w:r>
                </w:p>
              </w:tc>
            </w:tr>
          </w:tbl>
          <w:p w14:paraId="04B81711" w14:textId="3F0EBD3A" w:rsidR="00BE74F5" w:rsidRDefault="00BE74F5" w:rsidP="00BE74F5">
            <w:pPr>
              <w:pStyle w:val="af9"/>
            </w:pPr>
            <w:bookmarkStart w:id="125" w:name="_Ref198925521"/>
            <w:r>
              <w:t xml:space="preserve">Рисунок </w:t>
            </w:r>
            <w:fldSimple w:instr=" STYLEREF 1 \s ">
              <w:r w:rsidR="00F16688">
                <w:rPr>
                  <w:noProof/>
                </w:rPr>
                <w:t>2</w:t>
              </w:r>
            </w:fldSimple>
            <w:r>
              <w:t>.</w:t>
            </w:r>
            <w:fldSimple w:instr=" SEQ Рисунок \* ARABIC \s 1 ">
              <w:r w:rsidR="00F16688">
                <w:rPr>
                  <w:noProof/>
                </w:rPr>
                <w:t>7</w:t>
              </w:r>
            </w:fldSimple>
            <w:bookmarkEnd w:id="125"/>
            <w:r>
              <w:t xml:space="preserve"> Время переходного процесса:</w:t>
            </w:r>
          </w:p>
          <w:p w14:paraId="2559A884" w14:textId="77777777" w:rsidR="00BE74F5" w:rsidRDefault="00BE74F5" w:rsidP="00BE74F5">
            <w:pPr>
              <w:pStyle w:val="af9"/>
              <w:jc w:val="left"/>
            </w:pPr>
            <w:r>
              <w:t>- при различном времени затухания аппериодической составляющей: а) определяемое по модулю, б) определяемое по углу</w:t>
            </w:r>
          </w:p>
          <w:p w14:paraId="3C31B0F9" w14:textId="7BA29269" w:rsidR="00BE74F5" w:rsidRPr="00961142" w:rsidRDefault="00BE74F5" w:rsidP="00BE74F5">
            <w:pPr>
              <w:pStyle w:val="af9"/>
              <w:jc w:val="left"/>
            </w:pPr>
            <w:r>
              <w:t>- при различном начальном угле КЗ: в) определяемое по модулю, г) определяемое по углу</w:t>
            </w:r>
          </w:p>
        </w:tc>
      </w:tr>
    </w:tbl>
    <w:p w14:paraId="696D93A5" w14:textId="6CAAB03A" w:rsidR="00F15C5D" w:rsidRPr="00F15C5D" w:rsidRDefault="00F15C5D" w:rsidP="00F15C5D">
      <w:pPr>
        <w:pStyle w:val="4"/>
      </w:pPr>
      <w:r w:rsidRPr="00F15C5D">
        <w:t>Влияние высших гармоник</w:t>
      </w:r>
    </w:p>
    <w:p w14:paraId="3B9460E5" w14:textId="77777777" w:rsidR="00F15C5D" w:rsidRPr="00FE6673" w:rsidRDefault="00F15C5D" w:rsidP="00F834CB">
      <w:r w:rsidRPr="00FE6673">
        <w:t>Физическая природа катушек Роговского (взятие производной) приводит к увеличению сигналов высших частот, поэтому является важной оценка влияния высших гармоник в сигнале на расчёт амплитуды и угла первой гармоники.</w:t>
      </w:r>
    </w:p>
    <w:p w14:paraId="465613B9" w14:textId="44136DF8" w:rsidR="00F15C5D" w:rsidRDefault="00F15C5D" w:rsidP="00F834CB">
      <w:r w:rsidRPr="00FE6673">
        <w:t>Исследование данного фактора осуществлялось путём добавления в сигнал 2, 3, и 10 гармоник, базовые амплитуды которых заданы 0,3, 0,2 и 0,1</w:t>
      </w:r>
      <w:r>
        <w:t xml:space="preserve"> о.е.</w:t>
      </w:r>
      <w:r w:rsidRPr="00FE6673">
        <w:t xml:space="preserve"> соответственно. Вторая и третья гармоники описывают характерные для реальной сети искажения, вызванные насыщение силовых устройств (трансформаторов и двигателей), а десятая гармоника используется для моделирования шумовой составляющей. Стартовый угол КЗ для всех гармоник задавался одинаковым и равным 0 градусов, это было выбрано для </w:t>
      </w:r>
      <w:commentRangeStart w:id="126"/>
      <w:r w:rsidRPr="00FE6673">
        <w:t>максимизации</w:t>
      </w:r>
      <w:commentRangeEnd w:id="126"/>
      <w:r>
        <w:rPr>
          <w:rStyle w:val="a8"/>
        </w:rPr>
        <w:commentReference w:id="126"/>
      </w:r>
      <w:r>
        <w:t xml:space="preserve"> влияния</w:t>
      </w:r>
      <w:r w:rsidRPr="00FE6673">
        <w:t xml:space="preserve"> апериодической составляющей. Формулы используемых сигналов приведены ниже </w:t>
      </w:r>
      <w:r w:rsidR="00A252A1">
        <w:fldChar w:fldCharType="begin"/>
      </w:r>
      <w:r w:rsidR="00A252A1">
        <w:instrText xml:space="preserve"> REF _Ref198924236 \h </w:instrText>
      </w:r>
      <w:r w:rsidR="00A252A1">
        <w:fldChar w:fldCharType="separate"/>
      </w:r>
      <w:r w:rsidR="00F16688">
        <w:t>(</w:t>
      </w:r>
      <w:r w:rsidR="00F16688">
        <w:rPr>
          <w:noProof/>
        </w:rPr>
        <w:t>2</w:t>
      </w:r>
      <w:r w:rsidR="00F16688">
        <w:t>.</w:t>
      </w:r>
      <w:r w:rsidR="00F16688">
        <w:rPr>
          <w:noProof/>
        </w:rPr>
        <w:t>5</w:t>
      </w:r>
      <w:r w:rsidR="00F16688">
        <w:t>)</w:t>
      </w:r>
      <w:r w:rsidR="00A252A1">
        <w:fldChar w:fldCharType="end"/>
      </w:r>
      <w:r>
        <w:t>:</w:t>
      </w:r>
    </w:p>
    <w:tbl>
      <w:tblPr>
        <w:tblStyle w:val="a6"/>
        <w:tblW w:w="0" w:type="auto"/>
        <w:jc w:val="center"/>
        <w:tblLook w:val="04A0" w:firstRow="1" w:lastRow="0" w:firstColumn="1" w:lastColumn="0" w:noHBand="0" w:noVBand="1"/>
      </w:tblPr>
      <w:tblGrid>
        <w:gridCol w:w="836"/>
        <w:gridCol w:w="7833"/>
        <w:gridCol w:w="676"/>
      </w:tblGrid>
      <w:tr w:rsidR="00A252A1" w14:paraId="34483D30" w14:textId="77777777" w:rsidTr="005F5E18">
        <w:trPr>
          <w:jc w:val="center"/>
        </w:trPr>
        <w:tc>
          <w:tcPr>
            <w:tcW w:w="836" w:type="dxa"/>
            <w:vAlign w:val="center"/>
          </w:tcPr>
          <w:p w14:paraId="15B1396B" w14:textId="77777777" w:rsidR="00A252A1" w:rsidRDefault="00A252A1" w:rsidP="005F5E18">
            <w:pPr>
              <w:spacing w:after="120"/>
              <w:ind w:firstLine="0"/>
              <w:rPr>
                <w:rFonts w:cs="Arial"/>
                <w:szCs w:val="18"/>
              </w:rPr>
            </w:pPr>
          </w:p>
        </w:tc>
        <w:tc>
          <w:tcPr>
            <w:tcW w:w="7833" w:type="dxa"/>
            <w:vAlign w:val="center"/>
          </w:tcPr>
          <w:p w14:paraId="4AF48859" w14:textId="007303B2" w:rsidR="00A252A1" w:rsidRPr="00A252A1" w:rsidRDefault="00CF4DC1" w:rsidP="00A252A1">
            <w:pPr>
              <w:spacing w:after="120"/>
            </w:pPr>
            <m:oMathPara>
              <m:oMath>
                <m:d>
                  <m:dPr>
                    <m:begChr m:val="{"/>
                    <m:endChr m:val=""/>
                    <m:ctrlPr>
                      <w:rPr>
                        <w:rFonts w:ascii="Cambria Math" w:hAnsi="Cambria Math"/>
                        <w:i/>
                        <w:sz w:val="16"/>
                        <w:szCs w:val="16"/>
                      </w:rPr>
                    </m:ctrlPr>
                  </m:dPr>
                  <m:e>
                    <m:eqArr>
                      <m:eqArrPr>
                        <m:ctrlPr>
                          <w:rPr>
                            <w:rFonts w:ascii="Cambria Math" w:hAnsi="Cambria Math"/>
                            <w:i/>
                            <w:sz w:val="16"/>
                            <w:szCs w:val="16"/>
                          </w:rPr>
                        </m:ctrlPr>
                      </m:eqArrPr>
                      <m:e>
                        <m:r>
                          <w:rPr>
                            <w:rFonts w:ascii="Cambria Math" w:hAnsi="Cambria Math"/>
                            <w:sz w:val="16"/>
                            <w:szCs w:val="16"/>
                          </w:rPr>
                          <m:t>i</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кз</m:t>
                            </m:r>
                          </m:sub>
                        </m:sSub>
                        <m:r>
                          <w:rPr>
                            <w:rFonts w:ascii="Cambria Math" w:hAnsi="Cambria Math"/>
                            <w:sz w:val="16"/>
                            <w:szCs w:val="16"/>
                          </w:rPr>
                          <m:t>∙</m:t>
                        </m:r>
                        <m:rad>
                          <m:radPr>
                            <m:degHide m:val="1"/>
                            <m:ctrlPr>
                              <w:rPr>
                                <w:rFonts w:ascii="Cambria Math" w:hAnsi="Cambria Math"/>
                                <w:i/>
                                <w:sz w:val="16"/>
                                <w:szCs w:val="16"/>
                              </w:rPr>
                            </m:ctrlPr>
                          </m:radPr>
                          <m:deg/>
                          <m:e>
                            <m:r>
                              <w:rPr>
                                <w:rFonts w:ascii="Cambria Math" w:hAnsi="Cambria Math"/>
                                <w:sz w:val="16"/>
                                <w:szCs w:val="16"/>
                              </w:rPr>
                              <m:t>2</m:t>
                            </m:r>
                          </m:e>
                        </m:rad>
                        <m:r>
                          <w:rPr>
                            <w:rFonts w:ascii="Cambria Math" w:hAnsi="Cambria Math"/>
                            <w:sz w:val="16"/>
                            <w:szCs w:val="16"/>
                          </w:rPr>
                          <m:t>∙</m:t>
                        </m:r>
                        <m:d>
                          <m:dPr>
                            <m:ctrlPr>
                              <w:rPr>
                                <w:rFonts w:ascii="Cambria Math" w:hAnsi="Cambria Math"/>
                                <w:i/>
                                <w:sz w:val="16"/>
                                <w:szCs w:val="16"/>
                              </w:rPr>
                            </m:ctrlPr>
                          </m:dPr>
                          <m:e>
                            <m:func>
                              <m:funcPr>
                                <m:ctrlPr>
                                  <w:rPr>
                                    <w:rFonts w:ascii="Cambria Math" w:hAnsi="Cambria Math"/>
                                    <w:i/>
                                    <w:sz w:val="16"/>
                                    <w:szCs w:val="16"/>
                                  </w:rPr>
                                </m:ctrlPr>
                              </m:funcPr>
                              <m:fName>
                                <m:d>
                                  <m:dPr>
                                    <m:ctrlPr>
                                      <w:rPr>
                                        <w:rFonts w:ascii="Cambria Math" w:hAnsi="Cambria Math"/>
                                        <w:sz w:val="16"/>
                                        <w:szCs w:val="16"/>
                                      </w:rPr>
                                    </m:ctrlPr>
                                  </m:dPr>
                                  <m:e>
                                    <m:r>
                                      <m:rPr>
                                        <m:sty m:val="p"/>
                                      </m:rPr>
                                      <w:rPr>
                                        <w:rFonts w:ascii="Cambria Math" w:hAnsi="Cambria Math"/>
                                        <w:sz w:val="16"/>
                                        <w:szCs w:val="16"/>
                                      </w:rPr>
                                      <m:t>1+</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2</m:t>
                                        </m:r>
                                      </m:sub>
                                    </m:sSub>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3</m:t>
                                        </m:r>
                                      </m:sub>
                                    </m:sSub>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10</m:t>
                                        </m:r>
                                      </m:sub>
                                    </m:sSub>
                                  </m:e>
                                </m:d>
                                <m:r>
                                  <w:rPr>
                                    <w:rFonts w:ascii="Cambria Math" w:hAnsi="Cambria Math"/>
                                    <w:sz w:val="16"/>
                                    <w:szCs w:val="16"/>
                                  </w:rPr>
                                  <m:t>∙</m:t>
                                </m:r>
                                <m:r>
                                  <m:rPr>
                                    <m:sty m:val="p"/>
                                  </m:rPr>
                                  <w:rPr>
                                    <w:rFonts w:ascii="Cambria Math" w:hAnsi="Cambria Math"/>
                                    <w:sz w:val="16"/>
                                    <w:szCs w:val="16"/>
                                  </w:rPr>
                                  <m:t>cos</m:t>
                                </m:r>
                              </m:fName>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e</m:t>
                                </m:r>
                              </m:e>
                              <m:sup>
                                <m:f>
                                  <m:fPr>
                                    <m:ctrlPr>
                                      <w:rPr>
                                        <w:rFonts w:ascii="Cambria Math" w:hAnsi="Cambria Math"/>
                                        <w:i/>
                                        <w:sz w:val="16"/>
                                        <w:szCs w:val="16"/>
                                      </w:rPr>
                                    </m:ctrlPr>
                                  </m:fPr>
                                  <m:num>
                                    <m:r>
                                      <w:rPr>
                                        <w:rFonts w:ascii="Cambria Math" w:hAnsi="Cambria Math"/>
                                        <w:sz w:val="16"/>
                                        <w:szCs w:val="16"/>
                                      </w:rPr>
                                      <m:t>-t</m:t>
                                    </m:r>
                                  </m:num>
                                  <m:den>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0</m:t>
                                        </m:r>
                                      </m:sub>
                                    </m:sSub>
                                  </m:den>
                                </m:f>
                              </m:sup>
                            </m:sSup>
                            <m:r>
                              <w:rPr>
                                <w:rFonts w:ascii="Cambria Math" w:hAnsi="Cambria Math"/>
                                <w:sz w:val="16"/>
                                <w:szCs w:val="16"/>
                              </w:rPr>
                              <m:t>-f(t)</m:t>
                            </m:r>
                          </m:e>
                        </m:d>
                      </m:e>
                      <m:e>
                        <m:r>
                          <w:rPr>
                            <w:rFonts w:ascii="Cambria Math" w:hAnsi="Cambria Math"/>
                            <w:sz w:val="16"/>
                            <w:szCs w:val="16"/>
                          </w:rPr>
                          <m:t>f</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func>
                          <m:funcPr>
                            <m:ctrlPr>
                              <w:rPr>
                                <w:rFonts w:ascii="Cambria Math" w:hAnsi="Cambria Math"/>
                                <w:i/>
                                <w:sz w:val="16"/>
                                <w:szCs w:val="16"/>
                              </w:rPr>
                            </m:ctrlPr>
                          </m:funcPr>
                          <m:fName>
                            <m:r>
                              <m:rPr>
                                <m:sty m:val="p"/>
                              </m:rPr>
                              <w:rPr>
                                <w:rFonts w:ascii="Cambria Math" w:hAnsi="Cambria Math"/>
                                <w:sz w:val="16"/>
                                <w:szCs w:val="16"/>
                              </w:rPr>
                              <m:t>cos</m:t>
                            </m:r>
                          </m:fName>
                          <m:e>
                            <m:d>
                              <m:dPr>
                                <m:ctrlPr>
                                  <w:rPr>
                                    <w:rFonts w:ascii="Cambria Math" w:hAnsi="Cambria Math"/>
                                    <w:i/>
                                    <w:sz w:val="16"/>
                                    <w:szCs w:val="16"/>
                                  </w:rPr>
                                </m:ctrlPr>
                              </m:dPr>
                              <m:e>
                                <m:r>
                                  <w:rPr>
                                    <w:rFonts w:ascii="Cambria Math" w:hAnsi="Cambria Math"/>
                                    <w:sz w:val="16"/>
                                    <w:szCs w:val="16"/>
                                  </w:rPr>
                                  <m:t>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r>
                          <w:rPr>
                            <w:rFonts w:ascii="Cambria Math" w:hAnsi="Cambria Math"/>
                            <w:sz w:val="16"/>
                            <w:szCs w:val="16"/>
                          </w:rPr>
                          <m:t>-</m:t>
                        </m:r>
                        <m:func>
                          <m:funcPr>
                            <m:ctrlPr>
                              <w:rPr>
                                <w:rFonts w:ascii="Cambria Math" w:hAnsi="Cambria Math"/>
                                <w:i/>
                                <w:sz w:val="16"/>
                                <w:szCs w:val="16"/>
                              </w:rPr>
                            </m:ctrlPr>
                          </m:funcPr>
                          <m:fName>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2</m:t>
                                </m:r>
                              </m:sub>
                            </m:sSub>
                            <m:r>
                              <w:rPr>
                                <w:rFonts w:ascii="Cambria Math" w:hAnsi="Cambria Math"/>
                                <w:sz w:val="16"/>
                                <w:szCs w:val="16"/>
                              </w:rPr>
                              <m:t>∙</m:t>
                            </m:r>
                            <m:r>
                              <m:rPr>
                                <m:sty m:val="p"/>
                              </m:rPr>
                              <w:rPr>
                                <w:rFonts w:ascii="Cambria Math" w:hAnsi="Cambria Math"/>
                                <w:sz w:val="16"/>
                                <w:szCs w:val="16"/>
                              </w:rPr>
                              <m:t>cos</m:t>
                            </m:r>
                          </m:fName>
                          <m:e>
                            <m:d>
                              <m:dPr>
                                <m:ctrlPr>
                                  <w:rPr>
                                    <w:rFonts w:ascii="Cambria Math" w:hAnsi="Cambria Math"/>
                                    <w:i/>
                                    <w:sz w:val="16"/>
                                    <w:szCs w:val="16"/>
                                  </w:rPr>
                                </m:ctrlPr>
                              </m:dPr>
                              <m:e>
                                <m:r>
                                  <w:rPr>
                                    <w:rFonts w:ascii="Cambria Math" w:hAnsi="Cambria Math"/>
                                    <w:sz w:val="16"/>
                                    <w:szCs w:val="16"/>
                                  </w:rPr>
                                  <m:t>2∙ωt+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r>
                          <w:rPr>
                            <w:rFonts w:ascii="Cambria Math" w:hAnsi="Cambria Math"/>
                            <w:sz w:val="16"/>
                            <w:szCs w:val="16"/>
                          </w:rPr>
                          <m:t>-</m:t>
                        </m:r>
                        <m:ctrlPr>
                          <w:rPr>
                            <w:rFonts w:ascii="Cambria Math" w:eastAsia="Cambria Math" w:hAnsi="Cambria Math" w:cs="Cambria Math"/>
                            <w:i/>
                            <w:sz w:val="16"/>
                            <w:szCs w:val="16"/>
                          </w:rPr>
                        </m:ctrlPr>
                      </m:e>
                      <m:e>
                        <m:r>
                          <w:rPr>
                            <w:rFonts w:ascii="Cambria Math" w:eastAsia="Cambria Math" w:hAnsi="Cambria Math" w:cs="Cambria Math"/>
                            <w:sz w:val="16"/>
                            <w:szCs w:val="16"/>
                          </w:rPr>
                          <m:t>-</m:t>
                        </m:r>
                        <m:func>
                          <m:funcPr>
                            <m:ctrlPr>
                              <w:rPr>
                                <w:rFonts w:ascii="Cambria Math" w:hAnsi="Cambria Math"/>
                                <w:i/>
                                <w:sz w:val="16"/>
                                <w:szCs w:val="16"/>
                              </w:rPr>
                            </m:ctrlPr>
                          </m:funcPr>
                          <m:fName>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3</m:t>
                                </m:r>
                              </m:sub>
                            </m:sSub>
                            <m:r>
                              <w:rPr>
                                <w:rFonts w:ascii="Cambria Math" w:hAnsi="Cambria Math"/>
                                <w:sz w:val="16"/>
                                <w:szCs w:val="16"/>
                              </w:rPr>
                              <m:t>∙</m:t>
                            </m:r>
                            <m:r>
                              <m:rPr>
                                <m:sty m:val="p"/>
                              </m:rPr>
                              <w:rPr>
                                <w:rFonts w:ascii="Cambria Math" w:hAnsi="Cambria Math"/>
                                <w:sz w:val="16"/>
                                <w:szCs w:val="16"/>
                              </w:rPr>
                              <m:t>cos</m:t>
                            </m:r>
                          </m:fName>
                          <m:e>
                            <m:d>
                              <m:dPr>
                                <m:ctrlPr>
                                  <w:rPr>
                                    <w:rFonts w:ascii="Cambria Math" w:hAnsi="Cambria Math"/>
                                    <w:i/>
                                    <w:sz w:val="16"/>
                                    <w:szCs w:val="16"/>
                                  </w:rPr>
                                </m:ctrlPr>
                              </m:dPr>
                              <m:e>
                                <m:r>
                                  <w:rPr>
                                    <w:rFonts w:ascii="Cambria Math" w:hAnsi="Cambria Math"/>
                                    <w:sz w:val="16"/>
                                    <w:szCs w:val="16"/>
                                  </w:rPr>
                                  <m:t>3∙ωt+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10</m:t>
                            </m:r>
                          </m:sub>
                        </m:sSub>
                        <m:r>
                          <w:rPr>
                            <w:rFonts w:ascii="Cambria Math" w:hAnsi="Cambria Math"/>
                            <w:sz w:val="16"/>
                            <w:szCs w:val="16"/>
                          </w:rPr>
                          <m:t>∙</m:t>
                        </m:r>
                        <m:func>
                          <m:funcPr>
                            <m:ctrlPr>
                              <w:rPr>
                                <w:rFonts w:ascii="Cambria Math" w:hAnsi="Cambria Math"/>
                                <w:i/>
                                <w:sz w:val="16"/>
                                <w:szCs w:val="16"/>
                              </w:rPr>
                            </m:ctrlPr>
                          </m:funcPr>
                          <m:fName>
                            <m:r>
                              <m:rPr>
                                <m:sty m:val="p"/>
                              </m:rPr>
                              <w:rPr>
                                <w:rFonts w:ascii="Cambria Math" w:hAnsi="Cambria Math"/>
                                <w:sz w:val="16"/>
                                <w:szCs w:val="16"/>
                              </w:rPr>
                              <m:t>cos</m:t>
                            </m:r>
                          </m:fName>
                          <m:e>
                            <m:d>
                              <m:dPr>
                                <m:ctrlPr>
                                  <w:rPr>
                                    <w:rFonts w:ascii="Cambria Math" w:hAnsi="Cambria Math"/>
                                    <w:i/>
                                    <w:sz w:val="16"/>
                                    <w:szCs w:val="16"/>
                                  </w:rPr>
                                </m:ctrlPr>
                              </m:dPr>
                              <m:e>
                                <m:r>
                                  <w:rPr>
                                    <w:rFonts w:ascii="Cambria Math" w:hAnsi="Cambria Math"/>
                                    <w:sz w:val="16"/>
                                    <w:szCs w:val="16"/>
                                  </w:rPr>
                                  <m:t>10∙ωt+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ctrlPr>
                          <w:rPr>
                            <w:rFonts w:ascii="Cambria Math" w:eastAsia="Cambria Math" w:hAnsi="Cambria Math" w:cs="Cambria Math"/>
                            <w:i/>
                            <w:sz w:val="16"/>
                            <w:szCs w:val="16"/>
                          </w:rPr>
                        </m:ctrlPr>
                      </m:e>
                      <m:e>
                        <m:ctrlPr>
                          <w:rPr>
                            <w:rFonts w:ascii="Cambria Math" w:eastAsia="Cambria Math" w:hAnsi="Cambria Math" w:cs="Cambria Math"/>
                            <w:i/>
                            <w:sz w:val="16"/>
                            <w:szCs w:val="16"/>
                          </w:rPr>
                        </m:ctrlPr>
                      </m:e>
                      <m:e>
                        <m:sSup>
                          <m:sSupPr>
                            <m:ctrlPr>
                              <w:rPr>
                                <w:rFonts w:ascii="Cambria Math" w:hAnsi="Cambria Math"/>
                                <w:i/>
                                <w:sz w:val="16"/>
                                <w:szCs w:val="16"/>
                              </w:rPr>
                            </m:ctrlPr>
                          </m:sSupPr>
                          <m:e>
                            <m:r>
                              <w:rPr>
                                <w:rFonts w:ascii="Cambria Math" w:hAnsi="Cambria Math"/>
                                <w:sz w:val="16"/>
                                <w:szCs w:val="16"/>
                              </w:rPr>
                              <m:t>i</m:t>
                            </m:r>
                          </m:e>
                          <m:sup>
                            <m:r>
                              <w:rPr>
                                <w:rFonts w:ascii="Cambria Math" w:hAnsi="Cambria Math"/>
                                <w:sz w:val="16"/>
                                <w:szCs w:val="16"/>
                              </w:rPr>
                              <m:t>'</m:t>
                            </m:r>
                          </m:sup>
                        </m:sSup>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кз</m:t>
                            </m:r>
                          </m:sub>
                        </m:sSub>
                        <m:r>
                          <w:rPr>
                            <w:rFonts w:ascii="Cambria Math" w:hAnsi="Cambria Math"/>
                            <w:sz w:val="16"/>
                            <w:szCs w:val="16"/>
                          </w:rPr>
                          <m:t>∙</m:t>
                        </m:r>
                        <m:rad>
                          <m:radPr>
                            <m:degHide m:val="1"/>
                            <m:ctrlPr>
                              <w:rPr>
                                <w:rFonts w:ascii="Cambria Math" w:hAnsi="Cambria Math"/>
                                <w:i/>
                                <w:sz w:val="16"/>
                                <w:szCs w:val="16"/>
                              </w:rPr>
                            </m:ctrlPr>
                          </m:radPr>
                          <m:deg/>
                          <m:e>
                            <m:r>
                              <w:rPr>
                                <w:rFonts w:ascii="Cambria Math" w:hAnsi="Cambria Math"/>
                                <w:sz w:val="16"/>
                                <w:szCs w:val="16"/>
                              </w:rPr>
                              <m:t>2</m:t>
                            </m:r>
                          </m:e>
                        </m:rad>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m:t>
                            </m:r>
                            <m:f>
                              <m:fPr>
                                <m:ctrlPr>
                                  <w:rPr>
                                    <w:rFonts w:ascii="Cambria Math" w:hAnsi="Cambria Math"/>
                                    <w:i/>
                                    <w:sz w:val="16"/>
                                    <w:szCs w:val="16"/>
                                  </w:rPr>
                                </m:ctrlPr>
                              </m:fPr>
                              <m:num>
                                <m:func>
                                  <m:funcPr>
                                    <m:ctrlPr>
                                      <w:rPr>
                                        <w:rFonts w:ascii="Cambria Math" w:hAnsi="Cambria Math"/>
                                        <w:i/>
                                        <w:sz w:val="16"/>
                                        <w:szCs w:val="16"/>
                                      </w:rPr>
                                    </m:ctrlPr>
                                  </m:funcPr>
                                  <m:fName>
                                    <m:r>
                                      <m:rPr>
                                        <m:sty m:val="p"/>
                                      </m:rPr>
                                      <w:rPr>
                                        <w:rFonts w:ascii="Cambria Math" w:hAnsi="Cambria Math"/>
                                        <w:sz w:val="16"/>
                                        <w:szCs w:val="16"/>
                                      </w:rPr>
                                      <m:t>cos</m:t>
                                    </m:r>
                                  </m:fName>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num>
                              <m:den>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0</m:t>
                                    </m:r>
                                  </m:sub>
                                </m:sSub>
                              </m:den>
                            </m:f>
                            <m:r>
                              <w:rPr>
                                <w:rFonts w:ascii="Cambria Math" w:hAnsi="Cambria Math"/>
                                <w:sz w:val="16"/>
                                <w:szCs w:val="16"/>
                              </w:rPr>
                              <m:t>∙</m:t>
                            </m:r>
                            <m:d>
                              <m:dPr>
                                <m:ctrlPr>
                                  <w:rPr>
                                    <w:rFonts w:ascii="Cambria Math" w:hAnsi="Cambria Math"/>
                                    <w:sz w:val="16"/>
                                    <w:szCs w:val="16"/>
                                  </w:rPr>
                                </m:ctrlPr>
                              </m:dPr>
                              <m:e>
                                <m:r>
                                  <m:rPr>
                                    <m:sty m:val="p"/>
                                  </m:rPr>
                                  <w:rPr>
                                    <w:rFonts w:ascii="Cambria Math" w:hAnsi="Cambria Math"/>
                                    <w:sz w:val="16"/>
                                    <w:szCs w:val="16"/>
                                  </w:rPr>
                                  <m:t>1+</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2</m:t>
                                    </m:r>
                                  </m:sub>
                                </m:sSub>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3</m:t>
                                    </m:r>
                                  </m:sub>
                                </m:sSub>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10</m:t>
                                    </m:r>
                                  </m:sub>
                                </m:sSub>
                              </m:e>
                            </m:d>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e</m:t>
                                </m:r>
                              </m:e>
                              <m:sup>
                                <m:f>
                                  <m:fPr>
                                    <m:ctrlPr>
                                      <w:rPr>
                                        <w:rFonts w:ascii="Cambria Math" w:hAnsi="Cambria Math"/>
                                        <w:i/>
                                        <w:sz w:val="16"/>
                                        <w:szCs w:val="16"/>
                                      </w:rPr>
                                    </m:ctrlPr>
                                  </m:fPr>
                                  <m:num>
                                    <m:r>
                                      <w:rPr>
                                        <w:rFonts w:ascii="Cambria Math" w:hAnsi="Cambria Math"/>
                                        <w:sz w:val="16"/>
                                        <w:szCs w:val="16"/>
                                      </w:rPr>
                                      <m:t>-t</m:t>
                                    </m:r>
                                  </m:num>
                                  <m:den>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0</m:t>
                                        </m:r>
                                      </m:sub>
                                    </m:sSub>
                                  </m:den>
                                </m:f>
                              </m:sup>
                            </m:sSup>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f</m:t>
                                </m:r>
                              </m:e>
                              <m:sup>
                                <m:r>
                                  <w:rPr>
                                    <w:rFonts w:ascii="Cambria Math" w:hAnsi="Cambria Math"/>
                                    <w:sz w:val="16"/>
                                    <w:szCs w:val="16"/>
                                  </w:rPr>
                                  <m:t>'</m:t>
                                </m:r>
                              </m:sup>
                            </m:sSup>
                            <m:d>
                              <m:dPr>
                                <m:ctrlPr>
                                  <w:rPr>
                                    <w:rFonts w:ascii="Cambria Math" w:hAnsi="Cambria Math"/>
                                    <w:i/>
                                    <w:sz w:val="16"/>
                                    <w:szCs w:val="16"/>
                                  </w:rPr>
                                </m:ctrlPr>
                              </m:dPr>
                              <m:e>
                                <m:r>
                                  <w:rPr>
                                    <w:rFonts w:ascii="Cambria Math" w:hAnsi="Cambria Math"/>
                                    <w:sz w:val="16"/>
                                    <w:szCs w:val="16"/>
                                  </w:rPr>
                                  <m:t>t</m:t>
                                </m:r>
                              </m:e>
                            </m:d>
                          </m:e>
                        </m:d>
                        <m:ctrlPr>
                          <w:rPr>
                            <w:rFonts w:ascii="Cambria Math" w:eastAsia="Cambria Math" w:hAnsi="Cambria Math" w:cs="Cambria Math"/>
                            <w:i/>
                            <w:sz w:val="16"/>
                            <w:szCs w:val="16"/>
                          </w:rPr>
                        </m:ctrlPr>
                      </m:e>
                      <m:e>
                        <m:sSup>
                          <m:sSupPr>
                            <m:ctrlPr>
                              <w:rPr>
                                <w:rFonts w:ascii="Cambria Math" w:hAnsi="Cambria Math"/>
                                <w:i/>
                                <w:sz w:val="16"/>
                                <w:szCs w:val="16"/>
                              </w:rPr>
                            </m:ctrlPr>
                          </m:sSupPr>
                          <m:e>
                            <m:r>
                              <w:rPr>
                                <w:rFonts w:ascii="Cambria Math" w:hAnsi="Cambria Math"/>
                                <w:sz w:val="16"/>
                                <w:szCs w:val="16"/>
                              </w:rPr>
                              <m:t>f</m:t>
                            </m:r>
                          </m:e>
                          <m:sup>
                            <m:r>
                              <w:rPr>
                                <w:rFonts w:ascii="Cambria Math" w:hAnsi="Cambria Math"/>
                                <w:sz w:val="16"/>
                                <w:szCs w:val="16"/>
                              </w:rPr>
                              <m:t>'</m:t>
                            </m:r>
                          </m:sup>
                        </m:sSup>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=ωt∙</m:t>
                        </m:r>
                        <m:func>
                          <m:funcPr>
                            <m:ctrlPr>
                              <w:rPr>
                                <w:rFonts w:ascii="Cambria Math" w:hAnsi="Cambria Math"/>
                                <w:i/>
                                <w:sz w:val="16"/>
                                <w:szCs w:val="16"/>
                              </w:rPr>
                            </m:ctrlPr>
                          </m:funcPr>
                          <m:fName>
                            <m:r>
                              <m:rPr>
                                <m:sty m:val="p"/>
                              </m:rPr>
                              <w:rPr>
                                <w:rFonts w:ascii="Cambria Math" w:hAnsi="Cambria Math"/>
                                <w:sz w:val="16"/>
                                <w:szCs w:val="16"/>
                              </w:rPr>
                              <m:t>sin</m:t>
                            </m:r>
                          </m:fName>
                          <m:e>
                            <m:d>
                              <m:dPr>
                                <m:ctrlPr>
                                  <w:rPr>
                                    <w:rFonts w:ascii="Cambria Math" w:hAnsi="Cambria Math"/>
                                    <w:i/>
                                    <w:sz w:val="16"/>
                                    <w:szCs w:val="16"/>
                                  </w:rPr>
                                </m:ctrlPr>
                              </m:dPr>
                              <m:e>
                                <m:r>
                                  <w:rPr>
                                    <w:rFonts w:ascii="Cambria Math" w:hAnsi="Cambria Math"/>
                                    <w:sz w:val="16"/>
                                    <w:szCs w:val="16"/>
                                  </w:rPr>
                                  <m:t>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2</m:t>
                            </m:r>
                          </m:sub>
                        </m:sSub>
                        <m:r>
                          <w:rPr>
                            <w:rFonts w:ascii="Cambria Math" w:hAnsi="Cambria Math"/>
                            <w:sz w:val="16"/>
                            <w:szCs w:val="16"/>
                          </w:rPr>
                          <m:t>∙2∙ωt∙</m:t>
                        </m:r>
                        <m:func>
                          <m:funcPr>
                            <m:ctrlPr>
                              <w:rPr>
                                <w:rFonts w:ascii="Cambria Math" w:hAnsi="Cambria Math"/>
                                <w:i/>
                                <w:sz w:val="16"/>
                                <w:szCs w:val="16"/>
                              </w:rPr>
                            </m:ctrlPr>
                          </m:funcPr>
                          <m:fName>
                            <m:r>
                              <m:rPr>
                                <m:sty m:val="p"/>
                              </m:rPr>
                              <w:rPr>
                                <w:rFonts w:ascii="Cambria Math" w:hAnsi="Cambria Math"/>
                                <w:sz w:val="16"/>
                                <w:szCs w:val="16"/>
                              </w:rPr>
                              <m:t>sin</m:t>
                            </m:r>
                          </m:fName>
                          <m:e>
                            <m:d>
                              <m:dPr>
                                <m:ctrlPr>
                                  <w:rPr>
                                    <w:rFonts w:ascii="Cambria Math" w:hAnsi="Cambria Math"/>
                                    <w:i/>
                                    <w:sz w:val="16"/>
                                    <w:szCs w:val="16"/>
                                  </w:rPr>
                                </m:ctrlPr>
                              </m:dPr>
                              <m:e>
                                <m:r>
                                  <w:rPr>
                                    <w:rFonts w:ascii="Cambria Math" w:hAnsi="Cambria Math"/>
                                    <w:sz w:val="16"/>
                                    <w:szCs w:val="16"/>
                                  </w:rPr>
                                  <m:t>2∙ωt+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r>
                              <w:rPr>
                                <w:rFonts w:ascii="Cambria Math" w:hAnsi="Cambria Math"/>
                                <w:sz w:val="16"/>
                                <w:szCs w:val="16"/>
                              </w:rPr>
                              <m:t>+</m:t>
                            </m:r>
                          </m:e>
                        </m:func>
                        <m:r>
                          <w:rPr>
                            <w:rFonts w:ascii="Cambria Math" w:hAnsi="Cambria Math"/>
                            <w:sz w:val="16"/>
                            <w:szCs w:val="16"/>
                          </w:rPr>
                          <m:t xml:space="preserve"> </m:t>
                        </m:r>
                        <m:ctrlPr>
                          <w:rPr>
                            <w:rFonts w:ascii="Cambria Math" w:eastAsia="Cambria Math" w:hAnsi="Cambria Math" w:cs="Cambria Math"/>
                            <w:i/>
                            <w:sz w:val="16"/>
                            <w:szCs w:val="16"/>
                          </w:rPr>
                        </m:ctrlPr>
                      </m:e>
                      <m:e>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3</m:t>
                            </m:r>
                          </m:sub>
                        </m:sSub>
                        <m:r>
                          <w:rPr>
                            <w:rFonts w:ascii="Cambria Math" w:hAnsi="Cambria Math"/>
                            <w:sz w:val="16"/>
                            <w:szCs w:val="16"/>
                          </w:rPr>
                          <m:t>∙3∙2ωt∙</m:t>
                        </m:r>
                        <m:func>
                          <m:funcPr>
                            <m:ctrlPr>
                              <w:rPr>
                                <w:rFonts w:ascii="Cambria Math" w:hAnsi="Cambria Math"/>
                                <w:i/>
                                <w:sz w:val="16"/>
                                <w:szCs w:val="16"/>
                              </w:rPr>
                            </m:ctrlPr>
                          </m:funcPr>
                          <m:fName>
                            <m:r>
                              <m:rPr>
                                <m:sty m:val="p"/>
                              </m:rPr>
                              <w:rPr>
                                <w:rFonts w:ascii="Cambria Math" w:hAnsi="Cambria Math"/>
                                <w:sz w:val="16"/>
                                <w:szCs w:val="16"/>
                              </w:rPr>
                              <m:t>sin</m:t>
                            </m:r>
                          </m:fName>
                          <m:e>
                            <m:d>
                              <m:dPr>
                                <m:ctrlPr>
                                  <w:rPr>
                                    <w:rFonts w:ascii="Cambria Math" w:hAnsi="Cambria Math"/>
                                    <w:i/>
                                    <w:sz w:val="16"/>
                                    <w:szCs w:val="16"/>
                                  </w:rPr>
                                </m:ctrlPr>
                              </m:dPr>
                              <m:e>
                                <m:r>
                                  <w:rPr>
                                    <w:rFonts w:ascii="Cambria Math" w:hAnsi="Cambria Math"/>
                                    <w:sz w:val="16"/>
                                    <w:szCs w:val="16"/>
                                  </w:rPr>
                                  <m:t>3∙ωt+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10</m:t>
                            </m:r>
                          </m:sub>
                        </m:sSub>
                        <m:r>
                          <w:rPr>
                            <w:rFonts w:ascii="Cambria Math" w:hAnsi="Cambria Math"/>
                            <w:sz w:val="16"/>
                            <w:szCs w:val="16"/>
                          </w:rPr>
                          <m:t>∙10∙2ωt∙</m:t>
                        </m:r>
                        <m:func>
                          <m:funcPr>
                            <m:ctrlPr>
                              <w:rPr>
                                <w:rFonts w:ascii="Cambria Math" w:hAnsi="Cambria Math"/>
                                <w:i/>
                                <w:sz w:val="16"/>
                                <w:szCs w:val="16"/>
                              </w:rPr>
                            </m:ctrlPr>
                          </m:funcPr>
                          <m:fName>
                            <m:r>
                              <m:rPr>
                                <m:sty m:val="p"/>
                              </m:rPr>
                              <w:rPr>
                                <w:rFonts w:ascii="Cambria Math" w:hAnsi="Cambria Math"/>
                                <w:sz w:val="16"/>
                                <w:szCs w:val="16"/>
                              </w:rPr>
                              <m:t>sin</m:t>
                            </m:r>
                          </m:fName>
                          <m:e>
                            <m:d>
                              <m:dPr>
                                <m:ctrlPr>
                                  <w:rPr>
                                    <w:rFonts w:ascii="Cambria Math" w:hAnsi="Cambria Math"/>
                                    <w:i/>
                                    <w:sz w:val="16"/>
                                    <w:szCs w:val="16"/>
                                  </w:rPr>
                                </m:ctrlPr>
                              </m:dPr>
                              <m:e>
                                <m:r>
                                  <w:rPr>
                                    <w:rFonts w:ascii="Cambria Math" w:hAnsi="Cambria Math"/>
                                    <w:sz w:val="16"/>
                                    <w:szCs w:val="16"/>
                                  </w:rPr>
                                  <m:t>10∙ωt+</m:t>
                                </m:r>
                                <m:sSub>
                                  <m:sSubPr>
                                    <m:ctrlPr>
                                      <w:rPr>
                                        <w:rFonts w:ascii="Cambria Math" w:hAnsi="Cambria Math"/>
                                        <w:i/>
                                        <w:sz w:val="16"/>
                                        <w:szCs w:val="16"/>
                                      </w:rPr>
                                    </m:ctrlPr>
                                  </m:sSubPr>
                                  <m:e>
                                    <m:r>
                                      <w:rPr>
                                        <w:rFonts w:ascii="Cambria Math" w:hAnsi="Cambria Math"/>
                                        <w:sz w:val="16"/>
                                        <w:szCs w:val="16"/>
                                      </w:rPr>
                                      <m:t>φ</m:t>
                                    </m:r>
                                  </m:e>
                                  <m:sub>
                                    <m:r>
                                      <w:rPr>
                                        <w:rFonts w:ascii="Cambria Math" w:hAnsi="Cambria Math"/>
                                        <w:sz w:val="16"/>
                                        <w:szCs w:val="16"/>
                                      </w:rPr>
                                      <m:t>КЗ</m:t>
                                    </m:r>
                                  </m:sub>
                                </m:sSub>
                              </m:e>
                            </m:d>
                          </m:e>
                        </m:func>
                      </m:e>
                    </m:eqArr>
                  </m:e>
                </m:d>
              </m:oMath>
            </m:oMathPara>
          </w:p>
        </w:tc>
        <w:tc>
          <w:tcPr>
            <w:tcW w:w="676" w:type="dxa"/>
            <w:vAlign w:val="center"/>
          </w:tcPr>
          <w:p w14:paraId="221FAD4E" w14:textId="1729C731" w:rsidR="00A252A1" w:rsidRPr="00EA2861" w:rsidRDefault="00A252A1" w:rsidP="005F5E18">
            <w:pPr>
              <w:pStyle w:val="afa"/>
            </w:pPr>
            <w:bookmarkStart w:id="127" w:name="_Ref198924236"/>
            <w:r>
              <w:t>(</w:t>
            </w:r>
            <w:fldSimple w:instr=" STYLEREF 1 \s ">
              <w:r w:rsidR="00F16688">
                <w:rPr>
                  <w:noProof/>
                </w:rPr>
                <w:t>2</w:t>
              </w:r>
            </w:fldSimple>
            <w:r>
              <w:t>.</w:t>
            </w:r>
            <w:fldSimple w:instr=" SEQ Формула \* ARABIC \s 1 ">
              <w:r w:rsidR="00F16688">
                <w:rPr>
                  <w:noProof/>
                </w:rPr>
                <w:t>5</w:t>
              </w:r>
            </w:fldSimple>
            <w:r>
              <w:t>)</w:t>
            </w:r>
            <w:bookmarkEnd w:id="127"/>
          </w:p>
        </w:tc>
      </w:tr>
    </w:tbl>
    <w:p w14:paraId="70681978" w14:textId="77777777" w:rsidR="00F15C5D" w:rsidRPr="00FE6673" w:rsidRDefault="00F15C5D" w:rsidP="00F834CB">
      <w:r w:rsidRPr="00FE6673">
        <w:t xml:space="preserve">где </w:t>
      </w:r>
      <m:oMath>
        <m:r>
          <w:rPr>
            <w:rFonts w:ascii="Cambria Math" w:hAnsi="Cambria Math"/>
          </w:rPr>
          <m:t>i</m:t>
        </m:r>
        <m:d>
          <m:dPr>
            <m:ctrlPr>
              <w:rPr>
                <w:rFonts w:ascii="Cambria Math" w:hAnsi="Cambria Math"/>
                <w:i/>
              </w:rPr>
            </m:ctrlPr>
          </m:dPr>
          <m:e>
            <m:r>
              <w:rPr>
                <w:rFonts w:ascii="Cambria Math" w:hAnsi="Cambria Math"/>
              </w:rPr>
              <m:t>t</m:t>
            </m:r>
          </m:e>
        </m:d>
      </m:oMath>
      <w:r w:rsidRPr="00FE6673">
        <w:t xml:space="preserve"> и </w:t>
      </w:r>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oMath>
      <w:r w:rsidRPr="00FE6673">
        <w:t xml:space="preserve"> – мгновенные значения получаемых сигналов исходного сигнала и его производной, </w:t>
      </w:r>
      <m:oMath>
        <m:sSub>
          <m:sSubPr>
            <m:ctrlPr>
              <w:rPr>
                <w:rFonts w:ascii="Cambria Math" w:hAnsi="Cambria Math"/>
                <w:i/>
              </w:rPr>
            </m:ctrlPr>
          </m:sSubPr>
          <m:e>
            <m:r>
              <w:rPr>
                <w:rFonts w:ascii="Cambria Math" w:hAnsi="Cambria Math"/>
              </w:rPr>
              <m:t>I</m:t>
            </m:r>
          </m:e>
          <m:sub>
            <m:r>
              <w:rPr>
                <w:rFonts w:ascii="Cambria Math" w:hAnsi="Cambria Math"/>
              </w:rPr>
              <m:t>кз</m:t>
            </m:r>
          </m:sub>
        </m:sSub>
      </m:oMath>
      <w:r w:rsidRPr="00FE6673">
        <w:t xml:space="preserve"> – амплитуда тока КЗ, </w:t>
      </w:r>
      <m:oMath>
        <m:sSub>
          <m:sSubPr>
            <m:ctrlPr>
              <w:rPr>
                <w:rFonts w:ascii="Cambria Math" w:hAnsi="Cambria Math"/>
                <w:i/>
              </w:rPr>
            </m:ctrlPr>
          </m:sSubPr>
          <m:e>
            <m:r>
              <w:rPr>
                <w:rFonts w:ascii="Cambria Math" w:hAnsi="Cambria Math"/>
              </w:rPr>
              <m:t>φ</m:t>
            </m:r>
          </m:e>
          <m:sub>
            <m:r>
              <w:rPr>
                <w:rFonts w:ascii="Cambria Math" w:hAnsi="Cambria Math"/>
              </w:rPr>
              <m:t>КЗ</m:t>
            </m:r>
          </m:sub>
        </m:sSub>
      </m:oMath>
      <w:r w:rsidRPr="00FE6673">
        <w:t xml:space="preserve"> – угол начала КЗ, определяющий долю аппериодической составляющей, </w:t>
      </w:r>
      <m:oMath>
        <m:sSub>
          <m:sSubPr>
            <m:ctrlPr>
              <w:rPr>
                <w:rFonts w:ascii="Cambria Math" w:hAnsi="Cambria Math"/>
                <w:i/>
              </w:rPr>
            </m:ctrlPr>
          </m:sSubPr>
          <m:e>
            <m:r>
              <w:rPr>
                <w:rFonts w:ascii="Cambria Math" w:hAnsi="Cambria Math"/>
              </w:rPr>
              <m:t>τ</m:t>
            </m:r>
          </m:e>
          <m:sub>
            <m:r>
              <w:rPr>
                <w:rFonts w:ascii="Cambria Math" w:hAnsi="Cambria Math"/>
              </w:rPr>
              <m:t>0</m:t>
            </m:r>
          </m:sub>
        </m:sSub>
      </m:oMath>
      <w:r w:rsidRPr="00FE6673">
        <w:t xml:space="preserve"> – постоянная времени затухания, </w:t>
      </w:r>
      <m:oMath>
        <m:r>
          <w:rPr>
            <w:rFonts w:ascii="Cambria Math" w:hAnsi="Cambria Math"/>
          </w:rPr>
          <m:t>ω=2∙π∙f</m:t>
        </m:r>
      </m:oMath>
      <w:r w:rsidRPr="00FE6673">
        <w:t xml:space="preserve"> – угловая частота, </w:t>
      </w:r>
      <w:r>
        <w:t>t</w:t>
      </w:r>
      <w:r w:rsidRPr="00FE6673">
        <w:t xml:space="preserve"> – время переходного процесса, </w:t>
      </w:r>
      <m:oMath>
        <m:r>
          <w:rPr>
            <w:rFonts w:ascii="Cambria Math" w:hAnsi="Cambria Math"/>
          </w:rPr>
          <m:t>f</m:t>
        </m:r>
        <m:d>
          <m:dPr>
            <m:ctrlPr>
              <w:rPr>
                <w:rFonts w:ascii="Cambria Math" w:hAnsi="Cambria Math"/>
                <w:i/>
              </w:rPr>
            </m:ctrlPr>
          </m:dPr>
          <m:e>
            <m:r>
              <w:rPr>
                <w:rFonts w:ascii="Cambria Math" w:hAnsi="Cambria Math"/>
              </w:rPr>
              <m:t>t</m:t>
            </m:r>
          </m:e>
        </m:d>
      </m:oMath>
      <w:r w:rsidRPr="00FE6673">
        <w:t xml:space="preserve"> и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(t)</m:t>
        </m:r>
      </m:oMath>
      <w:r w:rsidRPr="00FE6673">
        <w:t xml:space="preserve"> – периодические составляющие сигналов.</w:t>
      </w:r>
    </w:p>
    <w:p w14:paraId="64A60A5A" w14:textId="2798F6C9" w:rsidR="00F15C5D" w:rsidRDefault="00F15C5D" w:rsidP="00F15C5D"/>
    <w:tbl>
      <w:tblPr>
        <w:tblStyle w:val="a6"/>
        <w:tblW w:w="9351" w:type="dxa"/>
        <w:tblLook w:val="04A0" w:firstRow="1" w:lastRow="0" w:firstColumn="1" w:lastColumn="0" w:noHBand="0" w:noVBand="1"/>
      </w:tblPr>
      <w:tblGrid>
        <w:gridCol w:w="9351"/>
      </w:tblGrid>
      <w:tr w:rsidR="000663BD" w:rsidRPr="009A07A3" w14:paraId="7C160FDE" w14:textId="77777777" w:rsidTr="005F5E18">
        <w:tc>
          <w:tcPr>
            <w:tcW w:w="9351" w:type="dxa"/>
          </w:tcPr>
          <w:p w14:paraId="2D2D8273" w14:textId="6425A668" w:rsidR="000663BD" w:rsidRDefault="000663BD" w:rsidP="005F5E18">
            <w:pPr>
              <w:keepNext/>
              <w:ind w:firstLine="0"/>
              <w:jc w:val="center"/>
              <w:rPr>
                <w:sz w:val="20"/>
              </w:rPr>
            </w:pPr>
            <w:r w:rsidRPr="00835A5D">
              <w:rPr>
                <w:noProof/>
                <w:lang w:eastAsia="ru-RU"/>
              </w:rPr>
              <w:drawing>
                <wp:inline distT="0" distB="0" distL="0" distR="0" wp14:anchorId="136DC604" wp14:editId="16EDC6F5">
                  <wp:extent cx="3600000" cy="2695149"/>
                  <wp:effectExtent l="0" t="0" r="635"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00000" cy="2695149"/>
                          </a:xfrm>
                          <a:prstGeom prst="rect">
                            <a:avLst/>
                          </a:prstGeom>
                        </pic:spPr>
                      </pic:pic>
                    </a:graphicData>
                  </a:graphic>
                </wp:inline>
              </w:drawing>
            </w:r>
          </w:p>
          <w:p w14:paraId="45F250E4" w14:textId="78565C9F" w:rsidR="000663BD" w:rsidRPr="00961142" w:rsidRDefault="000663BD" w:rsidP="005F5E18">
            <w:pPr>
              <w:pStyle w:val="af9"/>
            </w:pPr>
            <w:bookmarkStart w:id="128" w:name="_Ref198925665"/>
            <w:r>
              <w:t xml:space="preserve">Рисунок </w:t>
            </w:r>
            <w:fldSimple w:instr=" STYLEREF 1 \s ">
              <w:r w:rsidR="00F16688">
                <w:rPr>
                  <w:noProof/>
                </w:rPr>
                <w:t>2</w:t>
              </w:r>
            </w:fldSimple>
            <w:r>
              <w:t>.</w:t>
            </w:r>
            <w:fldSimple w:instr=" SEQ Рисунок \* ARABIC \s 1 ">
              <w:r w:rsidR="00F16688">
                <w:rPr>
                  <w:noProof/>
                </w:rPr>
                <w:t>8</w:t>
              </w:r>
            </w:fldSimple>
            <w:bookmarkEnd w:id="128"/>
            <w:r>
              <w:t xml:space="preserve"> </w:t>
            </w:r>
            <w:r w:rsidRPr="000663BD">
              <w:t>Исследуемые сигналы с ТТ без учёта насыщения и КР с наличием 2, 3, и 10 гармоник в сигнале; и рассчитанные амплитуды первой гармоники.</w:t>
            </w:r>
          </w:p>
        </w:tc>
      </w:tr>
    </w:tbl>
    <w:p w14:paraId="15608BAF" w14:textId="51750D5B" w:rsidR="00F15C5D" w:rsidRDefault="00F15C5D" w:rsidP="00F834CB">
      <w:r>
        <w:t xml:space="preserve">На </w:t>
      </w:r>
      <w:r w:rsidRPr="00F15C5D">
        <w:rPr>
          <w:highlight w:val="yellow"/>
        </w:rPr>
        <w:t>рисунке</w:t>
      </w:r>
      <w:r w:rsidR="000663BD">
        <w:t xml:space="preserve"> (</w:t>
      </w:r>
      <w:r w:rsidR="000663BD">
        <w:fldChar w:fldCharType="begin"/>
      </w:r>
      <w:r w:rsidR="000663BD">
        <w:instrText xml:space="preserve"> REF _Ref198925665 \h </w:instrText>
      </w:r>
      <w:r w:rsidR="000663BD">
        <w:fldChar w:fldCharType="separate"/>
      </w:r>
      <w:r w:rsidR="00F16688">
        <w:t xml:space="preserve">Рисунок </w:t>
      </w:r>
      <w:r w:rsidR="00F16688">
        <w:rPr>
          <w:noProof/>
        </w:rPr>
        <w:t>2</w:t>
      </w:r>
      <w:r w:rsidR="00F16688">
        <w:t>.</w:t>
      </w:r>
      <w:r w:rsidR="00F16688">
        <w:rPr>
          <w:noProof/>
        </w:rPr>
        <w:t>8</w:t>
      </w:r>
      <w:r w:rsidR="000663BD">
        <w:fldChar w:fldCharType="end"/>
      </w:r>
      <w:r w:rsidR="000663BD">
        <w:t>)</w:t>
      </w:r>
      <w:r w:rsidRPr="00FE6673">
        <w:t xml:space="preserve"> показаны исходные сигналы, и на их основе рассчитанные амплитуды первых гармоник. Как можем видеть, наличие высших гармонических составляющих для КР вносит дополнительное искажение только на первом периоде расчёта, далее амплитуда остаётся стабильной. Данное поведение и ожидалось, так как описанные неточности измерения обусловлены апериодической составляющей, которая лишь немного изменилась по амплитуде.</w:t>
      </w:r>
    </w:p>
    <w:p w14:paraId="7B20729C" w14:textId="5A706380" w:rsidR="00F15C5D" w:rsidRPr="00F15C5D" w:rsidRDefault="00F15C5D" w:rsidP="00F15C5D">
      <w:pPr>
        <w:pStyle w:val="4"/>
      </w:pPr>
      <w:r w:rsidRPr="00F15C5D">
        <w:t>Ускорение работы алгоритмов на начальном участке и применение КР для алгоритмов на мгновенных значениях</w:t>
      </w:r>
    </w:p>
    <w:p w14:paraId="235F3C1D" w14:textId="16037121" w:rsidR="00F15C5D" w:rsidRDefault="00F15C5D" w:rsidP="00F834CB">
      <w:r w:rsidRPr="00204F9F">
        <w:t>Как можно было заметить ранее, на начальном участке значение амплиту</w:t>
      </w:r>
      <w:r w:rsidRPr="00A8476A">
        <w:t>ды первой гармоники, рассчитанное на основе сигнала с катушки Роговского, опережает аналогичное значение с идеальных классических ТТ (</w:t>
      </w:r>
      <w:r w:rsidR="000663BD">
        <w:fldChar w:fldCharType="begin"/>
      </w:r>
      <w:r w:rsidR="000663BD">
        <w:instrText xml:space="preserve"> REF _Ref198925789 \h </w:instrText>
      </w:r>
      <w:r w:rsidR="000663BD">
        <w:fldChar w:fldCharType="separate"/>
      </w:r>
      <w:r w:rsidR="00F16688">
        <w:t xml:space="preserve">Рисунок </w:t>
      </w:r>
      <w:r w:rsidR="00F16688">
        <w:rPr>
          <w:noProof/>
        </w:rPr>
        <w:t>2</w:t>
      </w:r>
      <w:r w:rsidR="00F16688">
        <w:t>.</w:t>
      </w:r>
      <w:r w:rsidR="00F16688">
        <w:rPr>
          <w:noProof/>
        </w:rPr>
        <w:t>9</w:t>
      </w:r>
      <w:r w:rsidR="000663BD">
        <w:fldChar w:fldCharType="end"/>
      </w:r>
      <w:r w:rsidR="000663BD">
        <w:t>).</w:t>
      </w:r>
      <w:r w:rsidRPr="00A8476A">
        <w:t xml:space="preserve"> Данный фактор может быть полезен при функционировании быстродействующих устройств РЗА и БАВР в первые моменты развития аварии.</w:t>
      </w:r>
    </w:p>
    <w:tbl>
      <w:tblPr>
        <w:tblStyle w:val="a6"/>
        <w:tblW w:w="9351" w:type="dxa"/>
        <w:tblLook w:val="04A0" w:firstRow="1" w:lastRow="0" w:firstColumn="1" w:lastColumn="0" w:noHBand="0" w:noVBand="1"/>
      </w:tblPr>
      <w:tblGrid>
        <w:gridCol w:w="9728"/>
      </w:tblGrid>
      <w:tr w:rsidR="000663BD" w:rsidRPr="009A07A3" w14:paraId="530FC666" w14:textId="77777777" w:rsidTr="005F5E18">
        <w:tc>
          <w:tcPr>
            <w:tcW w:w="9351" w:type="dxa"/>
          </w:tcPr>
          <w:tbl>
            <w:tblPr>
              <w:tblStyle w:val="a6"/>
              <w:tblW w:w="0" w:type="auto"/>
              <w:tblLook w:val="04A0" w:firstRow="1" w:lastRow="0" w:firstColumn="1" w:lastColumn="0" w:noHBand="0" w:noVBand="1"/>
            </w:tblPr>
            <w:tblGrid>
              <w:gridCol w:w="4751"/>
              <w:gridCol w:w="4751"/>
            </w:tblGrid>
            <w:tr w:rsidR="000663BD" w14:paraId="6967C09B" w14:textId="77777777" w:rsidTr="000663BD">
              <w:tc>
                <w:tcPr>
                  <w:tcW w:w="4751" w:type="dxa"/>
                </w:tcPr>
                <w:p w14:paraId="53F8F1F7" w14:textId="1E717D8B" w:rsidR="000663BD" w:rsidRDefault="000663BD" w:rsidP="005F5E18">
                  <w:pPr>
                    <w:keepNext/>
                    <w:ind w:firstLine="0"/>
                    <w:jc w:val="center"/>
                    <w:rPr>
                      <w:noProof/>
                      <w:sz w:val="20"/>
                      <w:szCs w:val="20"/>
                      <w:lang w:eastAsia="ru-RU"/>
                    </w:rPr>
                  </w:pPr>
                  <w:r w:rsidRPr="00BF4EF2">
                    <w:rPr>
                      <w:noProof/>
                      <w:lang w:eastAsia="ru-RU"/>
                    </w:rPr>
                    <w:lastRenderedPageBreak/>
                    <w:drawing>
                      <wp:inline distT="0" distB="0" distL="0" distR="0" wp14:anchorId="02EA0608" wp14:editId="341DFA37">
                        <wp:extent cx="2880000" cy="2222910"/>
                        <wp:effectExtent l="0" t="0" r="0" b="635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880000" cy="2222910"/>
                                </a:xfrm>
                                <a:prstGeom prst="rect">
                                  <a:avLst/>
                                </a:prstGeom>
                              </pic:spPr>
                            </pic:pic>
                          </a:graphicData>
                        </a:graphic>
                      </wp:inline>
                    </w:drawing>
                  </w:r>
                </w:p>
              </w:tc>
              <w:tc>
                <w:tcPr>
                  <w:tcW w:w="4751" w:type="dxa"/>
                </w:tcPr>
                <w:p w14:paraId="106763AE" w14:textId="132B3D7E" w:rsidR="000663BD" w:rsidRDefault="000663BD" w:rsidP="005F5E18">
                  <w:pPr>
                    <w:keepNext/>
                    <w:ind w:firstLine="0"/>
                    <w:jc w:val="center"/>
                    <w:rPr>
                      <w:noProof/>
                      <w:sz w:val="20"/>
                      <w:szCs w:val="20"/>
                      <w:lang w:eastAsia="ru-RU"/>
                    </w:rPr>
                  </w:pPr>
                  <w:r w:rsidRPr="00A8476A">
                    <w:rPr>
                      <w:noProof/>
                      <w:lang w:eastAsia="ru-RU"/>
                    </w:rPr>
                    <w:drawing>
                      <wp:inline distT="0" distB="0" distL="0" distR="0" wp14:anchorId="7CE2D194" wp14:editId="6756CE2B">
                        <wp:extent cx="2880000" cy="2224320"/>
                        <wp:effectExtent l="0" t="0" r="0" b="508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880000" cy="2224320"/>
                                </a:xfrm>
                                <a:prstGeom prst="rect">
                                  <a:avLst/>
                                </a:prstGeom>
                              </pic:spPr>
                            </pic:pic>
                          </a:graphicData>
                        </a:graphic>
                      </wp:inline>
                    </w:drawing>
                  </w:r>
                </w:p>
              </w:tc>
            </w:tr>
            <w:tr w:rsidR="000663BD" w14:paraId="0A15A7F3" w14:textId="77777777" w:rsidTr="000663BD">
              <w:tc>
                <w:tcPr>
                  <w:tcW w:w="4751" w:type="dxa"/>
                </w:tcPr>
                <w:p w14:paraId="4C54F591" w14:textId="3A7A924A" w:rsidR="000663BD" w:rsidRDefault="000663BD" w:rsidP="005F5E18">
                  <w:pPr>
                    <w:keepNext/>
                    <w:ind w:firstLine="0"/>
                    <w:jc w:val="center"/>
                    <w:rPr>
                      <w:noProof/>
                      <w:sz w:val="20"/>
                      <w:szCs w:val="20"/>
                      <w:lang w:eastAsia="ru-RU"/>
                    </w:rPr>
                  </w:pPr>
                  <w:r>
                    <w:rPr>
                      <w:noProof/>
                      <w:sz w:val="20"/>
                      <w:szCs w:val="20"/>
                      <w:lang w:eastAsia="ru-RU"/>
                    </w:rPr>
                    <w:t>а)</w:t>
                  </w:r>
                </w:p>
              </w:tc>
              <w:tc>
                <w:tcPr>
                  <w:tcW w:w="4751" w:type="dxa"/>
                </w:tcPr>
                <w:p w14:paraId="725D8DCB" w14:textId="5473548B" w:rsidR="000663BD" w:rsidRDefault="000663BD" w:rsidP="005F5E18">
                  <w:pPr>
                    <w:keepNext/>
                    <w:ind w:firstLine="0"/>
                    <w:jc w:val="center"/>
                    <w:rPr>
                      <w:noProof/>
                      <w:sz w:val="20"/>
                      <w:szCs w:val="20"/>
                      <w:lang w:eastAsia="ru-RU"/>
                    </w:rPr>
                  </w:pPr>
                  <w:r>
                    <w:rPr>
                      <w:noProof/>
                      <w:sz w:val="20"/>
                      <w:szCs w:val="20"/>
                      <w:lang w:eastAsia="ru-RU"/>
                    </w:rPr>
                    <w:t>б)</w:t>
                  </w:r>
                </w:p>
              </w:tc>
            </w:tr>
          </w:tbl>
          <w:p w14:paraId="1B958B5A" w14:textId="0CAAFC81" w:rsidR="000663BD" w:rsidRPr="00961142" w:rsidRDefault="000663BD" w:rsidP="005F5E18">
            <w:pPr>
              <w:pStyle w:val="af9"/>
            </w:pPr>
            <w:bookmarkStart w:id="129" w:name="_Ref198925789"/>
            <w:r>
              <w:t xml:space="preserve">Рисунок </w:t>
            </w:r>
            <w:fldSimple w:instr=" STYLEREF 1 \s ">
              <w:r w:rsidR="00F16688">
                <w:rPr>
                  <w:noProof/>
                </w:rPr>
                <w:t>2</w:t>
              </w:r>
            </w:fldSimple>
            <w:r>
              <w:t>.</w:t>
            </w:r>
            <w:fldSimple w:instr=" SEQ Рисунок \* ARABIC \s 1 ">
              <w:r w:rsidR="00F16688">
                <w:rPr>
                  <w:noProof/>
                </w:rPr>
                <w:t>9</w:t>
              </w:r>
            </w:fldSimple>
            <w:bookmarkEnd w:id="129"/>
            <w:r>
              <w:t xml:space="preserve"> </w:t>
            </w:r>
            <w:r w:rsidRPr="000663BD">
              <w:t>Переходный процесс, амплитуды первой гармоники: а) при максимальной доле аппериодической составляющей и постоянной времени 50 мс, б) при отсутствии аппериодической составляющей</w:t>
            </w:r>
          </w:p>
        </w:tc>
      </w:tr>
    </w:tbl>
    <w:p w14:paraId="1791E2E1" w14:textId="77777777" w:rsidR="00F15C5D" w:rsidRPr="0025146D" w:rsidRDefault="00F15C5D" w:rsidP="00F834CB">
      <w:r w:rsidRPr="00874C26">
        <w:t>Алгоритмы получения амплитуды сигнала, основанные на мгновенных значениях [</w:t>
      </w:r>
      <w:commentRangeStart w:id="130"/>
      <w:commentRangeStart w:id="131"/>
      <w:r w:rsidRPr="00874C26">
        <w:rPr>
          <w:color w:val="FF0000"/>
        </w:rPr>
        <w:t>22</w:t>
      </w:r>
      <w:commentRangeEnd w:id="130"/>
      <w:r w:rsidRPr="00874C26">
        <w:rPr>
          <w:rStyle w:val="a8"/>
          <w:color w:val="FF0000"/>
        </w:rPr>
        <w:commentReference w:id="130"/>
      </w:r>
      <w:commentRangeEnd w:id="131"/>
      <w:r>
        <w:rPr>
          <w:rStyle w:val="a8"/>
          <w:rFonts w:eastAsia="SimSun" w:cs="Times New Roman"/>
          <w:lang w:val="en-US"/>
        </w:rPr>
        <w:commentReference w:id="131"/>
      </w:r>
      <w:r w:rsidRPr="00874C26">
        <w:t xml:space="preserve">], могут быть использованы для ускорения функционирования устройств. </w:t>
      </w:r>
      <w:commentRangeStart w:id="132"/>
      <w:commentRangeEnd w:id="132"/>
      <w:r w:rsidRPr="00874C26">
        <w:rPr>
          <w:rStyle w:val="a8"/>
        </w:rPr>
        <w:commentReference w:id="132"/>
      </w:r>
      <w:r w:rsidRPr="00874C26">
        <w:t>Если для классических ТТ у данных подходов возникают существенные погрешности при апериодической</w:t>
      </w:r>
      <w:r w:rsidRPr="00A8476A">
        <w:t xml:space="preserve"> составляющей, то для катушек Роговского данный </w:t>
      </w:r>
      <w:r w:rsidRPr="0025146D">
        <w:t>эффект практически отсутствует ввиду её подавления физической природой датчика.</w:t>
      </w:r>
    </w:p>
    <w:p w14:paraId="5A6C551F" w14:textId="77777777" w:rsidR="005D0C4F" w:rsidRPr="00CC0F51" w:rsidRDefault="005D0C4F" w:rsidP="00F834CB">
      <w:r w:rsidRPr="00CC0F51">
        <w:rPr>
          <w:rFonts w:cs="Arial"/>
          <w:szCs w:val="18"/>
        </w:rPr>
        <w:t xml:space="preserve">Таким образом, применение катушек Роговского в </w:t>
      </w:r>
      <w:r w:rsidRPr="00CC0F51">
        <w:t>устройствах релейной защиты и автоматики обеспечивает:</w:t>
      </w:r>
    </w:p>
    <w:p w14:paraId="090A6F64" w14:textId="77777777" w:rsidR="005D0C4F" w:rsidRPr="005D0C4F" w:rsidRDefault="005D0C4F" w:rsidP="005D0C4F">
      <w:pPr>
        <w:pStyle w:val="a7"/>
        <w:numPr>
          <w:ilvl w:val="0"/>
          <w:numId w:val="24"/>
        </w:numPr>
        <w:spacing w:after="0" w:line="276" w:lineRule="auto"/>
        <w:rPr>
          <w:szCs w:val="20"/>
        </w:rPr>
      </w:pPr>
      <w:r w:rsidRPr="005D0C4F">
        <w:rPr>
          <w:szCs w:val="20"/>
        </w:rPr>
        <w:t>Устойчивость работы защит за счет исключения насыщения, характерного для ТТ.</w:t>
      </w:r>
    </w:p>
    <w:p w14:paraId="705FFCBB" w14:textId="77777777" w:rsidR="005D0C4F" w:rsidRPr="005D0C4F" w:rsidRDefault="005D0C4F" w:rsidP="005D0C4F">
      <w:pPr>
        <w:pStyle w:val="a7"/>
        <w:numPr>
          <w:ilvl w:val="0"/>
          <w:numId w:val="24"/>
        </w:numPr>
        <w:spacing w:after="0" w:line="276" w:lineRule="auto"/>
        <w:rPr>
          <w:szCs w:val="20"/>
        </w:rPr>
      </w:pPr>
      <w:r w:rsidRPr="005D0C4F">
        <w:rPr>
          <w:szCs w:val="20"/>
        </w:rPr>
        <w:t>Снижение влияния апериодической составляющей на расчет первой гармоники.</w:t>
      </w:r>
    </w:p>
    <w:p w14:paraId="2D6F94FC" w14:textId="77777777" w:rsidR="005D0C4F" w:rsidRPr="005D0C4F" w:rsidRDefault="005D0C4F" w:rsidP="005D0C4F">
      <w:pPr>
        <w:pStyle w:val="a7"/>
        <w:numPr>
          <w:ilvl w:val="0"/>
          <w:numId w:val="24"/>
        </w:numPr>
        <w:spacing w:after="0" w:line="276" w:lineRule="auto"/>
        <w:rPr>
          <w:szCs w:val="20"/>
        </w:rPr>
      </w:pPr>
      <w:r w:rsidRPr="005D0C4F">
        <w:rPr>
          <w:szCs w:val="20"/>
        </w:rPr>
        <w:t>Сокращение времени расчётного переходного процесса, что критично для быстродействующих защитных устройств.</w:t>
      </w:r>
    </w:p>
    <w:p w14:paraId="2CB3558C" w14:textId="77777777" w:rsidR="005D0C4F" w:rsidRPr="005D0C4F" w:rsidRDefault="005D0C4F" w:rsidP="005D0C4F">
      <w:pPr>
        <w:pStyle w:val="a7"/>
        <w:numPr>
          <w:ilvl w:val="0"/>
          <w:numId w:val="24"/>
        </w:numPr>
        <w:spacing w:after="0" w:line="276" w:lineRule="auto"/>
        <w:rPr>
          <w:szCs w:val="20"/>
        </w:rPr>
      </w:pPr>
      <w:r w:rsidRPr="005D0C4F">
        <w:rPr>
          <w:szCs w:val="20"/>
        </w:rPr>
        <w:t>Экономическую эффективность и простоту монтажа, особенно при модернизации существующих подстанций.</w:t>
      </w:r>
    </w:p>
    <w:p w14:paraId="76E5B911" w14:textId="77777777" w:rsidR="005D0C4F" w:rsidRPr="00CC0F51" w:rsidRDefault="005D0C4F" w:rsidP="00F834CB">
      <w:r w:rsidRPr="00CC0F51">
        <w:t>При этом совместное использование сигналов с классических ТТ и КР является интересной идей для поиска баланса между данными типами датчиков. В дальнейшем предлагается использовать нелинейную зависимость, при которой на малых токах приоритет отдается сигналу с ТТ для повышения точности за счет исключения шумов, а при больших - сигналу с КР для компенсации насыщения сердечника ТТ. Такая концепция может быть применима, например, на цифровых, так как приём сигнала по SV потоку не требует прокладки дополнительных кабелей. Разные типы датчиков могут присутствовать в комбинированных измерительных приборах, например: ТТ используется для измерений, а КР – для целей РЗА.</w:t>
      </w:r>
    </w:p>
    <w:p w14:paraId="26107F54" w14:textId="7CE512E4" w:rsidR="005D0C4F" w:rsidRDefault="005D0C4F" w:rsidP="005D0C4F">
      <w:pPr>
        <w:pStyle w:val="3"/>
      </w:pPr>
      <w:bookmarkStart w:id="133" w:name="_Toc201697674"/>
      <w:r w:rsidRPr="005D0C4F">
        <w:t xml:space="preserve">Анализ применения преобразования </w:t>
      </w:r>
      <w:r>
        <w:t>Ф</w:t>
      </w:r>
      <w:r w:rsidRPr="005D0C4F">
        <w:t>урье</w:t>
      </w:r>
      <w:bookmarkEnd w:id="133"/>
    </w:p>
    <w:p w14:paraId="280CA0BD" w14:textId="638362B4" w:rsidR="005D0C4F" w:rsidRPr="005A2600" w:rsidRDefault="005D0C4F" w:rsidP="00F834CB">
      <w:r w:rsidRPr="005A2600">
        <w:t>Современные системы релейной защиты и автоматики (РЗА) работают на микропроцессорной основе, что предполагает дискретизацию аналоговых сигналов. Для анализа спектральных характеристик токов и напряжений, необходимых для принятия решений в БАВР, применяется дискретное преобразование Фурье (ДПФ). Однако ДПФ, работая с ограниченным по времени набором данных, подвержен эффекту спектрально</w:t>
      </w:r>
      <w:r>
        <w:t>го растекания</w:t>
      </w:r>
      <w:r w:rsidRPr="005A2600">
        <w:t>. Для минимизации этого эффекта применяются оконные функции. Они позволяют улучшить точность оценки амплитуд и фаз гармоник. Поэтому рассмотрение различных оконных функций и их влияния на точность анализа переходных процессов в БАВР является очень важным</w:t>
      </w:r>
      <w:r>
        <w:t xml:space="preserve"> </w:t>
      </w:r>
      <w:r w:rsidRPr="00C30EAF">
        <w:rPr>
          <w:color w:val="FF0000"/>
        </w:rPr>
        <w:t>[</w:t>
      </w:r>
      <w:r w:rsidR="00F15C5D">
        <w:rPr>
          <w:color w:val="FF0000"/>
        </w:rPr>
        <w:fldChar w:fldCharType="begin"/>
      </w:r>
      <w:r w:rsidR="00F15C5D">
        <w:rPr>
          <w:color w:val="FF0000"/>
        </w:rPr>
        <w:instrText xml:space="preserve"> REF _Ref198808305 \r \h </w:instrText>
      </w:r>
      <w:r w:rsidR="00F15C5D">
        <w:rPr>
          <w:color w:val="FF0000"/>
        </w:rPr>
      </w:r>
      <w:r w:rsidR="00F15C5D">
        <w:rPr>
          <w:color w:val="FF0000"/>
        </w:rPr>
        <w:fldChar w:fldCharType="separate"/>
      </w:r>
      <w:r w:rsidR="00F16688">
        <w:rPr>
          <w:color w:val="FF0000"/>
        </w:rPr>
        <w:t>36</w:t>
      </w:r>
      <w:r w:rsidR="00F15C5D">
        <w:rPr>
          <w:color w:val="FF0000"/>
        </w:rPr>
        <w:fldChar w:fldCharType="end"/>
      </w:r>
      <w:r w:rsidR="00F15C5D">
        <w:rPr>
          <w:color w:val="FF0000"/>
        </w:rPr>
        <w:t xml:space="preserve">, </w:t>
      </w:r>
      <w:r w:rsidR="00F15C5D">
        <w:rPr>
          <w:color w:val="FF0000"/>
        </w:rPr>
        <w:fldChar w:fldCharType="begin"/>
      </w:r>
      <w:r w:rsidR="00F15C5D">
        <w:rPr>
          <w:color w:val="FF0000"/>
        </w:rPr>
        <w:instrText xml:space="preserve"> REF _Ref198808312 \r \h </w:instrText>
      </w:r>
      <w:r w:rsidR="00F15C5D">
        <w:rPr>
          <w:color w:val="FF0000"/>
        </w:rPr>
      </w:r>
      <w:r w:rsidR="00F15C5D">
        <w:rPr>
          <w:color w:val="FF0000"/>
        </w:rPr>
        <w:fldChar w:fldCharType="separate"/>
      </w:r>
      <w:r w:rsidR="00F16688">
        <w:rPr>
          <w:color w:val="FF0000"/>
        </w:rPr>
        <w:t>37</w:t>
      </w:r>
      <w:r w:rsidR="00F15C5D">
        <w:rPr>
          <w:color w:val="FF0000"/>
        </w:rPr>
        <w:fldChar w:fldCharType="end"/>
      </w:r>
      <w:r w:rsidRPr="00C30EAF">
        <w:rPr>
          <w:color w:val="FF0000"/>
        </w:rPr>
        <w:t>].</w:t>
      </w:r>
    </w:p>
    <w:p w14:paraId="077F2D1C" w14:textId="77777777" w:rsidR="005D0C4F" w:rsidRPr="005A2600" w:rsidRDefault="005D0C4F" w:rsidP="00F834CB">
      <w:r w:rsidRPr="007036F6">
        <w:lastRenderedPageBreak/>
        <w:t>Оценка оконных функций проводилась в MATLAB путем перебора различных вариантов ширины окна (L) и постоянной затухания (Ta)</w:t>
      </w:r>
      <w:r w:rsidRPr="00C85E32">
        <w:t>.</w:t>
      </w:r>
      <w:r>
        <w:t xml:space="preserve"> </w:t>
      </w:r>
      <w:r w:rsidRPr="005A2600">
        <w:t xml:space="preserve">Для некоторых оконных функций, как например для треугольной актуально лишь использование окна минимальной ширины в 2 периода промышленной частоты. </w:t>
      </w:r>
      <w:r w:rsidRPr="007036F6">
        <w:t>При частоте дискретизации 96 выборок на период, угол короткого замыкания задавался равным 90 градусам для обеспечения максимального броска тока</w:t>
      </w:r>
      <w:r w:rsidRPr="00C85E32">
        <w:t>.</w:t>
      </w:r>
    </w:p>
    <w:p w14:paraId="34F2325C" w14:textId="77777777" w:rsidR="005D0C4F" w:rsidRPr="005A2600" w:rsidRDefault="005D0C4F" w:rsidP="00F834CB">
      <w:r w:rsidRPr="005A2600">
        <w:t>Использовались следующие параметры:</w:t>
      </w:r>
    </w:p>
    <w:p w14:paraId="4A82CD30" w14:textId="77777777" w:rsidR="005D0C4F" w:rsidRPr="005A2600" w:rsidRDefault="005D0C4F" w:rsidP="00F834CB">
      <w:pPr>
        <w:rPr>
          <w:u w:val="single"/>
        </w:rPr>
      </w:pPr>
      <w:r w:rsidRPr="005A2600">
        <w:rPr>
          <w:u w:val="single"/>
        </w:rPr>
        <w:t>Время вхождения в зону</w:t>
      </w:r>
    </w:p>
    <w:p w14:paraId="17067525" w14:textId="77777777" w:rsidR="005D0C4F" w:rsidRPr="005A2600" w:rsidRDefault="005D0C4F" w:rsidP="00F834CB">
      <w:r w:rsidRPr="005A2600">
        <w:t>t</w:t>
      </w:r>
      <w:r w:rsidRPr="005A2600">
        <w:rPr>
          <w:vertAlign w:val="subscript"/>
        </w:rPr>
        <w:t>зона</w:t>
      </w:r>
      <w:r w:rsidRPr="005A2600">
        <w:t xml:space="preserve"> – это временной интервал, отсчитываемый с момента возникновения КЗ до момента, начиная с которого отклонение расчетного действующего значения тока от истинного действующего значения не превышает заданной величины (±1%). Используется для оценки времени наступления установившегося значения и прекращению колебательных процессов. </w:t>
      </w:r>
    </w:p>
    <w:p w14:paraId="6DC8C396" w14:textId="77777777" w:rsidR="005D0C4F" w:rsidRPr="005A2600" w:rsidRDefault="005D0C4F" w:rsidP="00F834CB">
      <w:pPr>
        <w:rPr>
          <w:u w:val="single"/>
        </w:rPr>
      </w:pPr>
      <w:r w:rsidRPr="005A2600">
        <w:rPr>
          <w:u w:val="single"/>
        </w:rPr>
        <w:t>Время достижения уставки</w:t>
      </w:r>
    </w:p>
    <w:p w14:paraId="4A0445B5" w14:textId="77777777" w:rsidR="005D0C4F" w:rsidRPr="005A2600" w:rsidRDefault="005D0C4F" w:rsidP="00F834CB">
      <w:r w:rsidRPr="005A2600">
        <w:t>t1 – время первого достижения истинного действующего значения. Используется для оценки быстродействия различных органов, предназначенных для защиты от короткого замыкания.</w:t>
      </w:r>
    </w:p>
    <w:p w14:paraId="20F3001B" w14:textId="77777777" w:rsidR="005D0C4F" w:rsidRPr="005A2600" w:rsidRDefault="005D0C4F" w:rsidP="00F834CB">
      <w:pPr>
        <w:rPr>
          <w:u w:val="single"/>
        </w:rPr>
      </w:pPr>
      <w:r w:rsidRPr="005A2600">
        <w:rPr>
          <w:u w:val="single"/>
        </w:rPr>
        <w:t>Время достижения первого максимума</w:t>
      </w:r>
    </w:p>
    <w:p w14:paraId="2557CD00" w14:textId="77777777" w:rsidR="005D0C4F" w:rsidRPr="005A2600" w:rsidRDefault="005D0C4F" w:rsidP="00F834CB">
      <w:pPr>
        <w:rPr>
          <w:color w:val="FF0000"/>
        </w:rPr>
      </w:pPr>
      <w:r w:rsidRPr="005A2600">
        <w:t>t1max – время достижения первого максимума. Используется для оценки времени возникновения первого броска.</w:t>
      </w:r>
    </w:p>
    <w:p w14:paraId="34602D87" w14:textId="77777777" w:rsidR="005D0C4F" w:rsidRPr="005A2600" w:rsidRDefault="005D0C4F" w:rsidP="00F834CB">
      <w:pPr>
        <w:rPr>
          <w:u w:val="single"/>
        </w:rPr>
      </w:pPr>
      <w:r w:rsidRPr="005A2600">
        <w:rPr>
          <w:u w:val="single"/>
        </w:rPr>
        <w:t>Максимальное отклонение амплитуды</w:t>
      </w:r>
    </w:p>
    <w:p w14:paraId="68BF542E" w14:textId="799CA117" w:rsidR="005D0C4F" w:rsidRDefault="005D0C4F" w:rsidP="00F834CB">
      <w:r w:rsidRPr="005A2600">
        <w:t>σ</w:t>
      </w:r>
      <w:r w:rsidRPr="005A2600">
        <w:rPr>
          <w:vertAlign w:val="subscript"/>
        </w:rPr>
        <w:t>max</w:t>
      </w:r>
      <w:r w:rsidRPr="005A2600">
        <w:t xml:space="preserve"> – это максимальное отклонение расчетного действующего значения тока в большую сторону от истинного действующего значения, выраженное в процентах. Используется для оценки возможного перерегулирования в следствии чего может возникать ложное срабатывание токовых защит. </w:t>
      </w:r>
    </w:p>
    <w:tbl>
      <w:tblPr>
        <w:tblStyle w:val="a6"/>
        <w:tblW w:w="0" w:type="auto"/>
        <w:jc w:val="center"/>
        <w:tblLook w:val="04A0" w:firstRow="1" w:lastRow="0" w:firstColumn="1" w:lastColumn="0" w:noHBand="0" w:noVBand="1"/>
      </w:tblPr>
      <w:tblGrid>
        <w:gridCol w:w="836"/>
        <w:gridCol w:w="7833"/>
        <w:gridCol w:w="676"/>
      </w:tblGrid>
      <w:tr w:rsidR="00A252A1" w14:paraId="5E6E2857" w14:textId="77777777" w:rsidTr="005F5E18">
        <w:trPr>
          <w:jc w:val="center"/>
        </w:trPr>
        <w:tc>
          <w:tcPr>
            <w:tcW w:w="836" w:type="dxa"/>
            <w:vAlign w:val="center"/>
          </w:tcPr>
          <w:p w14:paraId="3A48DCB8" w14:textId="77777777" w:rsidR="00A252A1" w:rsidRDefault="00A252A1" w:rsidP="005F5E18">
            <w:pPr>
              <w:spacing w:after="120"/>
              <w:ind w:firstLine="0"/>
              <w:rPr>
                <w:rFonts w:cs="Arial"/>
                <w:szCs w:val="18"/>
              </w:rPr>
            </w:pPr>
          </w:p>
        </w:tc>
        <w:tc>
          <w:tcPr>
            <w:tcW w:w="7833" w:type="dxa"/>
            <w:vAlign w:val="center"/>
          </w:tcPr>
          <w:p w14:paraId="18483F49" w14:textId="009364F4" w:rsidR="00A252A1" w:rsidRPr="00A252A1" w:rsidRDefault="00CF4DC1" w:rsidP="00A252A1">
            <w:pPr>
              <w:spacing w:after="120"/>
              <w:jc w:val="center"/>
            </w:pPr>
            <m:oMathPara>
              <m:oMath>
                <m:sSub>
                  <m:sSubPr>
                    <m:ctrlPr>
                      <w:rPr>
                        <w:rFonts w:ascii="Cambria Math" w:hAnsi="Cambria Math"/>
                        <w:i/>
                      </w:rPr>
                    </m:ctrlPr>
                  </m:sSubPr>
                  <m:e>
                    <m:r>
                      <w:rPr>
                        <w:rFonts w:ascii="Cambria Math" w:hAnsi="Cambria Math"/>
                      </w:rPr>
                      <m:t>σ</m:t>
                    </m:r>
                  </m:e>
                  <m:sub>
                    <m:r>
                      <w:rPr>
                        <w:rFonts w:ascii="Cambria Math" w:hAnsi="Cambria Math"/>
                      </w:rPr>
                      <m:t>макс</m:t>
                    </m:r>
                  </m:sub>
                </m:sSub>
                <m:r>
                  <w:rPr>
                    <w:rFonts w:ascii="Cambria Math" w:hAnsi="Cambria Math"/>
                  </w:rPr>
                  <m:t>= 100∙(</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макс</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уст</m:t>
                        </m:r>
                      </m:sub>
                    </m:sSub>
                  </m:num>
                  <m:den>
                    <m:sSub>
                      <m:sSubPr>
                        <m:ctrlPr>
                          <w:rPr>
                            <w:rFonts w:ascii="Cambria Math" w:hAnsi="Cambria Math"/>
                            <w:i/>
                          </w:rPr>
                        </m:ctrlPr>
                      </m:sSubPr>
                      <m:e>
                        <m:r>
                          <w:rPr>
                            <w:rFonts w:ascii="Cambria Math" w:hAnsi="Cambria Math"/>
                          </w:rPr>
                          <m:t>I</m:t>
                        </m:r>
                      </m:e>
                      <m:sub>
                        <m:r>
                          <w:rPr>
                            <w:rFonts w:ascii="Cambria Math" w:hAnsi="Cambria Math"/>
                          </w:rPr>
                          <m:t>уст</m:t>
                        </m:r>
                      </m:sub>
                    </m:sSub>
                  </m:den>
                </m:f>
                <m:r>
                  <w:rPr>
                    <w:rFonts w:ascii="Cambria Math" w:hAnsi="Cambria Math"/>
                  </w:rPr>
                  <m:t>)</m:t>
                </m:r>
              </m:oMath>
            </m:oMathPara>
          </w:p>
        </w:tc>
        <w:tc>
          <w:tcPr>
            <w:tcW w:w="676" w:type="dxa"/>
            <w:vAlign w:val="center"/>
          </w:tcPr>
          <w:p w14:paraId="26B08F17" w14:textId="4EDD5124" w:rsidR="00A252A1" w:rsidRPr="00EA2861" w:rsidRDefault="00A252A1" w:rsidP="005F5E18">
            <w:pPr>
              <w:pStyle w:val="afa"/>
            </w:pPr>
            <w:r>
              <w:t>(</w:t>
            </w:r>
            <w:fldSimple w:instr=" STYLEREF 1 \s ">
              <w:r w:rsidR="00F16688">
                <w:rPr>
                  <w:noProof/>
                </w:rPr>
                <w:t>2</w:t>
              </w:r>
            </w:fldSimple>
            <w:r>
              <w:t>.</w:t>
            </w:r>
            <w:fldSimple w:instr=" SEQ Формула \* ARABIC \s 1 ">
              <w:r w:rsidR="00F16688">
                <w:rPr>
                  <w:noProof/>
                </w:rPr>
                <w:t>6</w:t>
              </w:r>
            </w:fldSimple>
            <w:r>
              <w:t>)</w:t>
            </w:r>
          </w:p>
        </w:tc>
      </w:tr>
    </w:tbl>
    <w:p w14:paraId="0D87CCD3" w14:textId="77777777" w:rsidR="005D0C4F" w:rsidRPr="005D0C4F" w:rsidRDefault="005D0C4F" w:rsidP="00F834CB">
      <w:pPr>
        <w:rPr>
          <w:szCs w:val="24"/>
        </w:rPr>
      </w:pPr>
      <w:r w:rsidRPr="005A2600">
        <w:t>Данные три параметра в рамках стандартной логики функционирования БАВР актуально для органа реле направления мощности (РНМ) и максимальной токовой защиты (МТЗ – 50/51</w:t>
      </w:r>
      <w:r w:rsidRPr="005D0C4F">
        <w:rPr>
          <w:szCs w:val="24"/>
        </w:rPr>
        <w:t>).</w:t>
      </w:r>
    </w:p>
    <w:p w14:paraId="2DC97B77" w14:textId="77777777" w:rsidR="005D0C4F" w:rsidRPr="005D0C4F" w:rsidRDefault="005D0C4F" w:rsidP="00F834CB">
      <w:pPr>
        <w:rPr>
          <w:szCs w:val="24"/>
        </w:rPr>
      </w:pPr>
      <w:r w:rsidRPr="005D0C4F">
        <w:rPr>
          <w:szCs w:val="24"/>
        </w:rPr>
        <w:t>По результатам проведённых измерений (часть из которых представлена в таблица 1), а также ряда дополнительных, можно сделать следующие выводы</w:t>
      </w:r>
    </w:p>
    <w:p w14:paraId="259262A4" w14:textId="77777777" w:rsidR="005D0C4F" w:rsidRPr="005D0C4F" w:rsidRDefault="005D0C4F" w:rsidP="005D0C4F">
      <w:pPr>
        <w:pStyle w:val="af8"/>
        <w:spacing w:before="0" w:beforeAutospacing="0" w:after="0" w:afterAutospacing="0"/>
        <w:rPr>
          <w:color w:val="404040"/>
        </w:rPr>
      </w:pPr>
      <w:r w:rsidRPr="005D0C4F">
        <w:rPr>
          <w:rStyle w:val="af7"/>
          <w:color w:val="404040"/>
        </w:rPr>
        <w:t>Оптимальные окна для быстрого отслеживания:</w:t>
      </w:r>
    </w:p>
    <w:p w14:paraId="7BDF0252" w14:textId="77777777" w:rsidR="005D0C4F" w:rsidRPr="005D0C4F" w:rsidRDefault="005D0C4F" w:rsidP="005D0C4F">
      <w:pPr>
        <w:pStyle w:val="af8"/>
        <w:numPr>
          <w:ilvl w:val="1"/>
          <w:numId w:val="25"/>
        </w:numPr>
        <w:tabs>
          <w:tab w:val="clear" w:pos="1440"/>
          <w:tab w:val="num" w:pos="709"/>
        </w:tabs>
        <w:spacing w:before="0" w:beforeAutospacing="0" w:after="0" w:afterAutospacing="0"/>
        <w:ind w:left="709" w:hanging="283"/>
        <w:jc w:val="both"/>
        <w:rPr>
          <w:color w:val="404040"/>
        </w:rPr>
      </w:pPr>
      <w:r w:rsidRPr="005D0C4F">
        <w:rPr>
          <w:color w:val="404040"/>
        </w:rPr>
        <w:t>Минимальное время достижения истинного значения и первого максимума тока обеспечивают прямоугольное окно и окно Кайзера (1 период, Ta=0,1 с) при использовании сигнала от ТТ (t₁≈13 мс, t₁max≈25 мс).</w:t>
      </w:r>
    </w:p>
    <w:p w14:paraId="3568EE57" w14:textId="77777777" w:rsidR="005D0C4F" w:rsidRPr="005D0C4F" w:rsidRDefault="005D0C4F" w:rsidP="005D0C4F">
      <w:pPr>
        <w:pStyle w:val="af8"/>
        <w:numPr>
          <w:ilvl w:val="1"/>
          <w:numId w:val="25"/>
        </w:numPr>
        <w:tabs>
          <w:tab w:val="clear" w:pos="1440"/>
          <w:tab w:val="num" w:pos="709"/>
        </w:tabs>
        <w:spacing w:before="0" w:beforeAutospacing="0" w:after="0" w:afterAutospacing="0"/>
        <w:ind w:left="709" w:hanging="283"/>
        <w:jc w:val="both"/>
        <w:rPr>
          <w:color w:val="404040"/>
        </w:rPr>
      </w:pPr>
      <w:r w:rsidRPr="005D0C4F">
        <w:rPr>
          <w:color w:val="404040"/>
        </w:rPr>
        <w:t>Для сигнала производной тока от КР прямоугольное окно (1 период, Ta=0,1 с) сокращает зону отклонения до 18,5 мс (в 10 раз быстрее ТТ) с погрешностью ≤1%.</w:t>
      </w:r>
    </w:p>
    <w:p w14:paraId="158C3E79" w14:textId="77777777" w:rsidR="005D0C4F" w:rsidRPr="005D0C4F" w:rsidRDefault="005D0C4F" w:rsidP="005D0C4F">
      <w:pPr>
        <w:pStyle w:val="af8"/>
        <w:spacing w:before="0" w:beforeAutospacing="0" w:after="0" w:afterAutospacing="0"/>
        <w:rPr>
          <w:color w:val="404040"/>
        </w:rPr>
      </w:pPr>
      <w:r w:rsidRPr="005D0C4F">
        <w:rPr>
          <w:rStyle w:val="af7"/>
          <w:color w:val="404040"/>
        </w:rPr>
        <w:t>Управление переходными процессами:</w:t>
      </w:r>
    </w:p>
    <w:p w14:paraId="40456AA5" w14:textId="77777777" w:rsidR="005D0C4F" w:rsidRPr="005D0C4F" w:rsidRDefault="005D0C4F" w:rsidP="005D0C4F">
      <w:pPr>
        <w:pStyle w:val="af8"/>
        <w:numPr>
          <w:ilvl w:val="0"/>
          <w:numId w:val="26"/>
        </w:numPr>
        <w:spacing w:before="0" w:beforeAutospacing="0" w:after="0" w:afterAutospacing="0"/>
        <w:jc w:val="both"/>
        <w:rPr>
          <w:color w:val="404040"/>
        </w:rPr>
      </w:pPr>
      <w:r w:rsidRPr="005D0C4F">
        <w:rPr>
          <w:color w:val="404040"/>
        </w:rPr>
        <w:t>Для апериодических составляющих предпочтительны:</w:t>
      </w:r>
    </w:p>
    <w:p w14:paraId="421908BE" w14:textId="77777777" w:rsidR="005D0C4F" w:rsidRPr="005D0C4F" w:rsidRDefault="005D0C4F" w:rsidP="005D0C4F">
      <w:pPr>
        <w:pStyle w:val="af8"/>
        <w:numPr>
          <w:ilvl w:val="2"/>
          <w:numId w:val="27"/>
        </w:numPr>
        <w:spacing w:before="0" w:beforeAutospacing="0" w:after="0" w:afterAutospacing="0"/>
        <w:ind w:left="993" w:hanging="426"/>
        <w:jc w:val="both"/>
        <w:rPr>
          <w:color w:val="404040"/>
        </w:rPr>
      </w:pPr>
      <w:r w:rsidRPr="005D0C4F">
        <w:rPr>
          <w:color w:val="404040"/>
        </w:rPr>
        <w:t>Треугольное окно (ТТ, Ta=0,05</w:t>
      </w:r>
      <w:r w:rsidRPr="005D0C4F">
        <w:rPr>
          <w:rFonts w:cs="Arial"/>
        </w:rPr>
        <w:t>÷</w:t>
      </w:r>
      <w:r w:rsidRPr="005D0C4F">
        <w:rPr>
          <w:color w:val="404040"/>
        </w:rPr>
        <w:t>0,1 с) — баланс скорости и стабильности.</w:t>
      </w:r>
    </w:p>
    <w:p w14:paraId="557141D4" w14:textId="77777777" w:rsidR="005D0C4F" w:rsidRPr="005D0C4F" w:rsidRDefault="005D0C4F" w:rsidP="005D0C4F">
      <w:pPr>
        <w:pStyle w:val="af8"/>
        <w:numPr>
          <w:ilvl w:val="2"/>
          <w:numId w:val="27"/>
        </w:numPr>
        <w:spacing w:before="0" w:beforeAutospacing="0" w:after="0" w:afterAutospacing="0"/>
        <w:ind w:left="993" w:hanging="426"/>
        <w:jc w:val="both"/>
        <w:rPr>
          <w:color w:val="404040"/>
        </w:rPr>
      </w:pPr>
      <w:r w:rsidRPr="005D0C4F">
        <w:rPr>
          <w:color w:val="404040"/>
        </w:rPr>
        <w:t>Прямоугольное окно (КР, Ta=0,05 с) — минимальные t₁max=30 мс, tзона=19 мс.</w:t>
      </w:r>
    </w:p>
    <w:p w14:paraId="74F755ED" w14:textId="77777777" w:rsidR="005D0C4F" w:rsidRPr="005D0C4F" w:rsidRDefault="005D0C4F" w:rsidP="005D0C4F">
      <w:pPr>
        <w:pStyle w:val="af8"/>
        <w:numPr>
          <w:ilvl w:val="0"/>
          <w:numId w:val="27"/>
        </w:numPr>
        <w:spacing w:before="0" w:beforeAutospacing="0" w:after="0" w:afterAutospacing="0"/>
        <w:jc w:val="both"/>
        <w:rPr>
          <w:color w:val="404040"/>
        </w:rPr>
      </w:pPr>
      <w:r w:rsidRPr="005D0C4F">
        <w:rPr>
          <w:color w:val="404040"/>
        </w:rPr>
        <w:t>При резких скачках эффективно треугольное окно, при плавных изменениях — окно Кайзера.</w:t>
      </w:r>
    </w:p>
    <w:p w14:paraId="4FA86539" w14:textId="77777777" w:rsidR="005D0C4F" w:rsidRPr="005D0C4F" w:rsidRDefault="005D0C4F" w:rsidP="005D0C4F">
      <w:pPr>
        <w:pStyle w:val="af8"/>
        <w:spacing w:before="0" w:beforeAutospacing="0" w:after="0" w:afterAutospacing="0"/>
        <w:rPr>
          <w:color w:val="404040"/>
        </w:rPr>
      </w:pPr>
      <w:r w:rsidRPr="005D0C4F">
        <w:rPr>
          <w:rStyle w:val="af7"/>
          <w:color w:val="404040"/>
        </w:rPr>
        <w:lastRenderedPageBreak/>
        <w:t>Подавление гармоник:</w:t>
      </w:r>
    </w:p>
    <w:p w14:paraId="0A402CED" w14:textId="77777777" w:rsidR="005D0C4F" w:rsidRPr="005D0C4F" w:rsidRDefault="005D0C4F" w:rsidP="005D0C4F">
      <w:pPr>
        <w:pStyle w:val="af8"/>
        <w:numPr>
          <w:ilvl w:val="0"/>
          <w:numId w:val="27"/>
        </w:numPr>
        <w:spacing w:before="0" w:beforeAutospacing="0" w:after="0" w:afterAutospacing="0"/>
        <w:rPr>
          <w:color w:val="404040"/>
        </w:rPr>
      </w:pPr>
      <w:r w:rsidRPr="005D0C4F">
        <w:rPr>
          <w:color w:val="404040"/>
        </w:rPr>
        <w:t>Прямоугольное окно минимизирует вторую гармонику (ТТ: 28,39%, КР: 13,88%).</w:t>
      </w:r>
    </w:p>
    <w:p w14:paraId="5B08452E" w14:textId="77777777" w:rsidR="005D0C4F" w:rsidRPr="005D0C4F" w:rsidRDefault="005D0C4F" w:rsidP="005D0C4F">
      <w:pPr>
        <w:pStyle w:val="af8"/>
        <w:numPr>
          <w:ilvl w:val="0"/>
          <w:numId w:val="27"/>
        </w:numPr>
        <w:spacing w:before="0" w:beforeAutospacing="0" w:after="120" w:afterAutospacing="0"/>
        <w:ind w:left="714" w:hanging="357"/>
        <w:rPr>
          <w:color w:val="404040"/>
        </w:rPr>
      </w:pPr>
      <w:r w:rsidRPr="005D0C4F">
        <w:rPr>
          <w:color w:val="404040"/>
        </w:rPr>
        <w:t>Узкие окна снижают гармоники, но усиливают спектральное растекание.</w:t>
      </w:r>
    </w:p>
    <w:p w14:paraId="6752E1AE" w14:textId="77777777" w:rsidR="005D0C4F" w:rsidRPr="005D0C4F" w:rsidRDefault="005D0C4F" w:rsidP="00F834CB">
      <w:r w:rsidRPr="005D0C4F">
        <w:rPr>
          <w:rStyle w:val="af7"/>
          <w:color w:val="404040"/>
        </w:rPr>
        <w:t>Итог:</w:t>
      </w:r>
      <w:r w:rsidRPr="005D0C4F">
        <w:t> Выбор окна зависит от приоритета (скорость/точность/подавление помех). Прямоугольное окно с шириной в 1 период промышленной частоты оптимально для быстрого анализа и подавления гармоник с повышением устойчивость, что как раз особо важно для БАВР. Треугольное и Кайзера — для компромисса в динамических режимах, хоть и редко используются на практике.</w:t>
      </w:r>
    </w:p>
    <w:p w14:paraId="0E13D5CF" w14:textId="77777777" w:rsidR="004148A8" w:rsidRPr="004148A8" w:rsidRDefault="004148A8" w:rsidP="004148A8">
      <w:pPr>
        <w:spacing w:after="120"/>
        <w:ind w:firstLine="284"/>
        <w:rPr>
          <w:rFonts w:eastAsia="SimSun" w:cs="Arial"/>
          <w:sz w:val="16"/>
          <w:szCs w:val="18"/>
        </w:rPr>
      </w:pPr>
      <w:r w:rsidRPr="009A7BC0">
        <w:rPr>
          <w:rFonts w:eastAsia="SimSun" w:cs="Arial"/>
          <w:sz w:val="16"/>
          <w:szCs w:val="18"/>
          <w:highlight w:val="yellow"/>
        </w:rPr>
        <w:t>Таблица 1. Сравнение оконных функций</w:t>
      </w:r>
    </w:p>
    <w:tbl>
      <w:tblPr>
        <w:tblStyle w:val="12"/>
        <w:tblW w:w="0"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954"/>
        <w:gridCol w:w="448"/>
        <w:gridCol w:w="647"/>
        <w:gridCol w:w="610"/>
        <w:gridCol w:w="609"/>
        <w:gridCol w:w="692"/>
        <w:gridCol w:w="647"/>
        <w:gridCol w:w="596"/>
        <w:gridCol w:w="673"/>
        <w:gridCol w:w="832"/>
        <w:gridCol w:w="832"/>
        <w:gridCol w:w="795"/>
      </w:tblGrid>
      <w:tr w:rsidR="004148A8" w:rsidRPr="004148A8" w14:paraId="14B028BB" w14:textId="77777777" w:rsidTr="004148A8">
        <w:tc>
          <w:tcPr>
            <w:tcW w:w="3676" w:type="dxa"/>
            <w:gridSpan w:val="3"/>
            <w:tcBorders>
              <w:top w:val="single" w:sz="8" w:space="0" w:color="auto"/>
              <w:bottom w:val="single" w:sz="4" w:space="0" w:color="auto"/>
              <w:right w:val="single" w:sz="8" w:space="0" w:color="auto"/>
            </w:tcBorders>
            <w:vAlign w:val="center"/>
          </w:tcPr>
          <w:p w14:paraId="29FE12EF" w14:textId="77777777" w:rsidR="004148A8" w:rsidRPr="004148A8" w:rsidRDefault="004148A8" w:rsidP="004148A8">
            <w:pPr>
              <w:ind w:firstLine="0"/>
              <w:jc w:val="center"/>
              <w:rPr>
                <w:rFonts w:cs="Arial"/>
                <w:sz w:val="16"/>
                <w:szCs w:val="16"/>
              </w:rPr>
            </w:pPr>
            <w:r w:rsidRPr="004148A8">
              <w:rPr>
                <w:rFonts w:cs="Arial"/>
                <w:sz w:val="16"/>
                <w:szCs w:val="16"/>
              </w:rPr>
              <w:t>Параметры эксперимента</w:t>
            </w:r>
          </w:p>
        </w:tc>
        <w:tc>
          <w:tcPr>
            <w:tcW w:w="2126" w:type="dxa"/>
            <w:gridSpan w:val="3"/>
            <w:tcBorders>
              <w:top w:val="single" w:sz="8" w:space="0" w:color="auto"/>
              <w:left w:val="single" w:sz="8" w:space="0" w:color="auto"/>
              <w:bottom w:val="single" w:sz="4" w:space="0" w:color="auto"/>
              <w:right w:val="single" w:sz="8" w:space="0" w:color="auto"/>
            </w:tcBorders>
            <w:vAlign w:val="center"/>
          </w:tcPr>
          <w:p w14:paraId="13291F29" w14:textId="77777777" w:rsidR="004148A8" w:rsidRPr="004148A8" w:rsidRDefault="004148A8" w:rsidP="004148A8">
            <w:pPr>
              <w:ind w:firstLine="0"/>
              <w:jc w:val="center"/>
              <w:rPr>
                <w:rFonts w:cs="Arial"/>
                <w:sz w:val="16"/>
                <w:szCs w:val="16"/>
                <w:lang w:val="ru-RU"/>
              </w:rPr>
            </w:pPr>
            <w:r w:rsidRPr="004148A8">
              <w:rPr>
                <w:rFonts w:cs="Arial"/>
                <w:sz w:val="16"/>
                <w:szCs w:val="16"/>
                <w:lang w:val="ru-RU"/>
              </w:rPr>
              <w:t>Скорость достижения уставки (</w:t>
            </w:r>
            <w:r w:rsidRPr="004148A8">
              <w:rPr>
                <w:rFonts w:cs="Arial"/>
                <w:sz w:val="16"/>
                <w:szCs w:val="16"/>
              </w:rPr>
              <w:t>t</w:t>
            </w:r>
            <w:r w:rsidRPr="004148A8">
              <w:rPr>
                <w:rFonts w:cs="Arial"/>
                <w:sz w:val="16"/>
                <w:szCs w:val="16"/>
                <w:lang w:val="ru-RU"/>
              </w:rPr>
              <w:t>1), мс</w:t>
            </w:r>
          </w:p>
        </w:tc>
        <w:tc>
          <w:tcPr>
            <w:tcW w:w="2066" w:type="dxa"/>
            <w:gridSpan w:val="3"/>
            <w:tcBorders>
              <w:top w:val="single" w:sz="8" w:space="0" w:color="auto"/>
              <w:left w:val="single" w:sz="8" w:space="0" w:color="auto"/>
              <w:bottom w:val="single" w:sz="4" w:space="0" w:color="auto"/>
              <w:right w:val="single" w:sz="8" w:space="0" w:color="auto"/>
            </w:tcBorders>
            <w:vAlign w:val="center"/>
          </w:tcPr>
          <w:p w14:paraId="2B9D348C" w14:textId="77777777" w:rsidR="004148A8" w:rsidRPr="004148A8" w:rsidRDefault="004148A8" w:rsidP="004148A8">
            <w:pPr>
              <w:ind w:firstLine="0"/>
              <w:jc w:val="center"/>
              <w:rPr>
                <w:rFonts w:cs="Arial"/>
                <w:sz w:val="16"/>
                <w:szCs w:val="16"/>
                <w:lang w:val="ru-RU"/>
              </w:rPr>
            </w:pPr>
            <w:r w:rsidRPr="004148A8">
              <w:rPr>
                <w:rFonts w:cs="Arial"/>
                <w:sz w:val="16"/>
                <w:szCs w:val="16"/>
                <w:lang w:val="ru-RU"/>
              </w:rPr>
              <w:t>Время вхождения в зону (</w:t>
            </w:r>
            <w:r w:rsidRPr="004148A8">
              <w:rPr>
                <w:rFonts w:cs="Arial"/>
                <w:sz w:val="16"/>
                <w:szCs w:val="16"/>
              </w:rPr>
              <w:t>t</w:t>
            </w:r>
            <w:r w:rsidRPr="004148A8">
              <w:rPr>
                <w:rFonts w:cs="Arial"/>
                <w:sz w:val="16"/>
                <w:szCs w:val="16"/>
                <w:vertAlign w:val="subscript"/>
                <w:lang w:val="ru-RU"/>
              </w:rPr>
              <w:t>зона</w:t>
            </w:r>
            <w:r w:rsidRPr="004148A8">
              <w:rPr>
                <w:rFonts w:cs="Arial"/>
                <w:sz w:val="16"/>
                <w:szCs w:val="16"/>
                <w:lang w:val="ru-RU"/>
              </w:rPr>
              <w:t>), мс</w:t>
            </w:r>
          </w:p>
        </w:tc>
        <w:tc>
          <w:tcPr>
            <w:tcW w:w="2538" w:type="dxa"/>
            <w:gridSpan w:val="3"/>
            <w:tcBorders>
              <w:top w:val="single" w:sz="8" w:space="0" w:color="auto"/>
              <w:left w:val="single" w:sz="8" w:space="0" w:color="auto"/>
              <w:bottom w:val="single" w:sz="4" w:space="0" w:color="auto"/>
            </w:tcBorders>
            <w:vAlign w:val="center"/>
          </w:tcPr>
          <w:p w14:paraId="48F5B1BB" w14:textId="77777777" w:rsidR="004148A8" w:rsidRPr="004148A8" w:rsidRDefault="004148A8" w:rsidP="004148A8">
            <w:pPr>
              <w:ind w:firstLine="0"/>
              <w:jc w:val="center"/>
              <w:rPr>
                <w:rFonts w:cs="Arial"/>
                <w:sz w:val="16"/>
                <w:szCs w:val="16"/>
              </w:rPr>
            </w:pPr>
            <w:r w:rsidRPr="004148A8">
              <w:rPr>
                <w:rFonts w:cs="Arial"/>
                <w:sz w:val="16"/>
                <w:szCs w:val="16"/>
              </w:rPr>
              <w:t>Максимальное отклонение амплитуды (</w:t>
            </w:r>
            <w:r w:rsidRPr="004148A8">
              <w:rPr>
                <w:sz w:val="16"/>
                <w:szCs w:val="16"/>
              </w:rPr>
              <w:t>σ</w:t>
            </w:r>
            <w:r w:rsidRPr="004148A8">
              <w:rPr>
                <w:sz w:val="16"/>
                <w:szCs w:val="16"/>
                <w:vertAlign w:val="subscript"/>
              </w:rPr>
              <w:t>max</w:t>
            </w:r>
            <w:r w:rsidRPr="004148A8">
              <w:rPr>
                <w:rFonts w:cs="Arial"/>
                <w:sz w:val="16"/>
                <w:szCs w:val="16"/>
              </w:rPr>
              <w:t>), %</w:t>
            </w:r>
          </w:p>
        </w:tc>
      </w:tr>
      <w:tr w:rsidR="004148A8" w:rsidRPr="004148A8" w14:paraId="5EFCB430" w14:textId="77777777" w:rsidTr="004148A8">
        <w:tc>
          <w:tcPr>
            <w:tcW w:w="2542" w:type="dxa"/>
            <w:tcBorders>
              <w:top w:val="single" w:sz="4" w:space="0" w:color="auto"/>
              <w:bottom w:val="single" w:sz="8" w:space="0" w:color="auto"/>
            </w:tcBorders>
            <w:vAlign w:val="center"/>
          </w:tcPr>
          <w:p w14:paraId="45174096" w14:textId="77777777" w:rsidR="004148A8" w:rsidRPr="004148A8" w:rsidRDefault="004148A8" w:rsidP="004148A8">
            <w:pPr>
              <w:ind w:firstLine="0"/>
              <w:jc w:val="center"/>
              <w:rPr>
                <w:rFonts w:cs="Arial"/>
                <w:sz w:val="16"/>
                <w:szCs w:val="16"/>
              </w:rPr>
            </w:pPr>
            <w:r w:rsidRPr="004148A8">
              <w:rPr>
                <w:rFonts w:cs="Arial"/>
                <w:sz w:val="16"/>
                <w:szCs w:val="16"/>
              </w:rPr>
              <w:t>Окно</w:t>
            </w:r>
          </w:p>
        </w:tc>
        <w:tc>
          <w:tcPr>
            <w:tcW w:w="425" w:type="dxa"/>
            <w:tcBorders>
              <w:top w:val="single" w:sz="4" w:space="0" w:color="auto"/>
              <w:bottom w:val="single" w:sz="8" w:space="0" w:color="auto"/>
            </w:tcBorders>
            <w:vAlign w:val="center"/>
          </w:tcPr>
          <w:p w14:paraId="28158C3E" w14:textId="77777777" w:rsidR="004148A8" w:rsidRPr="004148A8" w:rsidRDefault="004148A8" w:rsidP="004148A8">
            <w:pPr>
              <w:ind w:firstLine="0"/>
              <w:rPr>
                <w:rFonts w:cs="Arial"/>
                <w:sz w:val="16"/>
                <w:szCs w:val="16"/>
              </w:rPr>
            </w:pPr>
            <w:r w:rsidRPr="004148A8">
              <w:rPr>
                <w:rFonts w:cs="Arial"/>
                <w:sz w:val="16"/>
                <w:szCs w:val="16"/>
              </w:rPr>
              <w:t>L, о.е.</w:t>
            </w:r>
          </w:p>
        </w:tc>
        <w:tc>
          <w:tcPr>
            <w:tcW w:w="709" w:type="dxa"/>
            <w:tcBorders>
              <w:top w:val="single" w:sz="4" w:space="0" w:color="auto"/>
              <w:bottom w:val="single" w:sz="8" w:space="0" w:color="auto"/>
              <w:right w:val="single" w:sz="8" w:space="0" w:color="auto"/>
            </w:tcBorders>
            <w:vAlign w:val="center"/>
          </w:tcPr>
          <w:p w14:paraId="5DB1E084" w14:textId="77777777" w:rsidR="004148A8" w:rsidRPr="004148A8" w:rsidRDefault="004148A8" w:rsidP="004148A8">
            <w:pPr>
              <w:ind w:firstLine="0"/>
              <w:rPr>
                <w:rFonts w:cs="Arial"/>
                <w:sz w:val="16"/>
                <w:szCs w:val="16"/>
              </w:rPr>
            </w:pPr>
            <w:r w:rsidRPr="004148A8">
              <w:rPr>
                <w:rFonts w:cs="Arial"/>
                <w:sz w:val="16"/>
                <w:szCs w:val="16"/>
              </w:rPr>
              <w:t>Ta, с</w:t>
            </w:r>
          </w:p>
        </w:tc>
        <w:tc>
          <w:tcPr>
            <w:tcW w:w="709" w:type="dxa"/>
            <w:tcBorders>
              <w:top w:val="single" w:sz="4" w:space="0" w:color="auto"/>
              <w:left w:val="single" w:sz="8" w:space="0" w:color="auto"/>
              <w:bottom w:val="single" w:sz="8" w:space="0" w:color="auto"/>
            </w:tcBorders>
            <w:vAlign w:val="center"/>
          </w:tcPr>
          <w:p w14:paraId="0BFF186D" w14:textId="77777777" w:rsidR="004148A8" w:rsidRPr="004148A8" w:rsidRDefault="004148A8" w:rsidP="004148A8">
            <w:pPr>
              <w:ind w:firstLine="0"/>
              <w:rPr>
                <w:rFonts w:cs="Arial"/>
                <w:sz w:val="16"/>
                <w:szCs w:val="16"/>
              </w:rPr>
            </w:pPr>
            <w:r w:rsidRPr="004148A8">
              <w:rPr>
                <w:rFonts w:cs="Arial"/>
                <w:sz w:val="16"/>
                <w:szCs w:val="16"/>
              </w:rPr>
              <w:t>ТТ</w:t>
            </w:r>
          </w:p>
        </w:tc>
        <w:tc>
          <w:tcPr>
            <w:tcW w:w="708" w:type="dxa"/>
            <w:tcBorders>
              <w:top w:val="single" w:sz="4" w:space="0" w:color="auto"/>
              <w:bottom w:val="single" w:sz="8" w:space="0" w:color="auto"/>
            </w:tcBorders>
            <w:vAlign w:val="center"/>
          </w:tcPr>
          <w:p w14:paraId="5458B35C" w14:textId="77777777" w:rsidR="004148A8" w:rsidRPr="004148A8" w:rsidRDefault="004148A8" w:rsidP="004148A8">
            <w:pPr>
              <w:ind w:firstLine="0"/>
              <w:rPr>
                <w:rFonts w:cs="Arial"/>
                <w:sz w:val="16"/>
                <w:szCs w:val="16"/>
              </w:rPr>
            </w:pPr>
            <w:r w:rsidRPr="004148A8">
              <w:rPr>
                <w:rFonts w:cs="Arial"/>
                <w:sz w:val="16"/>
                <w:szCs w:val="16"/>
              </w:rPr>
              <w:t>КР</w:t>
            </w:r>
          </w:p>
        </w:tc>
        <w:tc>
          <w:tcPr>
            <w:tcW w:w="709" w:type="dxa"/>
            <w:tcBorders>
              <w:top w:val="single" w:sz="4" w:space="0" w:color="auto"/>
              <w:bottom w:val="single" w:sz="8" w:space="0" w:color="auto"/>
              <w:right w:val="single" w:sz="8" w:space="0" w:color="auto"/>
            </w:tcBorders>
            <w:vAlign w:val="center"/>
          </w:tcPr>
          <w:p w14:paraId="69E5BF3D" w14:textId="77777777" w:rsidR="004148A8" w:rsidRPr="004148A8" w:rsidRDefault="004148A8" w:rsidP="004148A8">
            <w:pPr>
              <w:ind w:firstLine="0"/>
              <w:rPr>
                <w:rFonts w:cs="Arial"/>
                <w:sz w:val="16"/>
                <w:szCs w:val="16"/>
              </w:rPr>
            </w:pPr>
            <w:r w:rsidRPr="004148A8">
              <w:rPr>
                <w:rFonts w:cs="Arial"/>
                <w:sz w:val="16"/>
                <w:szCs w:val="16"/>
              </w:rPr>
              <w:t>Усред.</w:t>
            </w:r>
          </w:p>
        </w:tc>
        <w:tc>
          <w:tcPr>
            <w:tcW w:w="709" w:type="dxa"/>
            <w:tcBorders>
              <w:top w:val="single" w:sz="4" w:space="0" w:color="auto"/>
              <w:left w:val="single" w:sz="8" w:space="0" w:color="auto"/>
              <w:bottom w:val="single" w:sz="8" w:space="0" w:color="auto"/>
            </w:tcBorders>
            <w:vAlign w:val="center"/>
          </w:tcPr>
          <w:p w14:paraId="2DE679CD" w14:textId="77777777" w:rsidR="004148A8" w:rsidRPr="004148A8" w:rsidRDefault="004148A8" w:rsidP="004148A8">
            <w:pPr>
              <w:ind w:firstLine="0"/>
              <w:rPr>
                <w:rFonts w:cs="Arial"/>
                <w:sz w:val="16"/>
                <w:szCs w:val="16"/>
              </w:rPr>
            </w:pPr>
            <w:r w:rsidRPr="004148A8">
              <w:rPr>
                <w:rFonts w:cs="Arial"/>
                <w:sz w:val="16"/>
                <w:szCs w:val="16"/>
              </w:rPr>
              <w:t>ТТ</w:t>
            </w:r>
          </w:p>
        </w:tc>
        <w:tc>
          <w:tcPr>
            <w:tcW w:w="684" w:type="dxa"/>
            <w:tcBorders>
              <w:top w:val="single" w:sz="4" w:space="0" w:color="auto"/>
              <w:bottom w:val="single" w:sz="8" w:space="0" w:color="auto"/>
            </w:tcBorders>
            <w:vAlign w:val="center"/>
          </w:tcPr>
          <w:p w14:paraId="7DDB83DD" w14:textId="77777777" w:rsidR="004148A8" w:rsidRPr="004148A8" w:rsidRDefault="004148A8" w:rsidP="004148A8">
            <w:pPr>
              <w:ind w:firstLine="0"/>
              <w:rPr>
                <w:rFonts w:cs="Arial"/>
                <w:sz w:val="16"/>
                <w:szCs w:val="16"/>
              </w:rPr>
            </w:pPr>
            <w:r w:rsidRPr="004148A8">
              <w:rPr>
                <w:rFonts w:cs="Arial"/>
                <w:sz w:val="16"/>
                <w:szCs w:val="16"/>
              </w:rPr>
              <w:t>КР</w:t>
            </w:r>
          </w:p>
        </w:tc>
        <w:tc>
          <w:tcPr>
            <w:tcW w:w="673" w:type="dxa"/>
            <w:tcBorders>
              <w:top w:val="single" w:sz="4" w:space="0" w:color="auto"/>
              <w:bottom w:val="single" w:sz="8" w:space="0" w:color="auto"/>
              <w:right w:val="single" w:sz="8" w:space="0" w:color="auto"/>
            </w:tcBorders>
            <w:vAlign w:val="center"/>
          </w:tcPr>
          <w:p w14:paraId="695E9FAE" w14:textId="77777777" w:rsidR="004148A8" w:rsidRPr="004148A8" w:rsidRDefault="004148A8" w:rsidP="004148A8">
            <w:pPr>
              <w:ind w:firstLine="0"/>
              <w:rPr>
                <w:rFonts w:cs="Arial"/>
                <w:sz w:val="16"/>
                <w:szCs w:val="16"/>
              </w:rPr>
            </w:pPr>
            <w:r w:rsidRPr="004148A8">
              <w:rPr>
                <w:rFonts w:cs="Arial"/>
                <w:sz w:val="16"/>
                <w:szCs w:val="16"/>
              </w:rPr>
              <w:t>Усред.</w:t>
            </w:r>
          </w:p>
        </w:tc>
        <w:tc>
          <w:tcPr>
            <w:tcW w:w="846" w:type="dxa"/>
            <w:tcBorders>
              <w:top w:val="single" w:sz="4" w:space="0" w:color="auto"/>
              <w:left w:val="single" w:sz="8" w:space="0" w:color="auto"/>
              <w:bottom w:val="single" w:sz="8" w:space="0" w:color="auto"/>
            </w:tcBorders>
            <w:vAlign w:val="center"/>
          </w:tcPr>
          <w:p w14:paraId="6E20D3B7" w14:textId="77777777" w:rsidR="004148A8" w:rsidRPr="004148A8" w:rsidRDefault="004148A8" w:rsidP="004148A8">
            <w:pPr>
              <w:ind w:firstLine="0"/>
              <w:rPr>
                <w:rFonts w:cs="Arial"/>
                <w:sz w:val="16"/>
                <w:szCs w:val="16"/>
              </w:rPr>
            </w:pPr>
            <w:r w:rsidRPr="004148A8">
              <w:rPr>
                <w:rFonts w:cs="Arial"/>
                <w:sz w:val="16"/>
                <w:szCs w:val="16"/>
              </w:rPr>
              <w:t>ТТ</w:t>
            </w:r>
          </w:p>
        </w:tc>
        <w:tc>
          <w:tcPr>
            <w:tcW w:w="846" w:type="dxa"/>
            <w:tcBorders>
              <w:top w:val="single" w:sz="4" w:space="0" w:color="auto"/>
              <w:bottom w:val="single" w:sz="8" w:space="0" w:color="auto"/>
            </w:tcBorders>
            <w:vAlign w:val="center"/>
          </w:tcPr>
          <w:p w14:paraId="7C66F6D5" w14:textId="77777777" w:rsidR="004148A8" w:rsidRPr="004148A8" w:rsidRDefault="004148A8" w:rsidP="004148A8">
            <w:pPr>
              <w:ind w:firstLine="0"/>
              <w:rPr>
                <w:rFonts w:cs="Arial"/>
                <w:sz w:val="16"/>
                <w:szCs w:val="16"/>
              </w:rPr>
            </w:pPr>
            <w:r w:rsidRPr="004148A8">
              <w:rPr>
                <w:rFonts w:cs="Arial"/>
                <w:sz w:val="16"/>
                <w:szCs w:val="16"/>
              </w:rPr>
              <w:t>КР</w:t>
            </w:r>
          </w:p>
        </w:tc>
        <w:tc>
          <w:tcPr>
            <w:tcW w:w="846" w:type="dxa"/>
            <w:tcBorders>
              <w:top w:val="single" w:sz="4" w:space="0" w:color="auto"/>
              <w:bottom w:val="single" w:sz="8" w:space="0" w:color="auto"/>
            </w:tcBorders>
            <w:vAlign w:val="center"/>
          </w:tcPr>
          <w:p w14:paraId="15184430" w14:textId="77777777" w:rsidR="004148A8" w:rsidRPr="004148A8" w:rsidRDefault="004148A8" w:rsidP="004148A8">
            <w:pPr>
              <w:ind w:firstLine="0"/>
              <w:rPr>
                <w:rFonts w:cs="Arial"/>
                <w:sz w:val="16"/>
                <w:szCs w:val="16"/>
              </w:rPr>
            </w:pPr>
            <w:r w:rsidRPr="004148A8">
              <w:rPr>
                <w:rFonts w:cs="Arial"/>
                <w:sz w:val="16"/>
                <w:szCs w:val="16"/>
              </w:rPr>
              <w:t>Усред.</w:t>
            </w:r>
          </w:p>
        </w:tc>
      </w:tr>
      <w:tr w:rsidR="004148A8" w:rsidRPr="004148A8" w14:paraId="392E1DD9" w14:textId="77777777" w:rsidTr="004148A8">
        <w:tc>
          <w:tcPr>
            <w:tcW w:w="2542" w:type="dxa"/>
            <w:vMerge w:val="restart"/>
            <w:tcBorders>
              <w:top w:val="single" w:sz="8" w:space="0" w:color="auto"/>
            </w:tcBorders>
            <w:vAlign w:val="center"/>
          </w:tcPr>
          <w:p w14:paraId="1F996B9B" w14:textId="77777777" w:rsidR="004148A8" w:rsidRPr="004148A8" w:rsidRDefault="004148A8" w:rsidP="004148A8">
            <w:pPr>
              <w:ind w:firstLine="0"/>
              <w:jc w:val="left"/>
              <w:rPr>
                <w:rFonts w:cs="Arial"/>
                <w:sz w:val="16"/>
                <w:szCs w:val="16"/>
              </w:rPr>
            </w:pPr>
            <w:r w:rsidRPr="004148A8">
              <w:rPr>
                <w:rFonts w:cs="Arial"/>
                <w:sz w:val="16"/>
                <w:szCs w:val="16"/>
              </w:rPr>
              <w:t>Прямоугольное окно</w:t>
            </w:r>
          </w:p>
        </w:tc>
        <w:tc>
          <w:tcPr>
            <w:tcW w:w="425" w:type="dxa"/>
            <w:vMerge w:val="restart"/>
            <w:tcBorders>
              <w:top w:val="single" w:sz="8" w:space="0" w:color="auto"/>
            </w:tcBorders>
            <w:vAlign w:val="center"/>
          </w:tcPr>
          <w:p w14:paraId="5BC1EECD" w14:textId="77777777" w:rsidR="004148A8" w:rsidRPr="004148A8" w:rsidRDefault="004148A8" w:rsidP="004148A8">
            <w:pPr>
              <w:ind w:firstLine="0"/>
              <w:rPr>
                <w:rFonts w:cs="Arial"/>
                <w:sz w:val="16"/>
                <w:szCs w:val="16"/>
              </w:rPr>
            </w:pPr>
            <w:r w:rsidRPr="004148A8">
              <w:rPr>
                <w:rFonts w:cs="Arial"/>
                <w:sz w:val="16"/>
                <w:szCs w:val="16"/>
              </w:rPr>
              <w:t>1</w:t>
            </w:r>
          </w:p>
        </w:tc>
        <w:tc>
          <w:tcPr>
            <w:tcW w:w="709" w:type="dxa"/>
            <w:tcBorders>
              <w:top w:val="single" w:sz="8" w:space="0" w:color="auto"/>
              <w:right w:val="single" w:sz="8" w:space="0" w:color="auto"/>
            </w:tcBorders>
            <w:vAlign w:val="center"/>
          </w:tcPr>
          <w:p w14:paraId="39F311FA" w14:textId="77777777" w:rsidR="004148A8" w:rsidRPr="004148A8" w:rsidRDefault="004148A8" w:rsidP="004148A8">
            <w:pPr>
              <w:ind w:firstLine="0"/>
              <w:rPr>
                <w:rFonts w:cs="Arial"/>
                <w:sz w:val="16"/>
                <w:szCs w:val="16"/>
              </w:rPr>
            </w:pPr>
            <w:r w:rsidRPr="004148A8">
              <w:rPr>
                <w:sz w:val="16"/>
                <w:szCs w:val="16"/>
              </w:rPr>
              <w:t>0</w:t>
            </w:r>
          </w:p>
        </w:tc>
        <w:tc>
          <w:tcPr>
            <w:tcW w:w="709" w:type="dxa"/>
            <w:tcBorders>
              <w:top w:val="single" w:sz="8" w:space="0" w:color="auto"/>
              <w:left w:val="single" w:sz="8" w:space="0" w:color="auto"/>
            </w:tcBorders>
            <w:vAlign w:val="center"/>
          </w:tcPr>
          <w:p w14:paraId="3D05860D" w14:textId="77777777" w:rsidR="004148A8" w:rsidRPr="004148A8" w:rsidRDefault="004148A8" w:rsidP="004148A8">
            <w:pPr>
              <w:ind w:firstLine="0"/>
              <w:rPr>
                <w:rFonts w:cs="Arial"/>
                <w:sz w:val="16"/>
                <w:szCs w:val="16"/>
              </w:rPr>
            </w:pPr>
            <w:r w:rsidRPr="004148A8">
              <w:rPr>
                <w:sz w:val="16"/>
                <w:szCs w:val="16"/>
              </w:rPr>
              <w:t>20.2</w:t>
            </w:r>
          </w:p>
        </w:tc>
        <w:tc>
          <w:tcPr>
            <w:tcW w:w="708" w:type="dxa"/>
            <w:tcBorders>
              <w:top w:val="single" w:sz="8" w:space="0" w:color="auto"/>
            </w:tcBorders>
            <w:vAlign w:val="center"/>
          </w:tcPr>
          <w:p w14:paraId="17F47F96" w14:textId="77777777" w:rsidR="004148A8" w:rsidRPr="004148A8" w:rsidRDefault="004148A8" w:rsidP="004148A8">
            <w:pPr>
              <w:ind w:firstLine="0"/>
              <w:rPr>
                <w:rFonts w:cs="Arial"/>
                <w:sz w:val="16"/>
                <w:szCs w:val="16"/>
              </w:rPr>
            </w:pPr>
            <w:r w:rsidRPr="004148A8">
              <w:rPr>
                <w:sz w:val="16"/>
                <w:szCs w:val="16"/>
              </w:rPr>
              <w:t>27.7</w:t>
            </w:r>
          </w:p>
        </w:tc>
        <w:tc>
          <w:tcPr>
            <w:tcW w:w="709" w:type="dxa"/>
            <w:tcBorders>
              <w:top w:val="single" w:sz="8" w:space="0" w:color="auto"/>
              <w:right w:val="single" w:sz="8" w:space="0" w:color="auto"/>
            </w:tcBorders>
            <w:vAlign w:val="center"/>
          </w:tcPr>
          <w:p w14:paraId="19CF4F52" w14:textId="77777777" w:rsidR="004148A8" w:rsidRPr="004148A8" w:rsidRDefault="004148A8" w:rsidP="004148A8">
            <w:pPr>
              <w:ind w:firstLine="0"/>
              <w:rPr>
                <w:rFonts w:cs="Arial"/>
                <w:sz w:val="16"/>
                <w:szCs w:val="16"/>
              </w:rPr>
            </w:pPr>
            <w:r w:rsidRPr="004148A8">
              <w:rPr>
                <w:sz w:val="16"/>
                <w:szCs w:val="16"/>
              </w:rPr>
              <w:t>27.7</w:t>
            </w:r>
          </w:p>
        </w:tc>
        <w:tc>
          <w:tcPr>
            <w:tcW w:w="709" w:type="dxa"/>
            <w:tcBorders>
              <w:top w:val="single" w:sz="8" w:space="0" w:color="auto"/>
              <w:left w:val="single" w:sz="8" w:space="0" w:color="auto"/>
            </w:tcBorders>
            <w:vAlign w:val="center"/>
          </w:tcPr>
          <w:p w14:paraId="4122CE9C" w14:textId="77777777" w:rsidR="004148A8" w:rsidRPr="004148A8" w:rsidRDefault="004148A8" w:rsidP="004148A8">
            <w:pPr>
              <w:ind w:firstLine="0"/>
              <w:rPr>
                <w:rFonts w:cs="Arial"/>
                <w:sz w:val="16"/>
                <w:szCs w:val="16"/>
              </w:rPr>
            </w:pPr>
            <w:r w:rsidRPr="004148A8">
              <w:rPr>
                <w:sz w:val="16"/>
                <w:szCs w:val="16"/>
              </w:rPr>
              <w:t>18.5</w:t>
            </w:r>
          </w:p>
        </w:tc>
        <w:tc>
          <w:tcPr>
            <w:tcW w:w="684" w:type="dxa"/>
            <w:tcBorders>
              <w:top w:val="single" w:sz="8" w:space="0" w:color="auto"/>
            </w:tcBorders>
            <w:vAlign w:val="center"/>
          </w:tcPr>
          <w:p w14:paraId="6F5D1DFF" w14:textId="77777777" w:rsidR="004148A8" w:rsidRPr="004148A8" w:rsidRDefault="004148A8" w:rsidP="004148A8">
            <w:pPr>
              <w:ind w:firstLine="0"/>
              <w:rPr>
                <w:rFonts w:cs="Arial"/>
                <w:sz w:val="16"/>
                <w:szCs w:val="16"/>
              </w:rPr>
            </w:pPr>
            <w:r w:rsidRPr="004148A8">
              <w:rPr>
                <w:sz w:val="16"/>
                <w:szCs w:val="16"/>
              </w:rPr>
              <w:t>20</w:t>
            </w:r>
          </w:p>
        </w:tc>
        <w:tc>
          <w:tcPr>
            <w:tcW w:w="673" w:type="dxa"/>
            <w:tcBorders>
              <w:top w:val="single" w:sz="8" w:space="0" w:color="auto"/>
              <w:right w:val="single" w:sz="8" w:space="0" w:color="auto"/>
            </w:tcBorders>
            <w:vAlign w:val="center"/>
          </w:tcPr>
          <w:p w14:paraId="6254ABFB" w14:textId="77777777" w:rsidR="004148A8" w:rsidRPr="004148A8" w:rsidRDefault="004148A8" w:rsidP="004148A8">
            <w:pPr>
              <w:ind w:firstLine="0"/>
              <w:rPr>
                <w:rFonts w:cs="Arial"/>
                <w:sz w:val="16"/>
                <w:szCs w:val="16"/>
              </w:rPr>
            </w:pPr>
            <w:r w:rsidRPr="004148A8">
              <w:rPr>
                <w:sz w:val="16"/>
                <w:szCs w:val="16"/>
              </w:rPr>
              <w:t>20</w:t>
            </w:r>
          </w:p>
        </w:tc>
        <w:tc>
          <w:tcPr>
            <w:tcW w:w="846" w:type="dxa"/>
            <w:tcBorders>
              <w:top w:val="single" w:sz="8" w:space="0" w:color="auto"/>
              <w:left w:val="single" w:sz="8" w:space="0" w:color="auto"/>
            </w:tcBorders>
            <w:vAlign w:val="center"/>
          </w:tcPr>
          <w:p w14:paraId="6556AF32" w14:textId="77777777" w:rsidR="004148A8" w:rsidRPr="004148A8" w:rsidRDefault="004148A8" w:rsidP="004148A8">
            <w:pPr>
              <w:ind w:firstLine="0"/>
              <w:rPr>
                <w:rFonts w:cs="Arial"/>
                <w:sz w:val="16"/>
                <w:szCs w:val="16"/>
              </w:rPr>
            </w:pPr>
            <w:r w:rsidRPr="004148A8">
              <w:rPr>
                <w:sz w:val="16"/>
                <w:szCs w:val="16"/>
              </w:rPr>
              <w:t>0.000378</w:t>
            </w:r>
          </w:p>
        </w:tc>
        <w:tc>
          <w:tcPr>
            <w:tcW w:w="846" w:type="dxa"/>
            <w:tcBorders>
              <w:top w:val="single" w:sz="8" w:space="0" w:color="auto"/>
            </w:tcBorders>
            <w:vAlign w:val="center"/>
          </w:tcPr>
          <w:p w14:paraId="498C0A66" w14:textId="77777777" w:rsidR="004148A8" w:rsidRPr="004148A8" w:rsidRDefault="004148A8" w:rsidP="004148A8">
            <w:pPr>
              <w:ind w:firstLine="0"/>
              <w:rPr>
                <w:rFonts w:cs="Arial"/>
                <w:sz w:val="16"/>
                <w:szCs w:val="16"/>
              </w:rPr>
            </w:pPr>
            <w:r w:rsidRPr="004148A8">
              <w:rPr>
                <w:sz w:val="16"/>
                <w:szCs w:val="16"/>
              </w:rPr>
              <w:t>0.00086</w:t>
            </w:r>
          </w:p>
        </w:tc>
        <w:tc>
          <w:tcPr>
            <w:tcW w:w="846" w:type="dxa"/>
            <w:tcBorders>
              <w:top w:val="single" w:sz="8" w:space="0" w:color="auto"/>
            </w:tcBorders>
            <w:vAlign w:val="center"/>
          </w:tcPr>
          <w:p w14:paraId="1C77C0DA" w14:textId="77777777" w:rsidR="004148A8" w:rsidRPr="004148A8" w:rsidRDefault="004148A8" w:rsidP="004148A8">
            <w:pPr>
              <w:ind w:firstLine="0"/>
              <w:rPr>
                <w:rFonts w:cs="Arial"/>
                <w:sz w:val="16"/>
                <w:szCs w:val="16"/>
              </w:rPr>
            </w:pPr>
            <w:r w:rsidRPr="004148A8">
              <w:rPr>
                <w:sz w:val="16"/>
                <w:szCs w:val="16"/>
              </w:rPr>
              <w:t>0.00031</w:t>
            </w:r>
          </w:p>
        </w:tc>
      </w:tr>
      <w:tr w:rsidR="004148A8" w:rsidRPr="004148A8" w14:paraId="0346B523" w14:textId="77777777" w:rsidTr="004148A8">
        <w:tc>
          <w:tcPr>
            <w:tcW w:w="2542" w:type="dxa"/>
            <w:vMerge/>
            <w:vAlign w:val="center"/>
          </w:tcPr>
          <w:p w14:paraId="393BDF94" w14:textId="77777777" w:rsidR="004148A8" w:rsidRPr="004148A8" w:rsidRDefault="004148A8" w:rsidP="004148A8">
            <w:pPr>
              <w:ind w:firstLine="0"/>
              <w:jc w:val="left"/>
              <w:rPr>
                <w:rFonts w:cs="Arial"/>
                <w:sz w:val="16"/>
                <w:szCs w:val="16"/>
              </w:rPr>
            </w:pPr>
          </w:p>
        </w:tc>
        <w:tc>
          <w:tcPr>
            <w:tcW w:w="425" w:type="dxa"/>
            <w:vMerge/>
            <w:vAlign w:val="center"/>
          </w:tcPr>
          <w:p w14:paraId="48FD1120"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2F86C2BB" w14:textId="77777777" w:rsidR="004148A8" w:rsidRPr="004148A8" w:rsidRDefault="004148A8" w:rsidP="004148A8">
            <w:pPr>
              <w:ind w:firstLine="0"/>
              <w:rPr>
                <w:rFonts w:cs="Arial"/>
                <w:sz w:val="16"/>
                <w:szCs w:val="16"/>
              </w:rPr>
            </w:pPr>
            <w:r w:rsidRPr="004148A8">
              <w:rPr>
                <w:sz w:val="16"/>
                <w:szCs w:val="16"/>
              </w:rPr>
              <w:t>0.005</w:t>
            </w:r>
          </w:p>
        </w:tc>
        <w:tc>
          <w:tcPr>
            <w:tcW w:w="709" w:type="dxa"/>
            <w:tcBorders>
              <w:left w:val="single" w:sz="8" w:space="0" w:color="auto"/>
            </w:tcBorders>
            <w:vAlign w:val="center"/>
          </w:tcPr>
          <w:p w14:paraId="5FE94C0F" w14:textId="77777777" w:rsidR="004148A8" w:rsidRPr="004148A8" w:rsidRDefault="004148A8" w:rsidP="004148A8">
            <w:pPr>
              <w:ind w:firstLine="0"/>
              <w:rPr>
                <w:rFonts w:cs="Arial"/>
                <w:sz w:val="16"/>
                <w:szCs w:val="16"/>
              </w:rPr>
            </w:pPr>
            <w:r w:rsidRPr="004148A8">
              <w:rPr>
                <w:sz w:val="16"/>
                <w:szCs w:val="16"/>
              </w:rPr>
              <w:t>19.8</w:t>
            </w:r>
          </w:p>
        </w:tc>
        <w:tc>
          <w:tcPr>
            <w:tcW w:w="708" w:type="dxa"/>
            <w:vAlign w:val="center"/>
          </w:tcPr>
          <w:p w14:paraId="1417CA45" w14:textId="77777777" w:rsidR="004148A8" w:rsidRPr="004148A8" w:rsidRDefault="004148A8" w:rsidP="004148A8">
            <w:pPr>
              <w:ind w:firstLine="0"/>
              <w:rPr>
                <w:rFonts w:cs="Arial"/>
                <w:sz w:val="16"/>
                <w:szCs w:val="16"/>
              </w:rPr>
            </w:pPr>
            <w:r w:rsidRPr="004148A8">
              <w:rPr>
                <w:sz w:val="16"/>
                <w:szCs w:val="16"/>
              </w:rPr>
              <w:t>25.2</w:t>
            </w:r>
          </w:p>
        </w:tc>
        <w:tc>
          <w:tcPr>
            <w:tcW w:w="709" w:type="dxa"/>
            <w:tcBorders>
              <w:right w:val="single" w:sz="8" w:space="0" w:color="auto"/>
            </w:tcBorders>
            <w:vAlign w:val="center"/>
          </w:tcPr>
          <w:p w14:paraId="6FB78557" w14:textId="77777777" w:rsidR="004148A8" w:rsidRPr="004148A8" w:rsidRDefault="004148A8" w:rsidP="004148A8">
            <w:pPr>
              <w:ind w:firstLine="0"/>
              <w:rPr>
                <w:rFonts w:cs="Arial"/>
                <w:sz w:val="16"/>
                <w:szCs w:val="16"/>
              </w:rPr>
            </w:pPr>
            <w:r w:rsidRPr="004148A8">
              <w:rPr>
                <w:sz w:val="16"/>
                <w:szCs w:val="16"/>
              </w:rPr>
              <w:t>21.9</w:t>
            </w:r>
          </w:p>
        </w:tc>
        <w:tc>
          <w:tcPr>
            <w:tcW w:w="709" w:type="dxa"/>
            <w:tcBorders>
              <w:left w:val="single" w:sz="8" w:space="0" w:color="auto"/>
            </w:tcBorders>
            <w:vAlign w:val="center"/>
          </w:tcPr>
          <w:p w14:paraId="6E83575C" w14:textId="77777777" w:rsidR="004148A8" w:rsidRPr="004148A8" w:rsidRDefault="004148A8" w:rsidP="004148A8">
            <w:pPr>
              <w:ind w:firstLine="0"/>
              <w:rPr>
                <w:rFonts w:cs="Arial"/>
                <w:sz w:val="16"/>
                <w:szCs w:val="16"/>
              </w:rPr>
            </w:pPr>
            <w:r w:rsidRPr="004148A8">
              <w:rPr>
                <w:sz w:val="16"/>
                <w:szCs w:val="16"/>
              </w:rPr>
              <w:t>35.4</w:t>
            </w:r>
          </w:p>
        </w:tc>
        <w:tc>
          <w:tcPr>
            <w:tcW w:w="684" w:type="dxa"/>
            <w:vAlign w:val="center"/>
          </w:tcPr>
          <w:p w14:paraId="3FBB4EE5" w14:textId="77777777" w:rsidR="004148A8" w:rsidRPr="004148A8" w:rsidRDefault="004148A8" w:rsidP="004148A8">
            <w:pPr>
              <w:ind w:firstLine="0"/>
              <w:rPr>
                <w:rFonts w:cs="Arial"/>
                <w:sz w:val="16"/>
                <w:szCs w:val="16"/>
              </w:rPr>
            </w:pPr>
            <w:r w:rsidRPr="004148A8">
              <w:rPr>
                <w:sz w:val="16"/>
                <w:szCs w:val="16"/>
              </w:rPr>
              <w:t>32.1</w:t>
            </w:r>
          </w:p>
        </w:tc>
        <w:tc>
          <w:tcPr>
            <w:tcW w:w="673" w:type="dxa"/>
            <w:tcBorders>
              <w:right w:val="single" w:sz="8" w:space="0" w:color="auto"/>
            </w:tcBorders>
            <w:vAlign w:val="center"/>
          </w:tcPr>
          <w:p w14:paraId="0FCE8561" w14:textId="77777777" w:rsidR="004148A8" w:rsidRPr="004148A8" w:rsidRDefault="004148A8" w:rsidP="004148A8">
            <w:pPr>
              <w:ind w:firstLine="0"/>
              <w:rPr>
                <w:rFonts w:cs="Arial"/>
                <w:sz w:val="16"/>
                <w:szCs w:val="16"/>
              </w:rPr>
            </w:pPr>
            <w:r w:rsidRPr="004148A8">
              <w:rPr>
                <w:sz w:val="16"/>
                <w:szCs w:val="16"/>
              </w:rPr>
              <w:t>30</w:t>
            </w:r>
          </w:p>
        </w:tc>
        <w:tc>
          <w:tcPr>
            <w:tcW w:w="846" w:type="dxa"/>
            <w:tcBorders>
              <w:left w:val="single" w:sz="8" w:space="0" w:color="auto"/>
            </w:tcBorders>
            <w:vAlign w:val="center"/>
          </w:tcPr>
          <w:p w14:paraId="00DF9A15" w14:textId="77777777" w:rsidR="004148A8" w:rsidRPr="004148A8" w:rsidRDefault="004148A8" w:rsidP="004148A8">
            <w:pPr>
              <w:ind w:firstLine="0"/>
              <w:rPr>
                <w:rFonts w:cs="Arial"/>
                <w:sz w:val="16"/>
                <w:szCs w:val="16"/>
              </w:rPr>
            </w:pPr>
            <w:r w:rsidRPr="004148A8">
              <w:rPr>
                <w:sz w:val="16"/>
                <w:szCs w:val="16"/>
              </w:rPr>
              <w:t>10.0885</w:t>
            </w:r>
          </w:p>
        </w:tc>
        <w:tc>
          <w:tcPr>
            <w:tcW w:w="846" w:type="dxa"/>
            <w:vAlign w:val="center"/>
          </w:tcPr>
          <w:p w14:paraId="1D26C1D1" w14:textId="77777777" w:rsidR="004148A8" w:rsidRPr="004148A8" w:rsidRDefault="004148A8" w:rsidP="004148A8">
            <w:pPr>
              <w:ind w:firstLine="0"/>
              <w:rPr>
                <w:rFonts w:cs="Arial"/>
                <w:sz w:val="16"/>
                <w:szCs w:val="16"/>
              </w:rPr>
            </w:pPr>
            <w:r w:rsidRPr="004148A8">
              <w:rPr>
                <w:sz w:val="16"/>
                <w:szCs w:val="16"/>
              </w:rPr>
              <w:t>2.3242</w:t>
            </w:r>
          </w:p>
        </w:tc>
        <w:tc>
          <w:tcPr>
            <w:tcW w:w="846" w:type="dxa"/>
            <w:vAlign w:val="center"/>
          </w:tcPr>
          <w:p w14:paraId="72E62C84" w14:textId="77777777" w:rsidR="004148A8" w:rsidRPr="004148A8" w:rsidRDefault="004148A8" w:rsidP="004148A8">
            <w:pPr>
              <w:ind w:firstLine="0"/>
              <w:rPr>
                <w:rFonts w:cs="Arial"/>
                <w:sz w:val="16"/>
                <w:szCs w:val="16"/>
              </w:rPr>
            </w:pPr>
            <w:r w:rsidRPr="004148A8">
              <w:rPr>
                <w:sz w:val="16"/>
                <w:szCs w:val="16"/>
              </w:rPr>
              <w:t>4.1445</w:t>
            </w:r>
          </w:p>
        </w:tc>
      </w:tr>
      <w:tr w:rsidR="004148A8" w:rsidRPr="004148A8" w14:paraId="3EBA3A8C" w14:textId="77777777" w:rsidTr="004148A8">
        <w:tc>
          <w:tcPr>
            <w:tcW w:w="2542" w:type="dxa"/>
            <w:vMerge/>
            <w:vAlign w:val="center"/>
          </w:tcPr>
          <w:p w14:paraId="4A9FAE3F" w14:textId="77777777" w:rsidR="004148A8" w:rsidRPr="004148A8" w:rsidRDefault="004148A8" w:rsidP="004148A8">
            <w:pPr>
              <w:ind w:firstLine="0"/>
              <w:jc w:val="left"/>
              <w:rPr>
                <w:rFonts w:cs="Arial"/>
                <w:sz w:val="16"/>
                <w:szCs w:val="16"/>
              </w:rPr>
            </w:pPr>
          </w:p>
        </w:tc>
        <w:tc>
          <w:tcPr>
            <w:tcW w:w="425" w:type="dxa"/>
            <w:vMerge/>
            <w:vAlign w:val="center"/>
          </w:tcPr>
          <w:p w14:paraId="6AEC7902"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0CEB3592" w14:textId="77777777" w:rsidR="004148A8" w:rsidRPr="004148A8" w:rsidRDefault="004148A8" w:rsidP="004148A8">
            <w:pPr>
              <w:ind w:firstLine="0"/>
              <w:rPr>
                <w:rFonts w:cs="Arial"/>
                <w:sz w:val="16"/>
                <w:szCs w:val="16"/>
              </w:rPr>
            </w:pPr>
            <w:r w:rsidRPr="004148A8">
              <w:rPr>
                <w:sz w:val="16"/>
                <w:szCs w:val="16"/>
              </w:rPr>
              <w:t>0.01</w:t>
            </w:r>
          </w:p>
        </w:tc>
        <w:tc>
          <w:tcPr>
            <w:tcW w:w="709" w:type="dxa"/>
            <w:tcBorders>
              <w:left w:val="single" w:sz="8" w:space="0" w:color="auto"/>
            </w:tcBorders>
            <w:vAlign w:val="center"/>
          </w:tcPr>
          <w:p w14:paraId="3672CE9F" w14:textId="77777777" w:rsidR="004148A8" w:rsidRPr="004148A8" w:rsidRDefault="004148A8" w:rsidP="004148A8">
            <w:pPr>
              <w:ind w:firstLine="0"/>
              <w:rPr>
                <w:rFonts w:cs="Arial"/>
                <w:sz w:val="16"/>
                <w:szCs w:val="16"/>
              </w:rPr>
            </w:pPr>
            <w:r w:rsidRPr="004148A8">
              <w:rPr>
                <w:sz w:val="16"/>
                <w:szCs w:val="16"/>
              </w:rPr>
              <w:t>19.8</w:t>
            </w:r>
          </w:p>
        </w:tc>
        <w:tc>
          <w:tcPr>
            <w:tcW w:w="708" w:type="dxa"/>
            <w:vAlign w:val="center"/>
          </w:tcPr>
          <w:p w14:paraId="6D6D8685" w14:textId="77777777" w:rsidR="004148A8" w:rsidRPr="004148A8" w:rsidRDefault="004148A8" w:rsidP="004148A8">
            <w:pPr>
              <w:ind w:firstLine="0"/>
              <w:rPr>
                <w:rFonts w:cs="Arial"/>
                <w:sz w:val="16"/>
                <w:szCs w:val="16"/>
              </w:rPr>
            </w:pPr>
            <w:r w:rsidRPr="004148A8">
              <w:rPr>
                <w:sz w:val="16"/>
                <w:szCs w:val="16"/>
              </w:rPr>
              <w:t>25.2</w:t>
            </w:r>
          </w:p>
        </w:tc>
        <w:tc>
          <w:tcPr>
            <w:tcW w:w="709" w:type="dxa"/>
            <w:tcBorders>
              <w:right w:val="single" w:sz="8" w:space="0" w:color="auto"/>
            </w:tcBorders>
            <w:vAlign w:val="center"/>
          </w:tcPr>
          <w:p w14:paraId="1DCE9793" w14:textId="77777777" w:rsidR="004148A8" w:rsidRPr="004148A8" w:rsidRDefault="004148A8" w:rsidP="004148A8">
            <w:pPr>
              <w:ind w:firstLine="0"/>
              <w:rPr>
                <w:rFonts w:cs="Arial"/>
                <w:sz w:val="16"/>
                <w:szCs w:val="16"/>
              </w:rPr>
            </w:pPr>
            <w:r w:rsidRPr="004148A8">
              <w:rPr>
                <w:sz w:val="16"/>
                <w:szCs w:val="16"/>
              </w:rPr>
              <w:t>20.8</w:t>
            </w:r>
          </w:p>
        </w:tc>
        <w:tc>
          <w:tcPr>
            <w:tcW w:w="709" w:type="dxa"/>
            <w:tcBorders>
              <w:left w:val="single" w:sz="8" w:space="0" w:color="auto"/>
            </w:tcBorders>
            <w:vAlign w:val="center"/>
          </w:tcPr>
          <w:p w14:paraId="1999B49A" w14:textId="77777777" w:rsidR="004148A8" w:rsidRPr="004148A8" w:rsidRDefault="004148A8" w:rsidP="004148A8">
            <w:pPr>
              <w:ind w:firstLine="0"/>
              <w:rPr>
                <w:rFonts w:cs="Arial"/>
                <w:sz w:val="16"/>
                <w:szCs w:val="16"/>
              </w:rPr>
            </w:pPr>
            <w:r w:rsidRPr="004148A8">
              <w:rPr>
                <w:sz w:val="16"/>
                <w:szCs w:val="16"/>
              </w:rPr>
              <w:t>47.7</w:t>
            </w:r>
          </w:p>
        </w:tc>
        <w:tc>
          <w:tcPr>
            <w:tcW w:w="684" w:type="dxa"/>
            <w:vAlign w:val="center"/>
          </w:tcPr>
          <w:p w14:paraId="38B23563" w14:textId="77777777" w:rsidR="004148A8" w:rsidRPr="004148A8" w:rsidRDefault="004148A8" w:rsidP="004148A8">
            <w:pPr>
              <w:ind w:firstLine="0"/>
              <w:rPr>
                <w:rFonts w:cs="Arial"/>
                <w:sz w:val="16"/>
                <w:szCs w:val="16"/>
              </w:rPr>
            </w:pPr>
            <w:r w:rsidRPr="004148A8">
              <w:rPr>
                <w:sz w:val="16"/>
                <w:szCs w:val="16"/>
              </w:rPr>
              <w:t>47.7</w:t>
            </w:r>
          </w:p>
        </w:tc>
        <w:tc>
          <w:tcPr>
            <w:tcW w:w="673" w:type="dxa"/>
            <w:tcBorders>
              <w:right w:val="single" w:sz="8" w:space="0" w:color="auto"/>
            </w:tcBorders>
            <w:vAlign w:val="center"/>
          </w:tcPr>
          <w:p w14:paraId="27B6EEB5" w14:textId="77777777" w:rsidR="004148A8" w:rsidRPr="004148A8" w:rsidRDefault="004148A8" w:rsidP="004148A8">
            <w:pPr>
              <w:ind w:firstLine="0"/>
              <w:rPr>
                <w:rFonts w:cs="Arial"/>
                <w:sz w:val="16"/>
                <w:szCs w:val="16"/>
              </w:rPr>
            </w:pPr>
            <w:r w:rsidRPr="004148A8">
              <w:rPr>
                <w:sz w:val="16"/>
                <w:szCs w:val="16"/>
              </w:rPr>
              <w:t>45.6</w:t>
            </w:r>
          </w:p>
        </w:tc>
        <w:tc>
          <w:tcPr>
            <w:tcW w:w="846" w:type="dxa"/>
            <w:tcBorders>
              <w:left w:val="single" w:sz="8" w:space="0" w:color="auto"/>
            </w:tcBorders>
            <w:vAlign w:val="center"/>
          </w:tcPr>
          <w:p w14:paraId="2FF06421" w14:textId="77777777" w:rsidR="004148A8" w:rsidRPr="004148A8" w:rsidRDefault="004148A8" w:rsidP="004148A8">
            <w:pPr>
              <w:ind w:firstLine="0"/>
              <w:rPr>
                <w:rFonts w:cs="Arial"/>
                <w:sz w:val="16"/>
                <w:szCs w:val="16"/>
              </w:rPr>
            </w:pPr>
            <w:r w:rsidRPr="004148A8">
              <w:rPr>
                <w:sz w:val="16"/>
                <w:szCs w:val="16"/>
              </w:rPr>
              <w:t>16.0533</w:t>
            </w:r>
          </w:p>
        </w:tc>
        <w:tc>
          <w:tcPr>
            <w:tcW w:w="846" w:type="dxa"/>
            <w:vAlign w:val="center"/>
          </w:tcPr>
          <w:p w14:paraId="343E1FAE" w14:textId="77777777" w:rsidR="004148A8" w:rsidRPr="004148A8" w:rsidRDefault="004148A8" w:rsidP="004148A8">
            <w:pPr>
              <w:ind w:firstLine="0"/>
              <w:rPr>
                <w:rFonts w:cs="Arial"/>
                <w:sz w:val="16"/>
                <w:szCs w:val="16"/>
              </w:rPr>
            </w:pPr>
            <w:r w:rsidRPr="004148A8">
              <w:rPr>
                <w:sz w:val="16"/>
                <w:szCs w:val="16"/>
              </w:rPr>
              <w:t>3.0826</w:t>
            </w:r>
          </w:p>
        </w:tc>
        <w:tc>
          <w:tcPr>
            <w:tcW w:w="846" w:type="dxa"/>
            <w:vAlign w:val="center"/>
          </w:tcPr>
          <w:p w14:paraId="4E5219F2" w14:textId="77777777" w:rsidR="004148A8" w:rsidRPr="004148A8" w:rsidRDefault="004148A8" w:rsidP="004148A8">
            <w:pPr>
              <w:ind w:firstLine="0"/>
              <w:rPr>
                <w:rFonts w:cs="Arial"/>
                <w:sz w:val="16"/>
                <w:szCs w:val="16"/>
              </w:rPr>
            </w:pPr>
            <w:r w:rsidRPr="004148A8">
              <w:rPr>
                <w:sz w:val="16"/>
                <w:szCs w:val="16"/>
              </w:rPr>
              <w:t>7.6242</w:t>
            </w:r>
          </w:p>
        </w:tc>
      </w:tr>
      <w:tr w:rsidR="004148A8" w:rsidRPr="004148A8" w14:paraId="60214490" w14:textId="77777777" w:rsidTr="004148A8">
        <w:tc>
          <w:tcPr>
            <w:tcW w:w="2542" w:type="dxa"/>
            <w:vMerge/>
            <w:vAlign w:val="center"/>
          </w:tcPr>
          <w:p w14:paraId="0964DA57" w14:textId="77777777" w:rsidR="004148A8" w:rsidRPr="004148A8" w:rsidRDefault="004148A8" w:rsidP="004148A8">
            <w:pPr>
              <w:ind w:firstLine="0"/>
              <w:jc w:val="left"/>
              <w:rPr>
                <w:rFonts w:cs="Arial"/>
                <w:sz w:val="16"/>
                <w:szCs w:val="16"/>
              </w:rPr>
            </w:pPr>
          </w:p>
        </w:tc>
        <w:tc>
          <w:tcPr>
            <w:tcW w:w="425" w:type="dxa"/>
            <w:vMerge/>
            <w:vAlign w:val="center"/>
          </w:tcPr>
          <w:p w14:paraId="7D18E809"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3F8A9675" w14:textId="77777777" w:rsidR="004148A8" w:rsidRPr="004148A8" w:rsidRDefault="004148A8" w:rsidP="004148A8">
            <w:pPr>
              <w:ind w:firstLine="0"/>
              <w:rPr>
                <w:rFonts w:cs="Arial"/>
                <w:sz w:val="16"/>
                <w:szCs w:val="16"/>
              </w:rPr>
            </w:pPr>
            <w:r w:rsidRPr="004148A8">
              <w:rPr>
                <w:sz w:val="16"/>
                <w:szCs w:val="16"/>
              </w:rPr>
              <w:t>0.05</w:t>
            </w:r>
          </w:p>
        </w:tc>
        <w:tc>
          <w:tcPr>
            <w:tcW w:w="709" w:type="dxa"/>
            <w:tcBorders>
              <w:left w:val="single" w:sz="8" w:space="0" w:color="auto"/>
            </w:tcBorders>
            <w:vAlign w:val="center"/>
          </w:tcPr>
          <w:p w14:paraId="42BAE3A4" w14:textId="77777777" w:rsidR="004148A8" w:rsidRPr="004148A8" w:rsidRDefault="004148A8" w:rsidP="004148A8">
            <w:pPr>
              <w:ind w:firstLine="0"/>
              <w:rPr>
                <w:rFonts w:cs="Arial"/>
                <w:sz w:val="16"/>
                <w:szCs w:val="16"/>
              </w:rPr>
            </w:pPr>
            <w:r w:rsidRPr="004148A8">
              <w:rPr>
                <w:sz w:val="16"/>
                <w:szCs w:val="16"/>
              </w:rPr>
              <w:t>20</w:t>
            </w:r>
          </w:p>
        </w:tc>
        <w:tc>
          <w:tcPr>
            <w:tcW w:w="708" w:type="dxa"/>
            <w:vAlign w:val="center"/>
          </w:tcPr>
          <w:p w14:paraId="16BBDBF4" w14:textId="77777777" w:rsidR="004148A8" w:rsidRPr="004148A8" w:rsidRDefault="004148A8" w:rsidP="004148A8">
            <w:pPr>
              <w:ind w:firstLine="0"/>
              <w:rPr>
                <w:rFonts w:cs="Arial"/>
                <w:sz w:val="16"/>
                <w:szCs w:val="16"/>
              </w:rPr>
            </w:pPr>
            <w:r w:rsidRPr="004148A8">
              <w:rPr>
                <w:sz w:val="16"/>
                <w:szCs w:val="16"/>
              </w:rPr>
              <w:t>25.2</w:t>
            </w:r>
          </w:p>
        </w:tc>
        <w:tc>
          <w:tcPr>
            <w:tcW w:w="709" w:type="dxa"/>
            <w:tcBorders>
              <w:right w:val="single" w:sz="8" w:space="0" w:color="auto"/>
            </w:tcBorders>
            <w:vAlign w:val="center"/>
          </w:tcPr>
          <w:p w14:paraId="3FF1DD28" w14:textId="77777777" w:rsidR="004148A8" w:rsidRPr="004148A8" w:rsidRDefault="004148A8" w:rsidP="004148A8">
            <w:pPr>
              <w:ind w:firstLine="0"/>
              <w:rPr>
                <w:rFonts w:cs="Arial"/>
                <w:sz w:val="16"/>
                <w:szCs w:val="16"/>
              </w:rPr>
            </w:pPr>
            <w:r w:rsidRPr="004148A8">
              <w:rPr>
                <w:sz w:val="16"/>
                <w:szCs w:val="16"/>
              </w:rPr>
              <w:t>20.2</w:t>
            </w:r>
          </w:p>
        </w:tc>
        <w:tc>
          <w:tcPr>
            <w:tcW w:w="709" w:type="dxa"/>
            <w:tcBorders>
              <w:left w:val="single" w:sz="8" w:space="0" w:color="auto"/>
            </w:tcBorders>
            <w:vAlign w:val="center"/>
          </w:tcPr>
          <w:p w14:paraId="3CBE263E" w14:textId="77777777" w:rsidR="004148A8" w:rsidRPr="004148A8" w:rsidRDefault="004148A8" w:rsidP="004148A8">
            <w:pPr>
              <w:ind w:firstLine="0"/>
              <w:rPr>
                <w:rFonts w:cs="Arial"/>
                <w:sz w:val="16"/>
                <w:szCs w:val="16"/>
              </w:rPr>
            </w:pPr>
            <w:r w:rsidRPr="004148A8">
              <w:rPr>
                <w:sz w:val="16"/>
                <w:szCs w:val="16"/>
              </w:rPr>
              <w:t>135.6</w:t>
            </w:r>
          </w:p>
        </w:tc>
        <w:tc>
          <w:tcPr>
            <w:tcW w:w="684" w:type="dxa"/>
            <w:vAlign w:val="center"/>
          </w:tcPr>
          <w:p w14:paraId="65CDE2C7" w14:textId="77777777" w:rsidR="004148A8" w:rsidRPr="004148A8" w:rsidRDefault="004148A8" w:rsidP="004148A8">
            <w:pPr>
              <w:ind w:firstLine="0"/>
              <w:rPr>
                <w:rFonts w:cs="Arial"/>
                <w:sz w:val="16"/>
                <w:szCs w:val="16"/>
              </w:rPr>
            </w:pPr>
            <w:r w:rsidRPr="004148A8">
              <w:rPr>
                <w:sz w:val="16"/>
                <w:szCs w:val="16"/>
              </w:rPr>
              <w:t>18.8</w:t>
            </w:r>
          </w:p>
        </w:tc>
        <w:tc>
          <w:tcPr>
            <w:tcW w:w="673" w:type="dxa"/>
            <w:tcBorders>
              <w:right w:val="single" w:sz="8" w:space="0" w:color="auto"/>
            </w:tcBorders>
            <w:vAlign w:val="center"/>
          </w:tcPr>
          <w:p w14:paraId="2681C65C" w14:textId="77777777" w:rsidR="004148A8" w:rsidRPr="004148A8" w:rsidRDefault="004148A8" w:rsidP="004148A8">
            <w:pPr>
              <w:ind w:firstLine="0"/>
              <w:rPr>
                <w:rFonts w:cs="Arial"/>
                <w:sz w:val="16"/>
                <w:szCs w:val="16"/>
              </w:rPr>
            </w:pPr>
            <w:r w:rsidRPr="004148A8">
              <w:rPr>
                <w:sz w:val="16"/>
                <w:szCs w:val="16"/>
              </w:rPr>
              <w:t>96.7</w:t>
            </w:r>
          </w:p>
        </w:tc>
        <w:tc>
          <w:tcPr>
            <w:tcW w:w="846" w:type="dxa"/>
            <w:tcBorders>
              <w:left w:val="single" w:sz="8" w:space="0" w:color="auto"/>
            </w:tcBorders>
            <w:vAlign w:val="center"/>
          </w:tcPr>
          <w:p w14:paraId="5BA377A2" w14:textId="77777777" w:rsidR="004148A8" w:rsidRPr="004148A8" w:rsidRDefault="004148A8" w:rsidP="004148A8">
            <w:pPr>
              <w:ind w:firstLine="0"/>
              <w:rPr>
                <w:rFonts w:cs="Arial"/>
                <w:sz w:val="16"/>
                <w:szCs w:val="16"/>
              </w:rPr>
            </w:pPr>
            <w:r w:rsidRPr="004148A8">
              <w:rPr>
                <w:sz w:val="16"/>
                <w:szCs w:val="16"/>
              </w:rPr>
              <w:t>9.5760</w:t>
            </w:r>
          </w:p>
        </w:tc>
        <w:tc>
          <w:tcPr>
            <w:tcW w:w="846" w:type="dxa"/>
            <w:vAlign w:val="center"/>
          </w:tcPr>
          <w:p w14:paraId="2931753E" w14:textId="77777777" w:rsidR="004148A8" w:rsidRPr="004148A8" w:rsidRDefault="004148A8" w:rsidP="004148A8">
            <w:pPr>
              <w:ind w:firstLine="0"/>
              <w:rPr>
                <w:rFonts w:cs="Arial"/>
                <w:sz w:val="16"/>
                <w:szCs w:val="16"/>
              </w:rPr>
            </w:pPr>
            <w:r w:rsidRPr="004148A8">
              <w:rPr>
                <w:sz w:val="16"/>
                <w:szCs w:val="16"/>
              </w:rPr>
              <w:t>0.559</w:t>
            </w:r>
          </w:p>
        </w:tc>
        <w:tc>
          <w:tcPr>
            <w:tcW w:w="846" w:type="dxa"/>
            <w:vAlign w:val="center"/>
          </w:tcPr>
          <w:p w14:paraId="696B9ADF" w14:textId="77777777" w:rsidR="004148A8" w:rsidRPr="004148A8" w:rsidRDefault="004148A8" w:rsidP="004148A8">
            <w:pPr>
              <w:ind w:firstLine="0"/>
              <w:rPr>
                <w:rFonts w:cs="Arial"/>
                <w:sz w:val="16"/>
                <w:szCs w:val="16"/>
              </w:rPr>
            </w:pPr>
            <w:r w:rsidRPr="004148A8">
              <w:rPr>
                <w:sz w:val="16"/>
                <w:szCs w:val="16"/>
              </w:rPr>
              <w:t>4.7771</w:t>
            </w:r>
          </w:p>
        </w:tc>
      </w:tr>
      <w:tr w:rsidR="004148A8" w:rsidRPr="004148A8" w14:paraId="48DC0B13" w14:textId="77777777" w:rsidTr="004148A8">
        <w:tc>
          <w:tcPr>
            <w:tcW w:w="2542" w:type="dxa"/>
            <w:vMerge/>
            <w:vAlign w:val="center"/>
          </w:tcPr>
          <w:p w14:paraId="77502333" w14:textId="77777777" w:rsidR="004148A8" w:rsidRPr="004148A8" w:rsidRDefault="004148A8" w:rsidP="004148A8">
            <w:pPr>
              <w:ind w:firstLine="0"/>
              <w:jc w:val="left"/>
              <w:rPr>
                <w:rFonts w:cs="Arial"/>
                <w:sz w:val="16"/>
                <w:szCs w:val="16"/>
              </w:rPr>
            </w:pPr>
          </w:p>
        </w:tc>
        <w:tc>
          <w:tcPr>
            <w:tcW w:w="425" w:type="dxa"/>
            <w:vMerge/>
            <w:vAlign w:val="center"/>
          </w:tcPr>
          <w:p w14:paraId="58634207"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72E8F2F6" w14:textId="77777777" w:rsidR="004148A8" w:rsidRPr="004148A8" w:rsidRDefault="004148A8" w:rsidP="004148A8">
            <w:pPr>
              <w:ind w:firstLine="0"/>
              <w:rPr>
                <w:rFonts w:cs="Arial"/>
                <w:b/>
                <w:sz w:val="16"/>
                <w:szCs w:val="16"/>
              </w:rPr>
            </w:pPr>
            <w:r w:rsidRPr="004148A8">
              <w:rPr>
                <w:b/>
                <w:sz w:val="16"/>
                <w:szCs w:val="16"/>
              </w:rPr>
              <w:t>0.10</w:t>
            </w:r>
          </w:p>
        </w:tc>
        <w:tc>
          <w:tcPr>
            <w:tcW w:w="709" w:type="dxa"/>
            <w:tcBorders>
              <w:left w:val="single" w:sz="8" w:space="0" w:color="auto"/>
            </w:tcBorders>
            <w:vAlign w:val="center"/>
          </w:tcPr>
          <w:p w14:paraId="6DBDC133" w14:textId="77777777" w:rsidR="004148A8" w:rsidRPr="004148A8" w:rsidRDefault="004148A8" w:rsidP="004148A8">
            <w:pPr>
              <w:ind w:firstLine="0"/>
              <w:rPr>
                <w:rFonts w:cs="Arial"/>
                <w:b/>
                <w:sz w:val="16"/>
                <w:szCs w:val="16"/>
              </w:rPr>
            </w:pPr>
            <w:r w:rsidRPr="004148A8">
              <w:rPr>
                <w:b/>
                <w:sz w:val="16"/>
                <w:szCs w:val="16"/>
              </w:rPr>
              <w:t>12.9</w:t>
            </w:r>
          </w:p>
        </w:tc>
        <w:tc>
          <w:tcPr>
            <w:tcW w:w="708" w:type="dxa"/>
            <w:vAlign w:val="center"/>
          </w:tcPr>
          <w:p w14:paraId="23A9A8DB" w14:textId="77777777" w:rsidR="004148A8" w:rsidRPr="004148A8" w:rsidRDefault="004148A8" w:rsidP="004148A8">
            <w:pPr>
              <w:ind w:firstLine="0"/>
              <w:rPr>
                <w:rFonts w:cs="Arial"/>
                <w:b/>
                <w:sz w:val="16"/>
                <w:szCs w:val="16"/>
              </w:rPr>
            </w:pPr>
            <w:r w:rsidRPr="004148A8">
              <w:rPr>
                <w:b/>
                <w:sz w:val="16"/>
                <w:szCs w:val="16"/>
              </w:rPr>
              <w:t>25.2</w:t>
            </w:r>
          </w:p>
        </w:tc>
        <w:tc>
          <w:tcPr>
            <w:tcW w:w="709" w:type="dxa"/>
            <w:tcBorders>
              <w:right w:val="single" w:sz="8" w:space="0" w:color="auto"/>
            </w:tcBorders>
            <w:vAlign w:val="center"/>
          </w:tcPr>
          <w:p w14:paraId="3EBF9F9E" w14:textId="77777777" w:rsidR="004148A8" w:rsidRPr="004148A8" w:rsidRDefault="004148A8" w:rsidP="004148A8">
            <w:pPr>
              <w:ind w:firstLine="0"/>
              <w:rPr>
                <w:rFonts w:cs="Arial"/>
                <w:b/>
                <w:sz w:val="16"/>
                <w:szCs w:val="16"/>
              </w:rPr>
            </w:pPr>
            <w:r w:rsidRPr="004148A8">
              <w:rPr>
                <w:b/>
                <w:sz w:val="16"/>
                <w:szCs w:val="16"/>
              </w:rPr>
              <w:t>20.2</w:t>
            </w:r>
          </w:p>
        </w:tc>
        <w:tc>
          <w:tcPr>
            <w:tcW w:w="709" w:type="dxa"/>
            <w:tcBorders>
              <w:left w:val="single" w:sz="8" w:space="0" w:color="auto"/>
            </w:tcBorders>
            <w:vAlign w:val="center"/>
          </w:tcPr>
          <w:p w14:paraId="585B43DE" w14:textId="77777777" w:rsidR="004148A8" w:rsidRPr="004148A8" w:rsidRDefault="004148A8" w:rsidP="004148A8">
            <w:pPr>
              <w:ind w:firstLine="0"/>
              <w:rPr>
                <w:rFonts w:cs="Arial"/>
                <w:b/>
                <w:sz w:val="16"/>
                <w:szCs w:val="16"/>
              </w:rPr>
            </w:pPr>
            <w:r w:rsidRPr="004148A8">
              <w:rPr>
                <w:b/>
                <w:sz w:val="16"/>
                <w:szCs w:val="16"/>
              </w:rPr>
              <w:t>186.3</w:t>
            </w:r>
          </w:p>
        </w:tc>
        <w:tc>
          <w:tcPr>
            <w:tcW w:w="684" w:type="dxa"/>
            <w:vAlign w:val="center"/>
          </w:tcPr>
          <w:p w14:paraId="404782D3" w14:textId="77777777" w:rsidR="004148A8" w:rsidRPr="004148A8" w:rsidRDefault="004148A8" w:rsidP="004148A8">
            <w:pPr>
              <w:ind w:firstLine="0"/>
              <w:rPr>
                <w:rFonts w:cs="Arial"/>
                <w:b/>
                <w:sz w:val="16"/>
                <w:szCs w:val="16"/>
              </w:rPr>
            </w:pPr>
            <w:r w:rsidRPr="004148A8">
              <w:rPr>
                <w:b/>
                <w:sz w:val="16"/>
                <w:szCs w:val="16"/>
              </w:rPr>
              <w:t>18.5</w:t>
            </w:r>
          </w:p>
        </w:tc>
        <w:tc>
          <w:tcPr>
            <w:tcW w:w="673" w:type="dxa"/>
            <w:tcBorders>
              <w:right w:val="single" w:sz="8" w:space="0" w:color="auto"/>
            </w:tcBorders>
            <w:vAlign w:val="center"/>
          </w:tcPr>
          <w:p w14:paraId="1272B711" w14:textId="77777777" w:rsidR="004148A8" w:rsidRPr="004148A8" w:rsidRDefault="004148A8" w:rsidP="004148A8">
            <w:pPr>
              <w:ind w:firstLine="0"/>
              <w:rPr>
                <w:rFonts w:cs="Arial"/>
                <w:b/>
                <w:sz w:val="16"/>
                <w:szCs w:val="16"/>
              </w:rPr>
            </w:pPr>
            <w:r w:rsidRPr="004148A8">
              <w:rPr>
                <w:b/>
                <w:sz w:val="16"/>
                <w:szCs w:val="16"/>
              </w:rPr>
              <w:t>125.2</w:t>
            </w:r>
          </w:p>
        </w:tc>
        <w:tc>
          <w:tcPr>
            <w:tcW w:w="846" w:type="dxa"/>
            <w:tcBorders>
              <w:left w:val="single" w:sz="8" w:space="0" w:color="auto"/>
            </w:tcBorders>
            <w:vAlign w:val="center"/>
          </w:tcPr>
          <w:p w14:paraId="55E5B58E" w14:textId="77777777" w:rsidR="004148A8" w:rsidRPr="004148A8" w:rsidRDefault="004148A8" w:rsidP="004148A8">
            <w:pPr>
              <w:ind w:firstLine="0"/>
              <w:rPr>
                <w:rFonts w:cs="Arial"/>
                <w:b/>
                <w:sz w:val="16"/>
                <w:szCs w:val="16"/>
              </w:rPr>
            </w:pPr>
            <w:r w:rsidRPr="004148A8">
              <w:rPr>
                <w:b/>
                <w:sz w:val="16"/>
                <w:szCs w:val="16"/>
              </w:rPr>
              <w:t>5.6252</w:t>
            </w:r>
          </w:p>
        </w:tc>
        <w:tc>
          <w:tcPr>
            <w:tcW w:w="846" w:type="dxa"/>
            <w:vAlign w:val="center"/>
          </w:tcPr>
          <w:p w14:paraId="6872F322" w14:textId="77777777" w:rsidR="004148A8" w:rsidRPr="004148A8" w:rsidRDefault="004148A8" w:rsidP="004148A8">
            <w:pPr>
              <w:ind w:firstLine="0"/>
              <w:rPr>
                <w:rFonts w:cs="Arial"/>
                <w:b/>
                <w:sz w:val="16"/>
                <w:szCs w:val="16"/>
              </w:rPr>
            </w:pPr>
            <w:r w:rsidRPr="004148A8">
              <w:rPr>
                <w:b/>
                <w:sz w:val="16"/>
                <w:szCs w:val="16"/>
              </w:rPr>
              <w:t>0.1742</w:t>
            </w:r>
          </w:p>
        </w:tc>
        <w:tc>
          <w:tcPr>
            <w:tcW w:w="846" w:type="dxa"/>
            <w:vAlign w:val="center"/>
          </w:tcPr>
          <w:p w14:paraId="1CE6446F" w14:textId="77777777" w:rsidR="004148A8" w:rsidRPr="004148A8" w:rsidRDefault="004148A8" w:rsidP="004148A8">
            <w:pPr>
              <w:ind w:firstLine="0"/>
              <w:rPr>
                <w:rFonts w:cs="Arial"/>
                <w:b/>
                <w:sz w:val="16"/>
                <w:szCs w:val="16"/>
              </w:rPr>
            </w:pPr>
            <w:r w:rsidRPr="004148A8">
              <w:rPr>
                <w:b/>
                <w:sz w:val="16"/>
                <w:szCs w:val="16"/>
              </w:rPr>
              <w:t>2.8092</w:t>
            </w:r>
          </w:p>
        </w:tc>
      </w:tr>
      <w:tr w:rsidR="004148A8" w:rsidRPr="004148A8" w14:paraId="70908864" w14:textId="77777777" w:rsidTr="004148A8">
        <w:tc>
          <w:tcPr>
            <w:tcW w:w="2542" w:type="dxa"/>
            <w:vMerge/>
            <w:vAlign w:val="center"/>
          </w:tcPr>
          <w:p w14:paraId="3CA1ACF2" w14:textId="77777777" w:rsidR="004148A8" w:rsidRPr="004148A8" w:rsidRDefault="004148A8" w:rsidP="004148A8">
            <w:pPr>
              <w:ind w:firstLine="0"/>
              <w:jc w:val="left"/>
              <w:rPr>
                <w:rFonts w:cs="Arial"/>
                <w:sz w:val="16"/>
                <w:szCs w:val="16"/>
              </w:rPr>
            </w:pPr>
          </w:p>
        </w:tc>
        <w:tc>
          <w:tcPr>
            <w:tcW w:w="425" w:type="dxa"/>
            <w:vMerge/>
            <w:vAlign w:val="center"/>
          </w:tcPr>
          <w:p w14:paraId="21749FF9"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1229E80E" w14:textId="77777777" w:rsidR="004148A8" w:rsidRPr="004148A8" w:rsidRDefault="004148A8" w:rsidP="004148A8">
            <w:pPr>
              <w:ind w:firstLine="0"/>
              <w:rPr>
                <w:rFonts w:cs="Arial"/>
                <w:sz w:val="16"/>
                <w:szCs w:val="16"/>
              </w:rPr>
            </w:pPr>
            <w:r w:rsidRPr="004148A8">
              <w:rPr>
                <w:sz w:val="16"/>
                <w:szCs w:val="16"/>
              </w:rPr>
              <w:t>0.20</w:t>
            </w:r>
          </w:p>
        </w:tc>
        <w:tc>
          <w:tcPr>
            <w:tcW w:w="709" w:type="dxa"/>
            <w:tcBorders>
              <w:left w:val="single" w:sz="8" w:space="0" w:color="auto"/>
            </w:tcBorders>
            <w:vAlign w:val="center"/>
          </w:tcPr>
          <w:p w14:paraId="6CB81755" w14:textId="77777777" w:rsidR="004148A8" w:rsidRPr="004148A8" w:rsidRDefault="004148A8" w:rsidP="004148A8">
            <w:pPr>
              <w:ind w:firstLine="0"/>
              <w:rPr>
                <w:rFonts w:cs="Arial"/>
                <w:sz w:val="16"/>
                <w:szCs w:val="16"/>
              </w:rPr>
            </w:pPr>
            <w:r w:rsidRPr="004148A8">
              <w:rPr>
                <w:sz w:val="16"/>
                <w:szCs w:val="16"/>
              </w:rPr>
              <w:t>12.5</w:t>
            </w:r>
          </w:p>
        </w:tc>
        <w:tc>
          <w:tcPr>
            <w:tcW w:w="708" w:type="dxa"/>
            <w:vAlign w:val="center"/>
          </w:tcPr>
          <w:p w14:paraId="6D640532" w14:textId="77777777" w:rsidR="004148A8" w:rsidRPr="004148A8" w:rsidRDefault="004148A8" w:rsidP="004148A8">
            <w:pPr>
              <w:ind w:firstLine="0"/>
              <w:rPr>
                <w:rFonts w:cs="Arial"/>
                <w:sz w:val="16"/>
                <w:szCs w:val="16"/>
              </w:rPr>
            </w:pPr>
            <w:r w:rsidRPr="004148A8">
              <w:rPr>
                <w:sz w:val="16"/>
                <w:szCs w:val="16"/>
              </w:rPr>
              <w:t>25.2</w:t>
            </w:r>
          </w:p>
        </w:tc>
        <w:tc>
          <w:tcPr>
            <w:tcW w:w="709" w:type="dxa"/>
            <w:tcBorders>
              <w:right w:val="single" w:sz="8" w:space="0" w:color="auto"/>
            </w:tcBorders>
            <w:vAlign w:val="center"/>
          </w:tcPr>
          <w:p w14:paraId="31284FF8" w14:textId="77777777" w:rsidR="004148A8" w:rsidRPr="004148A8" w:rsidRDefault="004148A8" w:rsidP="004148A8">
            <w:pPr>
              <w:ind w:firstLine="0"/>
              <w:rPr>
                <w:rFonts w:cs="Arial"/>
                <w:sz w:val="16"/>
                <w:szCs w:val="16"/>
              </w:rPr>
            </w:pPr>
            <w:r w:rsidRPr="004148A8">
              <w:rPr>
                <w:sz w:val="16"/>
                <w:szCs w:val="16"/>
              </w:rPr>
              <w:t>20.2</w:t>
            </w:r>
          </w:p>
        </w:tc>
        <w:tc>
          <w:tcPr>
            <w:tcW w:w="709" w:type="dxa"/>
            <w:tcBorders>
              <w:left w:val="single" w:sz="8" w:space="0" w:color="auto"/>
            </w:tcBorders>
            <w:vAlign w:val="center"/>
          </w:tcPr>
          <w:p w14:paraId="729099DC" w14:textId="77777777" w:rsidR="004148A8" w:rsidRPr="004148A8" w:rsidRDefault="004148A8" w:rsidP="004148A8">
            <w:pPr>
              <w:ind w:firstLine="0"/>
              <w:rPr>
                <w:rFonts w:cs="Arial"/>
                <w:sz w:val="16"/>
                <w:szCs w:val="16"/>
              </w:rPr>
            </w:pPr>
            <w:r w:rsidRPr="004148A8">
              <w:rPr>
                <w:sz w:val="16"/>
                <w:szCs w:val="16"/>
              </w:rPr>
              <w:t>235.6</w:t>
            </w:r>
          </w:p>
        </w:tc>
        <w:tc>
          <w:tcPr>
            <w:tcW w:w="684" w:type="dxa"/>
            <w:vAlign w:val="center"/>
          </w:tcPr>
          <w:p w14:paraId="306B72AD" w14:textId="77777777" w:rsidR="004148A8" w:rsidRPr="004148A8" w:rsidRDefault="004148A8" w:rsidP="004148A8">
            <w:pPr>
              <w:ind w:firstLine="0"/>
              <w:rPr>
                <w:rFonts w:cs="Arial"/>
                <w:sz w:val="16"/>
                <w:szCs w:val="16"/>
              </w:rPr>
            </w:pPr>
            <w:r w:rsidRPr="004148A8">
              <w:rPr>
                <w:sz w:val="16"/>
                <w:szCs w:val="16"/>
              </w:rPr>
              <w:t>18.5</w:t>
            </w:r>
          </w:p>
        </w:tc>
        <w:tc>
          <w:tcPr>
            <w:tcW w:w="673" w:type="dxa"/>
            <w:tcBorders>
              <w:right w:val="single" w:sz="8" w:space="0" w:color="auto"/>
            </w:tcBorders>
            <w:vAlign w:val="center"/>
          </w:tcPr>
          <w:p w14:paraId="251B241A" w14:textId="77777777" w:rsidR="004148A8" w:rsidRPr="004148A8" w:rsidRDefault="004148A8" w:rsidP="004148A8">
            <w:pPr>
              <w:ind w:firstLine="0"/>
              <w:rPr>
                <w:rFonts w:cs="Arial"/>
                <w:sz w:val="16"/>
                <w:szCs w:val="16"/>
              </w:rPr>
            </w:pPr>
            <w:r w:rsidRPr="004148A8">
              <w:rPr>
                <w:sz w:val="16"/>
                <w:szCs w:val="16"/>
              </w:rPr>
              <w:t>105.6</w:t>
            </w:r>
          </w:p>
        </w:tc>
        <w:tc>
          <w:tcPr>
            <w:tcW w:w="846" w:type="dxa"/>
            <w:tcBorders>
              <w:left w:val="single" w:sz="8" w:space="0" w:color="auto"/>
            </w:tcBorders>
            <w:vAlign w:val="center"/>
          </w:tcPr>
          <w:p w14:paraId="1D44B757" w14:textId="77777777" w:rsidR="004148A8" w:rsidRPr="004148A8" w:rsidRDefault="004148A8" w:rsidP="004148A8">
            <w:pPr>
              <w:ind w:firstLine="0"/>
              <w:rPr>
                <w:rFonts w:cs="Arial"/>
                <w:sz w:val="16"/>
                <w:szCs w:val="16"/>
              </w:rPr>
            </w:pPr>
            <w:r w:rsidRPr="004148A8">
              <w:rPr>
                <w:sz w:val="16"/>
                <w:szCs w:val="16"/>
              </w:rPr>
              <w:t>5.7076</w:t>
            </w:r>
          </w:p>
        </w:tc>
        <w:tc>
          <w:tcPr>
            <w:tcW w:w="846" w:type="dxa"/>
            <w:vAlign w:val="center"/>
          </w:tcPr>
          <w:p w14:paraId="703A396D" w14:textId="77777777" w:rsidR="004148A8" w:rsidRPr="004148A8" w:rsidRDefault="004148A8" w:rsidP="004148A8">
            <w:pPr>
              <w:ind w:firstLine="0"/>
              <w:rPr>
                <w:rFonts w:cs="Arial"/>
                <w:sz w:val="16"/>
                <w:szCs w:val="16"/>
              </w:rPr>
            </w:pPr>
            <w:r w:rsidRPr="004148A8">
              <w:rPr>
                <w:sz w:val="16"/>
                <w:szCs w:val="16"/>
              </w:rPr>
              <w:t>0.0515</w:t>
            </w:r>
          </w:p>
        </w:tc>
        <w:tc>
          <w:tcPr>
            <w:tcW w:w="846" w:type="dxa"/>
            <w:vAlign w:val="center"/>
          </w:tcPr>
          <w:p w14:paraId="04BA0CFA" w14:textId="77777777" w:rsidR="004148A8" w:rsidRPr="004148A8" w:rsidRDefault="004148A8" w:rsidP="004148A8">
            <w:pPr>
              <w:ind w:firstLine="0"/>
              <w:rPr>
                <w:rFonts w:cs="Arial"/>
                <w:sz w:val="16"/>
                <w:szCs w:val="16"/>
              </w:rPr>
            </w:pPr>
            <w:r w:rsidRPr="004148A8">
              <w:rPr>
                <w:sz w:val="16"/>
                <w:szCs w:val="16"/>
              </w:rPr>
              <w:t>1.5573</w:t>
            </w:r>
          </w:p>
        </w:tc>
      </w:tr>
      <w:tr w:rsidR="004148A8" w:rsidRPr="004148A8" w14:paraId="7B4F718A" w14:textId="77777777" w:rsidTr="004148A8">
        <w:tc>
          <w:tcPr>
            <w:tcW w:w="2542" w:type="dxa"/>
            <w:vMerge/>
            <w:vAlign w:val="center"/>
          </w:tcPr>
          <w:p w14:paraId="73CD5FA8" w14:textId="77777777" w:rsidR="004148A8" w:rsidRPr="004148A8" w:rsidRDefault="004148A8" w:rsidP="004148A8">
            <w:pPr>
              <w:ind w:firstLine="0"/>
              <w:jc w:val="left"/>
              <w:rPr>
                <w:rFonts w:cs="Arial"/>
                <w:sz w:val="16"/>
                <w:szCs w:val="16"/>
              </w:rPr>
            </w:pPr>
          </w:p>
        </w:tc>
        <w:tc>
          <w:tcPr>
            <w:tcW w:w="425" w:type="dxa"/>
            <w:vMerge/>
            <w:vAlign w:val="center"/>
          </w:tcPr>
          <w:p w14:paraId="28DBAFA3"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0EEDC095" w14:textId="77777777" w:rsidR="004148A8" w:rsidRPr="004148A8" w:rsidRDefault="004148A8" w:rsidP="004148A8">
            <w:pPr>
              <w:ind w:firstLine="0"/>
              <w:rPr>
                <w:rFonts w:cs="Arial"/>
                <w:sz w:val="16"/>
                <w:szCs w:val="16"/>
              </w:rPr>
            </w:pPr>
            <w:r w:rsidRPr="004148A8">
              <w:rPr>
                <w:sz w:val="16"/>
                <w:szCs w:val="16"/>
              </w:rPr>
              <w:t>0.40</w:t>
            </w:r>
          </w:p>
        </w:tc>
        <w:tc>
          <w:tcPr>
            <w:tcW w:w="709" w:type="dxa"/>
            <w:tcBorders>
              <w:left w:val="single" w:sz="8" w:space="0" w:color="auto"/>
            </w:tcBorders>
            <w:vAlign w:val="center"/>
          </w:tcPr>
          <w:p w14:paraId="5201C8BA" w14:textId="77777777" w:rsidR="004148A8" w:rsidRPr="004148A8" w:rsidRDefault="004148A8" w:rsidP="004148A8">
            <w:pPr>
              <w:ind w:firstLine="0"/>
              <w:rPr>
                <w:rFonts w:cs="Arial"/>
                <w:sz w:val="16"/>
                <w:szCs w:val="16"/>
              </w:rPr>
            </w:pPr>
            <w:r w:rsidRPr="004148A8">
              <w:rPr>
                <w:sz w:val="16"/>
                <w:szCs w:val="16"/>
              </w:rPr>
              <w:t>12.3</w:t>
            </w:r>
          </w:p>
        </w:tc>
        <w:tc>
          <w:tcPr>
            <w:tcW w:w="708" w:type="dxa"/>
            <w:vAlign w:val="center"/>
          </w:tcPr>
          <w:p w14:paraId="297E750B" w14:textId="77777777" w:rsidR="004148A8" w:rsidRPr="004148A8" w:rsidRDefault="004148A8" w:rsidP="004148A8">
            <w:pPr>
              <w:ind w:firstLine="0"/>
              <w:rPr>
                <w:rFonts w:cs="Arial"/>
                <w:sz w:val="16"/>
                <w:szCs w:val="16"/>
              </w:rPr>
            </w:pPr>
            <w:r w:rsidRPr="004148A8">
              <w:rPr>
                <w:sz w:val="16"/>
                <w:szCs w:val="16"/>
              </w:rPr>
              <w:t>24.8</w:t>
            </w:r>
          </w:p>
        </w:tc>
        <w:tc>
          <w:tcPr>
            <w:tcW w:w="709" w:type="dxa"/>
            <w:tcBorders>
              <w:right w:val="single" w:sz="8" w:space="0" w:color="auto"/>
            </w:tcBorders>
            <w:vAlign w:val="center"/>
          </w:tcPr>
          <w:p w14:paraId="735CE8EE" w14:textId="77777777" w:rsidR="004148A8" w:rsidRPr="004148A8" w:rsidRDefault="004148A8" w:rsidP="004148A8">
            <w:pPr>
              <w:ind w:firstLine="0"/>
              <w:rPr>
                <w:rFonts w:cs="Arial"/>
                <w:sz w:val="16"/>
                <w:szCs w:val="16"/>
              </w:rPr>
            </w:pPr>
            <w:r w:rsidRPr="004148A8">
              <w:rPr>
                <w:sz w:val="16"/>
                <w:szCs w:val="16"/>
              </w:rPr>
              <w:t>20.2</w:t>
            </w:r>
          </w:p>
        </w:tc>
        <w:tc>
          <w:tcPr>
            <w:tcW w:w="709" w:type="dxa"/>
            <w:tcBorders>
              <w:left w:val="single" w:sz="8" w:space="0" w:color="auto"/>
            </w:tcBorders>
            <w:vAlign w:val="center"/>
          </w:tcPr>
          <w:p w14:paraId="4E60ECAB" w14:textId="77777777" w:rsidR="004148A8" w:rsidRPr="004148A8" w:rsidRDefault="004148A8" w:rsidP="004148A8">
            <w:pPr>
              <w:ind w:firstLine="0"/>
              <w:rPr>
                <w:rFonts w:cs="Arial"/>
                <w:sz w:val="16"/>
                <w:szCs w:val="16"/>
              </w:rPr>
            </w:pPr>
            <w:r w:rsidRPr="004148A8">
              <w:rPr>
                <w:sz w:val="16"/>
                <w:szCs w:val="16"/>
              </w:rPr>
              <w:t>215.2</w:t>
            </w:r>
          </w:p>
        </w:tc>
        <w:tc>
          <w:tcPr>
            <w:tcW w:w="684" w:type="dxa"/>
            <w:vAlign w:val="center"/>
          </w:tcPr>
          <w:p w14:paraId="77643FD9" w14:textId="77777777" w:rsidR="004148A8" w:rsidRPr="004148A8" w:rsidRDefault="004148A8" w:rsidP="004148A8">
            <w:pPr>
              <w:ind w:firstLine="0"/>
              <w:rPr>
                <w:rFonts w:cs="Arial"/>
                <w:sz w:val="16"/>
                <w:szCs w:val="16"/>
              </w:rPr>
            </w:pPr>
            <w:r w:rsidRPr="004148A8">
              <w:rPr>
                <w:sz w:val="16"/>
                <w:szCs w:val="16"/>
              </w:rPr>
              <w:t>18.5</w:t>
            </w:r>
          </w:p>
        </w:tc>
        <w:tc>
          <w:tcPr>
            <w:tcW w:w="673" w:type="dxa"/>
            <w:tcBorders>
              <w:right w:val="single" w:sz="8" w:space="0" w:color="auto"/>
            </w:tcBorders>
            <w:vAlign w:val="center"/>
          </w:tcPr>
          <w:p w14:paraId="5BF25EF7" w14:textId="77777777" w:rsidR="004148A8" w:rsidRPr="004148A8" w:rsidRDefault="004148A8" w:rsidP="004148A8">
            <w:pPr>
              <w:ind w:firstLine="0"/>
              <w:rPr>
                <w:rFonts w:cs="Arial"/>
                <w:sz w:val="16"/>
                <w:szCs w:val="16"/>
              </w:rPr>
            </w:pPr>
            <w:r w:rsidRPr="004148A8">
              <w:rPr>
                <w:sz w:val="16"/>
                <w:szCs w:val="16"/>
              </w:rPr>
              <w:t>18.1</w:t>
            </w:r>
          </w:p>
        </w:tc>
        <w:tc>
          <w:tcPr>
            <w:tcW w:w="846" w:type="dxa"/>
            <w:tcBorders>
              <w:left w:val="single" w:sz="8" w:space="0" w:color="auto"/>
            </w:tcBorders>
            <w:vAlign w:val="center"/>
          </w:tcPr>
          <w:p w14:paraId="7C3222BC" w14:textId="77777777" w:rsidR="004148A8" w:rsidRPr="004148A8" w:rsidRDefault="004148A8" w:rsidP="004148A8">
            <w:pPr>
              <w:ind w:firstLine="0"/>
              <w:rPr>
                <w:rFonts w:cs="Arial"/>
                <w:sz w:val="16"/>
                <w:szCs w:val="16"/>
              </w:rPr>
            </w:pPr>
            <w:r w:rsidRPr="004148A8">
              <w:rPr>
                <w:sz w:val="16"/>
                <w:szCs w:val="16"/>
              </w:rPr>
              <w:t>7.0338</w:t>
            </w:r>
          </w:p>
        </w:tc>
        <w:tc>
          <w:tcPr>
            <w:tcW w:w="846" w:type="dxa"/>
            <w:vAlign w:val="center"/>
          </w:tcPr>
          <w:p w14:paraId="2A6B93EA" w14:textId="77777777" w:rsidR="004148A8" w:rsidRPr="004148A8" w:rsidRDefault="004148A8" w:rsidP="004148A8">
            <w:pPr>
              <w:ind w:firstLine="0"/>
              <w:rPr>
                <w:rFonts w:cs="Arial"/>
                <w:sz w:val="16"/>
                <w:szCs w:val="16"/>
              </w:rPr>
            </w:pPr>
            <w:r w:rsidRPr="004148A8">
              <w:rPr>
                <w:sz w:val="16"/>
                <w:szCs w:val="16"/>
              </w:rPr>
              <w:t>0.0167</w:t>
            </w:r>
          </w:p>
        </w:tc>
        <w:tc>
          <w:tcPr>
            <w:tcW w:w="846" w:type="dxa"/>
            <w:vAlign w:val="center"/>
          </w:tcPr>
          <w:p w14:paraId="7C16372B" w14:textId="77777777" w:rsidR="004148A8" w:rsidRPr="004148A8" w:rsidRDefault="004148A8" w:rsidP="004148A8">
            <w:pPr>
              <w:ind w:firstLine="0"/>
              <w:rPr>
                <w:rFonts w:cs="Arial"/>
                <w:sz w:val="16"/>
                <w:szCs w:val="16"/>
              </w:rPr>
            </w:pPr>
            <w:r w:rsidRPr="004148A8">
              <w:rPr>
                <w:sz w:val="16"/>
                <w:szCs w:val="16"/>
              </w:rPr>
              <w:t>0.0167</w:t>
            </w:r>
          </w:p>
        </w:tc>
      </w:tr>
      <w:tr w:rsidR="004148A8" w:rsidRPr="004148A8" w14:paraId="11B44E3F" w14:textId="77777777" w:rsidTr="004148A8">
        <w:tc>
          <w:tcPr>
            <w:tcW w:w="2542" w:type="dxa"/>
            <w:vMerge/>
            <w:vAlign w:val="center"/>
          </w:tcPr>
          <w:p w14:paraId="31C3C454" w14:textId="77777777" w:rsidR="004148A8" w:rsidRPr="004148A8" w:rsidRDefault="004148A8" w:rsidP="004148A8">
            <w:pPr>
              <w:ind w:firstLine="0"/>
              <w:jc w:val="left"/>
              <w:rPr>
                <w:rFonts w:cs="Arial"/>
                <w:sz w:val="16"/>
                <w:szCs w:val="16"/>
              </w:rPr>
            </w:pPr>
          </w:p>
        </w:tc>
        <w:tc>
          <w:tcPr>
            <w:tcW w:w="425" w:type="dxa"/>
            <w:vMerge w:val="restart"/>
            <w:vAlign w:val="center"/>
          </w:tcPr>
          <w:p w14:paraId="3E4F9478" w14:textId="77777777" w:rsidR="004148A8" w:rsidRPr="004148A8" w:rsidRDefault="004148A8" w:rsidP="004148A8">
            <w:pPr>
              <w:ind w:firstLine="0"/>
              <w:rPr>
                <w:rFonts w:cs="Arial"/>
                <w:sz w:val="16"/>
                <w:szCs w:val="16"/>
              </w:rPr>
            </w:pPr>
            <w:r w:rsidRPr="004148A8">
              <w:rPr>
                <w:rFonts w:cs="Arial"/>
                <w:sz w:val="16"/>
                <w:szCs w:val="16"/>
              </w:rPr>
              <w:t>2</w:t>
            </w:r>
          </w:p>
        </w:tc>
        <w:tc>
          <w:tcPr>
            <w:tcW w:w="709" w:type="dxa"/>
            <w:tcBorders>
              <w:right w:val="single" w:sz="8" w:space="0" w:color="auto"/>
            </w:tcBorders>
            <w:vAlign w:val="center"/>
          </w:tcPr>
          <w:p w14:paraId="0DFFA427" w14:textId="77777777" w:rsidR="004148A8" w:rsidRPr="004148A8" w:rsidRDefault="004148A8" w:rsidP="004148A8">
            <w:pPr>
              <w:ind w:firstLine="0"/>
              <w:rPr>
                <w:rFonts w:cs="Arial"/>
                <w:sz w:val="16"/>
                <w:szCs w:val="16"/>
              </w:rPr>
            </w:pPr>
            <w:r w:rsidRPr="004148A8">
              <w:rPr>
                <w:sz w:val="16"/>
                <w:szCs w:val="16"/>
              </w:rPr>
              <w:t>0</w:t>
            </w:r>
          </w:p>
        </w:tc>
        <w:tc>
          <w:tcPr>
            <w:tcW w:w="709" w:type="dxa"/>
            <w:tcBorders>
              <w:left w:val="single" w:sz="8" w:space="0" w:color="auto"/>
            </w:tcBorders>
            <w:vAlign w:val="center"/>
          </w:tcPr>
          <w:p w14:paraId="23491681" w14:textId="77777777" w:rsidR="004148A8" w:rsidRPr="004148A8" w:rsidRDefault="004148A8" w:rsidP="004148A8">
            <w:pPr>
              <w:ind w:firstLine="0"/>
              <w:rPr>
                <w:rFonts w:cs="Arial"/>
                <w:sz w:val="16"/>
                <w:szCs w:val="16"/>
              </w:rPr>
            </w:pPr>
            <w:r w:rsidRPr="004148A8">
              <w:rPr>
                <w:sz w:val="16"/>
                <w:szCs w:val="16"/>
              </w:rPr>
              <w:t>40.2</w:t>
            </w:r>
          </w:p>
        </w:tc>
        <w:tc>
          <w:tcPr>
            <w:tcW w:w="708" w:type="dxa"/>
            <w:vAlign w:val="center"/>
          </w:tcPr>
          <w:p w14:paraId="45F11E64" w14:textId="77777777" w:rsidR="004148A8" w:rsidRPr="004148A8" w:rsidRDefault="004148A8" w:rsidP="004148A8">
            <w:pPr>
              <w:ind w:firstLine="0"/>
              <w:rPr>
                <w:rFonts w:cs="Arial"/>
                <w:sz w:val="16"/>
                <w:szCs w:val="16"/>
              </w:rPr>
            </w:pPr>
            <w:r w:rsidRPr="004148A8">
              <w:rPr>
                <w:sz w:val="16"/>
                <w:szCs w:val="16"/>
              </w:rPr>
              <w:t>47.7</w:t>
            </w:r>
          </w:p>
        </w:tc>
        <w:tc>
          <w:tcPr>
            <w:tcW w:w="709" w:type="dxa"/>
            <w:tcBorders>
              <w:right w:val="single" w:sz="8" w:space="0" w:color="auto"/>
            </w:tcBorders>
            <w:vAlign w:val="center"/>
          </w:tcPr>
          <w:p w14:paraId="4E27BFC3" w14:textId="77777777" w:rsidR="004148A8" w:rsidRPr="004148A8" w:rsidRDefault="004148A8" w:rsidP="004148A8">
            <w:pPr>
              <w:ind w:firstLine="0"/>
              <w:rPr>
                <w:rFonts w:cs="Arial"/>
                <w:sz w:val="16"/>
                <w:szCs w:val="16"/>
              </w:rPr>
            </w:pPr>
            <w:r w:rsidRPr="004148A8">
              <w:rPr>
                <w:sz w:val="16"/>
                <w:szCs w:val="16"/>
              </w:rPr>
              <w:t>47.7</w:t>
            </w:r>
          </w:p>
        </w:tc>
        <w:tc>
          <w:tcPr>
            <w:tcW w:w="709" w:type="dxa"/>
            <w:tcBorders>
              <w:left w:val="single" w:sz="8" w:space="0" w:color="auto"/>
            </w:tcBorders>
            <w:vAlign w:val="center"/>
          </w:tcPr>
          <w:p w14:paraId="65F48915" w14:textId="77777777" w:rsidR="004148A8" w:rsidRPr="004148A8" w:rsidRDefault="004148A8" w:rsidP="004148A8">
            <w:pPr>
              <w:ind w:firstLine="0"/>
              <w:rPr>
                <w:rFonts w:cs="Arial"/>
                <w:sz w:val="16"/>
                <w:szCs w:val="16"/>
              </w:rPr>
            </w:pPr>
            <w:r w:rsidRPr="004148A8">
              <w:rPr>
                <w:sz w:val="16"/>
                <w:szCs w:val="16"/>
              </w:rPr>
              <w:t>38.1</w:t>
            </w:r>
          </w:p>
        </w:tc>
        <w:tc>
          <w:tcPr>
            <w:tcW w:w="684" w:type="dxa"/>
            <w:vAlign w:val="center"/>
          </w:tcPr>
          <w:p w14:paraId="713BE462" w14:textId="77777777" w:rsidR="004148A8" w:rsidRPr="004148A8" w:rsidRDefault="004148A8" w:rsidP="004148A8">
            <w:pPr>
              <w:ind w:firstLine="0"/>
              <w:rPr>
                <w:rFonts w:cs="Arial"/>
                <w:sz w:val="16"/>
                <w:szCs w:val="16"/>
              </w:rPr>
            </w:pPr>
            <w:r w:rsidRPr="004148A8">
              <w:rPr>
                <w:sz w:val="16"/>
                <w:szCs w:val="16"/>
              </w:rPr>
              <w:t>40</w:t>
            </w:r>
          </w:p>
        </w:tc>
        <w:tc>
          <w:tcPr>
            <w:tcW w:w="673" w:type="dxa"/>
            <w:tcBorders>
              <w:right w:val="single" w:sz="8" w:space="0" w:color="auto"/>
            </w:tcBorders>
            <w:vAlign w:val="center"/>
          </w:tcPr>
          <w:p w14:paraId="21B58A2D" w14:textId="77777777" w:rsidR="004148A8" w:rsidRPr="004148A8" w:rsidRDefault="004148A8" w:rsidP="004148A8">
            <w:pPr>
              <w:ind w:firstLine="0"/>
              <w:rPr>
                <w:rFonts w:cs="Arial"/>
                <w:sz w:val="16"/>
                <w:szCs w:val="16"/>
              </w:rPr>
            </w:pPr>
            <w:r w:rsidRPr="004148A8">
              <w:rPr>
                <w:sz w:val="16"/>
                <w:szCs w:val="16"/>
              </w:rPr>
              <w:t>39.8</w:t>
            </w:r>
          </w:p>
        </w:tc>
        <w:tc>
          <w:tcPr>
            <w:tcW w:w="846" w:type="dxa"/>
            <w:tcBorders>
              <w:left w:val="single" w:sz="8" w:space="0" w:color="auto"/>
            </w:tcBorders>
            <w:vAlign w:val="center"/>
          </w:tcPr>
          <w:p w14:paraId="4C829C84" w14:textId="77777777" w:rsidR="004148A8" w:rsidRPr="004148A8" w:rsidRDefault="004148A8" w:rsidP="004148A8">
            <w:pPr>
              <w:ind w:firstLine="0"/>
              <w:rPr>
                <w:rFonts w:cs="Arial"/>
                <w:sz w:val="16"/>
                <w:szCs w:val="16"/>
              </w:rPr>
            </w:pPr>
            <w:r w:rsidRPr="004148A8">
              <w:rPr>
                <w:sz w:val="16"/>
                <w:szCs w:val="16"/>
              </w:rPr>
              <w:t>0.00177</w:t>
            </w:r>
          </w:p>
        </w:tc>
        <w:tc>
          <w:tcPr>
            <w:tcW w:w="846" w:type="dxa"/>
            <w:vAlign w:val="center"/>
          </w:tcPr>
          <w:p w14:paraId="49BB4852" w14:textId="77777777" w:rsidR="004148A8" w:rsidRPr="004148A8" w:rsidRDefault="004148A8" w:rsidP="004148A8">
            <w:pPr>
              <w:ind w:firstLine="0"/>
              <w:rPr>
                <w:rFonts w:cs="Arial"/>
                <w:sz w:val="16"/>
                <w:szCs w:val="16"/>
              </w:rPr>
            </w:pPr>
            <w:r w:rsidRPr="004148A8">
              <w:rPr>
                <w:sz w:val="16"/>
                <w:szCs w:val="16"/>
              </w:rPr>
              <w:t>0.000086</w:t>
            </w:r>
          </w:p>
        </w:tc>
        <w:tc>
          <w:tcPr>
            <w:tcW w:w="846" w:type="dxa"/>
            <w:vAlign w:val="center"/>
          </w:tcPr>
          <w:p w14:paraId="30D25FDC" w14:textId="77777777" w:rsidR="004148A8" w:rsidRPr="004148A8" w:rsidRDefault="004148A8" w:rsidP="004148A8">
            <w:pPr>
              <w:ind w:firstLine="0"/>
              <w:rPr>
                <w:rFonts w:cs="Arial"/>
                <w:sz w:val="16"/>
                <w:szCs w:val="16"/>
              </w:rPr>
            </w:pPr>
            <w:r w:rsidRPr="004148A8">
              <w:rPr>
                <w:sz w:val="16"/>
                <w:szCs w:val="16"/>
              </w:rPr>
              <w:t>0.00031</w:t>
            </w:r>
          </w:p>
        </w:tc>
      </w:tr>
      <w:tr w:rsidR="004148A8" w:rsidRPr="004148A8" w14:paraId="5154D74D" w14:textId="77777777" w:rsidTr="004148A8">
        <w:tc>
          <w:tcPr>
            <w:tcW w:w="2542" w:type="dxa"/>
            <w:vMerge/>
            <w:vAlign w:val="center"/>
          </w:tcPr>
          <w:p w14:paraId="4D2A79C3" w14:textId="77777777" w:rsidR="004148A8" w:rsidRPr="004148A8" w:rsidRDefault="004148A8" w:rsidP="004148A8">
            <w:pPr>
              <w:ind w:firstLine="0"/>
              <w:jc w:val="left"/>
              <w:rPr>
                <w:rFonts w:cs="Arial"/>
                <w:sz w:val="16"/>
                <w:szCs w:val="16"/>
              </w:rPr>
            </w:pPr>
          </w:p>
        </w:tc>
        <w:tc>
          <w:tcPr>
            <w:tcW w:w="425" w:type="dxa"/>
            <w:vMerge/>
            <w:vAlign w:val="center"/>
          </w:tcPr>
          <w:p w14:paraId="718E147D"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72B4F9C4" w14:textId="77777777" w:rsidR="004148A8" w:rsidRPr="004148A8" w:rsidRDefault="004148A8" w:rsidP="004148A8">
            <w:pPr>
              <w:ind w:firstLine="0"/>
              <w:rPr>
                <w:rFonts w:cs="Arial"/>
                <w:sz w:val="16"/>
                <w:szCs w:val="16"/>
              </w:rPr>
            </w:pPr>
            <w:r w:rsidRPr="004148A8">
              <w:rPr>
                <w:sz w:val="16"/>
                <w:szCs w:val="16"/>
              </w:rPr>
              <w:t>0.05</w:t>
            </w:r>
          </w:p>
        </w:tc>
        <w:tc>
          <w:tcPr>
            <w:tcW w:w="709" w:type="dxa"/>
            <w:tcBorders>
              <w:left w:val="single" w:sz="8" w:space="0" w:color="auto"/>
            </w:tcBorders>
            <w:vAlign w:val="center"/>
          </w:tcPr>
          <w:p w14:paraId="23DEC5DF" w14:textId="77777777" w:rsidR="004148A8" w:rsidRPr="004148A8" w:rsidRDefault="004148A8" w:rsidP="004148A8">
            <w:pPr>
              <w:ind w:firstLine="0"/>
              <w:rPr>
                <w:rFonts w:cs="Arial"/>
                <w:sz w:val="16"/>
                <w:szCs w:val="16"/>
              </w:rPr>
            </w:pPr>
            <w:r w:rsidRPr="004148A8">
              <w:rPr>
                <w:sz w:val="16"/>
                <w:szCs w:val="16"/>
              </w:rPr>
              <w:t>40</w:t>
            </w:r>
          </w:p>
        </w:tc>
        <w:tc>
          <w:tcPr>
            <w:tcW w:w="708" w:type="dxa"/>
            <w:vAlign w:val="center"/>
          </w:tcPr>
          <w:p w14:paraId="3459C49E" w14:textId="77777777" w:rsidR="004148A8" w:rsidRPr="004148A8" w:rsidRDefault="004148A8" w:rsidP="004148A8">
            <w:pPr>
              <w:ind w:firstLine="0"/>
              <w:rPr>
                <w:rFonts w:cs="Arial"/>
                <w:sz w:val="16"/>
                <w:szCs w:val="16"/>
              </w:rPr>
            </w:pPr>
            <w:r w:rsidRPr="004148A8">
              <w:rPr>
                <w:sz w:val="16"/>
                <w:szCs w:val="16"/>
              </w:rPr>
              <w:t>45.2</w:t>
            </w:r>
          </w:p>
        </w:tc>
        <w:tc>
          <w:tcPr>
            <w:tcW w:w="709" w:type="dxa"/>
            <w:tcBorders>
              <w:right w:val="single" w:sz="8" w:space="0" w:color="auto"/>
            </w:tcBorders>
            <w:vAlign w:val="center"/>
          </w:tcPr>
          <w:p w14:paraId="72D8BB9C" w14:textId="77777777" w:rsidR="004148A8" w:rsidRPr="004148A8" w:rsidRDefault="004148A8" w:rsidP="004148A8">
            <w:pPr>
              <w:ind w:firstLine="0"/>
              <w:rPr>
                <w:rFonts w:cs="Arial"/>
                <w:sz w:val="16"/>
                <w:szCs w:val="16"/>
              </w:rPr>
            </w:pPr>
            <w:r w:rsidRPr="004148A8">
              <w:rPr>
                <w:sz w:val="16"/>
                <w:szCs w:val="16"/>
              </w:rPr>
              <w:t>40.2</w:t>
            </w:r>
          </w:p>
        </w:tc>
        <w:tc>
          <w:tcPr>
            <w:tcW w:w="709" w:type="dxa"/>
            <w:tcBorders>
              <w:left w:val="single" w:sz="8" w:space="0" w:color="auto"/>
            </w:tcBorders>
            <w:vAlign w:val="center"/>
          </w:tcPr>
          <w:p w14:paraId="7FA2442F" w14:textId="77777777" w:rsidR="004148A8" w:rsidRPr="004148A8" w:rsidRDefault="004148A8" w:rsidP="004148A8">
            <w:pPr>
              <w:ind w:firstLine="0"/>
              <w:rPr>
                <w:rFonts w:cs="Arial"/>
                <w:sz w:val="16"/>
                <w:szCs w:val="16"/>
              </w:rPr>
            </w:pPr>
            <w:r w:rsidRPr="004148A8">
              <w:rPr>
                <w:sz w:val="16"/>
                <w:szCs w:val="16"/>
              </w:rPr>
              <w:t>145.8</w:t>
            </w:r>
          </w:p>
        </w:tc>
        <w:tc>
          <w:tcPr>
            <w:tcW w:w="684" w:type="dxa"/>
            <w:vAlign w:val="center"/>
          </w:tcPr>
          <w:p w14:paraId="0F1EAA4D" w14:textId="77777777" w:rsidR="004148A8" w:rsidRPr="004148A8" w:rsidRDefault="004148A8" w:rsidP="004148A8">
            <w:pPr>
              <w:ind w:firstLine="0"/>
              <w:rPr>
                <w:rFonts w:cs="Arial"/>
                <w:sz w:val="16"/>
                <w:szCs w:val="16"/>
              </w:rPr>
            </w:pPr>
            <w:r w:rsidRPr="004148A8">
              <w:rPr>
                <w:sz w:val="16"/>
                <w:szCs w:val="16"/>
              </w:rPr>
              <w:t>38.3</w:t>
            </w:r>
          </w:p>
        </w:tc>
        <w:tc>
          <w:tcPr>
            <w:tcW w:w="673" w:type="dxa"/>
            <w:tcBorders>
              <w:right w:val="single" w:sz="8" w:space="0" w:color="auto"/>
            </w:tcBorders>
            <w:vAlign w:val="center"/>
          </w:tcPr>
          <w:p w14:paraId="2677FCC1" w14:textId="77777777" w:rsidR="004148A8" w:rsidRPr="004148A8" w:rsidRDefault="004148A8" w:rsidP="004148A8">
            <w:pPr>
              <w:ind w:firstLine="0"/>
              <w:rPr>
                <w:rFonts w:cs="Arial"/>
                <w:sz w:val="16"/>
                <w:szCs w:val="16"/>
              </w:rPr>
            </w:pPr>
            <w:r w:rsidRPr="004148A8">
              <w:rPr>
                <w:sz w:val="16"/>
                <w:szCs w:val="16"/>
              </w:rPr>
              <w:t>106.9</w:t>
            </w:r>
          </w:p>
        </w:tc>
        <w:tc>
          <w:tcPr>
            <w:tcW w:w="846" w:type="dxa"/>
            <w:tcBorders>
              <w:left w:val="single" w:sz="8" w:space="0" w:color="auto"/>
            </w:tcBorders>
            <w:vAlign w:val="center"/>
          </w:tcPr>
          <w:p w14:paraId="6428351A" w14:textId="77777777" w:rsidR="004148A8" w:rsidRPr="004148A8" w:rsidRDefault="004148A8" w:rsidP="004148A8">
            <w:pPr>
              <w:ind w:firstLine="0"/>
              <w:rPr>
                <w:rFonts w:cs="Arial"/>
                <w:sz w:val="16"/>
                <w:szCs w:val="16"/>
              </w:rPr>
            </w:pPr>
            <w:r w:rsidRPr="004148A8">
              <w:rPr>
                <w:sz w:val="16"/>
                <w:szCs w:val="16"/>
              </w:rPr>
              <w:t>7.9779</w:t>
            </w:r>
          </w:p>
        </w:tc>
        <w:tc>
          <w:tcPr>
            <w:tcW w:w="846" w:type="dxa"/>
            <w:vAlign w:val="center"/>
          </w:tcPr>
          <w:p w14:paraId="758A211A" w14:textId="77777777" w:rsidR="004148A8" w:rsidRPr="004148A8" w:rsidRDefault="004148A8" w:rsidP="004148A8">
            <w:pPr>
              <w:ind w:firstLine="0"/>
              <w:rPr>
                <w:rFonts w:cs="Arial"/>
                <w:sz w:val="16"/>
                <w:szCs w:val="16"/>
              </w:rPr>
            </w:pPr>
            <w:r w:rsidRPr="004148A8">
              <w:rPr>
                <w:sz w:val="16"/>
                <w:szCs w:val="16"/>
              </w:rPr>
              <w:t>0.4647</w:t>
            </w:r>
          </w:p>
        </w:tc>
        <w:tc>
          <w:tcPr>
            <w:tcW w:w="846" w:type="dxa"/>
            <w:vAlign w:val="center"/>
          </w:tcPr>
          <w:p w14:paraId="4F24C98C" w14:textId="77777777" w:rsidR="004148A8" w:rsidRPr="004148A8" w:rsidRDefault="004148A8" w:rsidP="004148A8">
            <w:pPr>
              <w:ind w:firstLine="0"/>
              <w:rPr>
                <w:rFonts w:cs="Arial"/>
                <w:sz w:val="16"/>
                <w:szCs w:val="16"/>
              </w:rPr>
            </w:pPr>
            <w:r w:rsidRPr="004148A8">
              <w:rPr>
                <w:sz w:val="16"/>
                <w:szCs w:val="16"/>
              </w:rPr>
              <w:t>3.9794</w:t>
            </w:r>
          </w:p>
        </w:tc>
      </w:tr>
      <w:tr w:rsidR="004148A8" w:rsidRPr="004148A8" w14:paraId="07812B76" w14:textId="77777777" w:rsidTr="004148A8">
        <w:tc>
          <w:tcPr>
            <w:tcW w:w="2542" w:type="dxa"/>
            <w:vMerge/>
            <w:vAlign w:val="center"/>
          </w:tcPr>
          <w:p w14:paraId="3ED47DD7" w14:textId="77777777" w:rsidR="004148A8" w:rsidRPr="004148A8" w:rsidRDefault="004148A8" w:rsidP="004148A8">
            <w:pPr>
              <w:ind w:firstLine="0"/>
              <w:jc w:val="left"/>
              <w:rPr>
                <w:rFonts w:cs="Arial"/>
                <w:sz w:val="16"/>
                <w:szCs w:val="16"/>
              </w:rPr>
            </w:pPr>
          </w:p>
        </w:tc>
        <w:tc>
          <w:tcPr>
            <w:tcW w:w="425" w:type="dxa"/>
            <w:vMerge/>
            <w:vAlign w:val="center"/>
          </w:tcPr>
          <w:p w14:paraId="78EC64EA"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1FE84D9C" w14:textId="77777777" w:rsidR="004148A8" w:rsidRPr="004148A8" w:rsidRDefault="004148A8" w:rsidP="004148A8">
            <w:pPr>
              <w:ind w:firstLine="0"/>
              <w:rPr>
                <w:rFonts w:cs="Arial"/>
                <w:b/>
                <w:sz w:val="16"/>
                <w:szCs w:val="16"/>
              </w:rPr>
            </w:pPr>
            <w:r w:rsidRPr="004148A8">
              <w:rPr>
                <w:b/>
                <w:sz w:val="16"/>
                <w:szCs w:val="16"/>
              </w:rPr>
              <w:t>0.10</w:t>
            </w:r>
          </w:p>
        </w:tc>
        <w:tc>
          <w:tcPr>
            <w:tcW w:w="709" w:type="dxa"/>
            <w:tcBorders>
              <w:left w:val="single" w:sz="8" w:space="0" w:color="auto"/>
            </w:tcBorders>
            <w:vAlign w:val="center"/>
          </w:tcPr>
          <w:p w14:paraId="2DF62307" w14:textId="77777777" w:rsidR="004148A8" w:rsidRPr="004148A8" w:rsidRDefault="004148A8" w:rsidP="004148A8">
            <w:pPr>
              <w:ind w:firstLine="0"/>
              <w:rPr>
                <w:rFonts w:cs="Arial"/>
                <w:b/>
                <w:sz w:val="16"/>
                <w:szCs w:val="16"/>
              </w:rPr>
            </w:pPr>
            <w:r w:rsidRPr="004148A8">
              <w:rPr>
                <w:b/>
                <w:sz w:val="16"/>
                <w:szCs w:val="16"/>
              </w:rPr>
              <w:t>40.2</w:t>
            </w:r>
          </w:p>
        </w:tc>
        <w:tc>
          <w:tcPr>
            <w:tcW w:w="708" w:type="dxa"/>
            <w:vAlign w:val="center"/>
          </w:tcPr>
          <w:p w14:paraId="56AA96B6" w14:textId="77777777" w:rsidR="004148A8" w:rsidRPr="004148A8" w:rsidRDefault="004148A8" w:rsidP="004148A8">
            <w:pPr>
              <w:ind w:firstLine="0"/>
              <w:rPr>
                <w:rFonts w:cs="Arial"/>
                <w:b/>
                <w:sz w:val="16"/>
                <w:szCs w:val="16"/>
              </w:rPr>
            </w:pPr>
            <w:r w:rsidRPr="004148A8">
              <w:rPr>
                <w:b/>
                <w:sz w:val="16"/>
                <w:szCs w:val="16"/>
              </w:rPr>
              <w:t>45.2</w:t>
            </w:r>
          </w:p>
        </w:tc>
        <w:tc>
          <w:tcPr>
            <w:tcW w:w="709" w:type="dxa"/>
            <w:tcBorders>
              <w:right w:val="single" w:sz="8" w:space="0" w:color="auto"/>
            </w:tcBorders>
            <w:vAlign w:val="center"/>
          </w:tcPr>
          <w:p w14:paraId="6964B5C8" w14:textId="77777777" w:rsidR="004148A8" w:rsidRPr="004148A8" w:rsidRDefault="004148A8" w:rsidP="004148A8">
            <w:pPr>
              <w:ind w:firstLine="0"/>
              <w:rPr>
                <w:rFonts w:cs="Arial"/>
                <w:b/>
                <w:sz w:val="16"/>
                <w:szCs w:val="16"/>
              </w:rPr>
            </w:pPr>
            <w:r w:rsidRPr="004148A8">
              <w:rPr>
                <w:b/>
                <w:sz w:val="16"/>
                <w:szCs w:val="16"/>
              </w:rPr>
              <w:t>40.2</w:t>
            </w:r>
          </w:p>
        </w:tc>
        <w:tc>
          <w:tcPr>
            <w:tcW w:w="709" w:type="dxa"/>
            <w:tcBorders>
              <w:left w:val="single" w:sz="8" w:space="0" w:color="auto"/>
            </w:tcBorders>
            <w:vAlign w:val="center"/>
          </w:tcPr>
          <w:p w14:paraId="579EA88D" w14:textId="77777777" w:rsidR="004148A8" w:rsidRPr="004148A8" w:rsidRDefault="004148A8" w:rsidP="004148A8">
            <w:pPr>
              <w:ind w:firstLine="0"/>
              <w:rPr>
                <w:rFonts w:cs="Arial"/>
                <w:b/>
                <w:sz w:val="16"/>
                <w:szCs w:val="16"/>
              </w:rPr>
            </w:pPr>
            <w:r w:rsidRPr="004148A8">
              <w:rPr>
                <w:b/>
                <w:sz w:val="16"/>
                <w:szCs w:val="16"/>
              </w:rPr>
              <w:t>196.3</w:t>
            </w:r>
          </w:p>
        </w:tc>
        <w:tc>
          <w:tcPr>
            <w:tcW w:w="684" w:type="dxa"/>
            <w:vAlign w:val="center"/>
          </w:tcPr>
          <w:p w14:paraId="7CB4FC77" w14:textId="77777777" w:rsidR="004148A8" w:rsidRPr="004148A8" w:rsidRDefault="004148A8" w:rsidP="004148A8">
            <w:pPr>
              <w:ind w:firstLine="0"/>
              <w:rPr>
                <w:rFonts w:cs="Arial"/>
                <w:b/>
                <w:sz w:val="16"/>
                <w:szCs w:val="16"/>
              </w:rPr>
            </w:pPr>
            <w:r w:rsidRPr="004148A8">
              <w:rPr>
                <w:b/>
                <w:sz w:val="16"/>
                <w:szCs w:val="16"/>
              </w:rPr>
              <w:t>38.1</w:t>
            </w:r>
          </w:p>
        </w:tc>
        <w:tc>
          <w:tcPr>
            <w:tcW w:w="673" w:type="dxa"/>
            <w:tcBorders>
              <w:right w:val="single" w:sz="8" w:space="0" w:color="auto"/>
            </w:tcBorders>
            <w:vAlign w:val="center"/>
          </w:tcPr>
          <w:p w14:paraId="464659DD" w14:textId="77777777" w:rsidR="004148A8" w:rsidRPr="004148A8" w:rsidRDefault="004148A8" w:rsidP="004148A8">
            <w:pPr>
              <w:ind w:firstLine="0"/>
              <w:rPr>
                <w:rFonts w:cs="Arial"/>
                <w:b/>
                <w:sz w:val="16"/>
                <w:szCs w:val="16"/>
              </w:rPr>
            </w:pPr>
            <w:r w:rsidRPr="004148A8">
              <w:rPr>
                <w:b/>
                <w:sz w:val="16"/>
                <w:szCs w:val="16"/>
              </w:rPr>
              <w:t>135.6</w:t>
            </w:r>
          </w:p>
        </w:tc>
        <w:tc>
          <w:tcPr>
            <w:tcW w:w="846" w:type="dxa"/>
            <w:tcBorders>
              <w:left w:val="single" w:sz="8" w:space="0" w:color="auto"/>
            </w:tcBorders>
            <w:vAlign w:val="center"/>
          </w:tcPr>
          <w:p w14:paraId="13F25E36" w14:textId="77777777" w:rsidR="004148A8" w:rsidRPr="004148A8" w:rsidRDefault="004148A8" w:rsidP="004148A8">
            <w:pPr>
              <w:ind w:firstLine="0"/>
              <w:rPr>
                <w:rFonts w:cs="Arial"/>
                <w:b/>
                <w:sz w:val="16"/>
                <w:szCs w:val="16"/>
              </w:rPr>
            </w:pPr>
            <w:r w:rsidRPr="004148A8">
              <w:rPr>
                <w:b/>
                <w:sz w:val="16"/>
                <w:szCs w:val="16"/>
              </w:rPr>
              <w:t>5.1017</w:t>
            </w:r>
          </w:p>
        </w:tc>
        <w:tc>
          <w:tcPr>
            <w:tcW w:w="846" w:type="dxa"/>
            <w:vAlign w:val="center"/>
          </w:tcPr>
          <w:p w14:paraId="5414F8CF" w14:textId="77777777" w:rsidR="004148A8" w:rsidRPr="004148A8" w:rsidRDefault="004148A8" w:rsidP="004148A8">
            <w:pPr>
              <w:ind w:firstLine="0"/>
              <w:rPr>
                <w:rFonts w:cs="Arial"/>
                <w:b/>
                <w:sz w:val="16"/>
                <w:szCs w:val="16"/>
              </w:rPr>
            </w:pPr>
            <w:r w:rsidRPr="004148A8">
              <w:rPr>
                <w:b/>
                <w:sz w:val="16"/>
                <w:szCs w:val="16"/>
              </w:rPr>
              <w:t>0.1592</w:t>
            </w:r>
          </w:p>
        </w:tc>
        <w:tc>
          <w:tcPr>
            <w:tcW w:w="846" w:type="dxa"/>
            <w:vAlign w:val="center"/>
          </w:tcPr>
          <w:p w14:paraId="439A0A12" w14:textId="77777777" w:rsidR="004148A8" w:rsidRPr="004148A8" w:rsidRDefault="004148A8" w:rsidP="004148A8">
            <w:pPr>
              <w:ind w:firstLine="0"/>
              <w:rPr>
                <w:rFonts w:cs="Arial"/>
                <w:b/>
                <w:sz w:val="16"/>
                <w:szCs w:val="16"/>
              </w:rPr>
            </w:pPr>
            <w:r w:rsidRPr="004148A8">
              <w:rPr>
                <w:b/>
                <w:sz w:val="16"/>
                <w:szCs w:val="16"/>
              </w:rPr>
              <w:t>2.5483</w:t>
            </w:r>
          </w:p>
        </w:tc>
      </w:tr>
      <w:tr w:rsidR="004148A8" w:rsidRPr="004148A8" w14:paraId="1CA6A9BD" w14:textId="77777777" w:rsidTr="004148A8">
        <w:tc>
          <w:tcPr>
            <w:tcW w:w="2542" w:type="dxa"/>
            <w:vMerge/>
            <w:vAlign w:val="center"/>
          </w:tcPr>
          <w:p w14:paraId="016CF5F5" w14:textId="77777777" w:rsidR="004148A8" w:rsidRPr="004148A8" w:rsidRDefault="004148A8" w:rsidP="004148A8">
            <w:pPr>
              <w:ind w:firstLine="0"/>
              <w:jc w:val="left"/>
              <w:rPr>
                <w:rFonts w:cs="Arial"/>
                <w:sz w:val="16"/>
                <w:szCs w:val="16"/>
              </w:rPr>
            </w:pPr>
          </w:p>
        </w:tc>
        <w:tc>
          <w:tcPr>
            <w:tcW w:w="425" w:type="dxa"/>
            <w:vMerge/>
            <w:vAlign w:val="center"/>
          </w:tcPr>
          <w:p w14:paraId="4C24724C"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2D41B397" w14:textId="77777777" w:rsidR="004148A8" w:rsidRPr="004148A8" w:rsidRDefault="004148A8" w:rsidP="004148A8">
            <w:pPr>
              <w:ind w:firstLine="0"/>
              <w:rPr>
                <w:rFonts w:cs="Arial"/>
                <w:sz w:val="16"/>
                <w:szCs w:val="16"/>
              </w:rPr>
            </w:pPr>
            <w:r w:rsidRPr="004148A8">
              <w:rPr>
                <w:sz w:val="16"/>
                <w:szCs w:val="16"/>
              </w:rPr>
              <w:t>0.20</w:t>
            </w:r>
          </w:p>
        </w:tc>
        <w:tc>
          <w:tcPr>
            <w:tcW w:w="709" w:type="dxa"/>
            <w:tcBorders>
              <w:left w:val="single" w:sz="8" w:space="0" w:color="auto"/>
            </w:tcBorders>
            <w:vAlign w:val="center"/>
          </w:tcPr>
          <w:p w14:paraId="4C936EF6" w14:textId="77777777" w:rsidR="004148A8" w:rsidRPr="004148A8" w:rsidRDefault="004148A8" w:rsidP="004148A8">
            <w:pPr>
              <w:ind w:firstLine="0"/>
              <w:rPr>
                <w:rFonts w:cs="Arial"/>
                <w:sz w:val="16"/>
                <w:szCs w:val="16"/>
              </w:rPr>
            </w:pPr>
            <w:r w:rsidRPr="004148A8">
              <w:rPr>
                <w:sz w:val="16"/>
                <w:szCs w:val="16"/>
              </w:rPr>
              <w:t>33.8</w:t>
            </w:r>
          </w:p>
        </w:tc>
        <w:tc>
          <w:tcPr>
            <w:tcW w:w="708" w:type="dxa"/>
            <w:vAlign w:val="center"/>
          </w:tcPr>
          <w:p w14:paraId="4F14BBAB" w14:textId="77777777" w:rsidR="004148A8" w:rsidRPr="004148A8" w:rsidRDefault="004148A8" w:rsidP="004148A8">
            <w:pPr>
              <w:ind w:firstLine="0"/>
              <w:rPr>
                <w:rFonts w:cs="Arial"/>
                <w:sz w:val="16"/>
                <w:szCs w:val="16"/>
              </w:rPr>
            </w:pPr>
            <w:r w:rsidRPr="004148A8">
              <w:rPr>
                <w:sz w:val="16"/>
                <w:szCs w:val="16"/>
              </w:rPr>
              <w:t>45.2</w:t>
            </w:r>
          </w:p>
        </w:tc>
        <w:tc>
          <w:tcPr>
            <w:tcW w:w="709" w:type="dxa"/>
            <w:tcBorders>
              <w:right w:val="single" w:sz="8" w:space="0" w:color="auto"/>
            </w:tcBorders>
            <w:vAlign w:val="center"/>
          </w:tcPr>
          <w:p w14:paraId="697062F7" w14:textId="77777777" w:rsidR="004148A8" w:rsidRPr="004148A8" w:rsidRDefault="004148A8" w:rsidP="004148A8">
            <w:pPr>
              <w:ind w:firstLine="0"/>
              <w:rPr>
                <w:rFonts w:cs="Arial"/>
                <w:sz w:val="16"/>
                <w:szCs w:val="16"/>
              </w:rPr>
            </w:pPr>
            <w:r w:rsidRPr="004148A8">
              <w:rPr>
                <w:sz w:val="16"/>
                <w:szCs w:val="16"/>
              </w:rPr>
              <w:t>40.2</w:t>
            </w:r>
          </w:p>
        </w:tc>
        <w:tc>
          <w:tcPr>
            <w:tcW w:w="709" w:type="dxa"/>
            <w:tcBorders>
              <w:left w:val="single" w:sz="8" w:space="0" w:color="auto"/>
            </w:tcBorders>
            <w:vAlign w:val="center"/>
          </w:tcPr>
          <w:p w14:paraId="17918163" w14:textId="77777777" w:rsidR="004148A8" w:rsidRPr="004148A8" w:rsidRDefault="004148A8" w:rsidP="004148A8">
            <w:pPr>
              <w:ind w:firstLine="0"/>
              <w:rPr>
                <w:rFonts w:cs="Arial"/>
                <w:sz w:val="16"/>
                <w:szCs w:val="16"/>
              </w:rPr>
            </w:pPr>
            <w:r w:rsidRPr="004148A8">
              <w:rPr>
                <w:sz w:val="16"/>
                <w:szCs w:val="16"/>
              </w:rPr>
              <w:t>245.6</w:t>
            </w:r>
          </w:p>
        </w:tc>
        <w:tc>
          <w:tcPr>
            <w:tcW w:w="684" w:type="dxa"/>
            <w:vAlign w:val="center"/>
          </w:tcPr>
          <w:p w14:paraId="441D7CC5" w14:textId="77777777" w:rsidR="004148A8" w:rsidRPr="004148A8" w:rsidRDefault="004148A8" w:rsidP="004148A8">
            <w:pPr>
              <w:ind w:firstLine="0"/>
              <w:rPr>
                <w:rFonts w:cs="Arial"/>
                <w:sz w:val="16"/>
                <w:szCs w:val="16"/>
              </w:rPr>
            </w:pPr>
            <w:r w:rsidRPr="004148A8">
              <w:rPr>
                <w:sz w:val="16"/>
                <w:szCs w:val="16"/>
              </w:rPr>
              <w:t>38.1</w:t>
            </w:r>
          </w:p>
        </w:tc>
        <w:tc>
          <w:tcPr>
            <w:tcW w:w="673" w:type="dxa"/>
            <w:tcBorders>
              <w:right w:val="single" w:sz="8" w:space="0" w:color="auto"/>
            </w:tcBorders>
            <w:vAlign w:val="center"/>
          </w:tcPr>
          <w:p w14:paraId="3A48682F" w14:textId="77777777" w:rsidR="004148A8" w:rsidRPr="004148A8" w:rsidRDefault="004148A8" w:rsidP="004148A8">
            <w:pPr>
              <w:ind w:firstLine="0"/>
              <w:rPr>
                <w:rFonts w:cs="Arial"/>
                <w:sz w:val="16"/>
                <w:szCs w:val="16"/>
              </w:rPr>
            </w:pPr>
            <w:r w:rsidRPr="004148A8">
              <w:rPr>
                <w:sz w:val="16"/>
                <w:szCs w:val="16"/>
              </w:rPr>
              <w:t>115.6</w:t>
            </w:r>
          </w:p>
        </w:tc>
        <w:tc>
          <w:tcPr>
            <w:tcW w:w="846" w:type="dxa"/>
            <w:tcBorders>
              <w:left w:val="single" w:sz="8" w:space="0" w:color="auto"/>
            </w:tcBorders>
            <w:vAlign w:val="center"/>
          </w:tcPr>
          <w:p w14:paraId="06D1AC05" w14:textId="77777777" w:rsidR="004148A8" w:rsidRPr="004148A8" w:rsidRDefault="004148A8" w:rsidP="004148A8">
            <w:pPr>
              <w:ind w:firstLine="0"/>
              <w:rPr>
                <w:rFonts w:cs="Arial"/>
                <w:sz w:val="16"/>
                <w:szCs w:val="16"/>
              </w:rPr>
            </w:pPr>
            <w:r w:rsidRPr="004148A8">
              <w:rPr>
                <w:sz w:val="16"/>
                <w:szCs w:val="16"/>
              </w:rPr>
              <w:t>2.9591</w:t>
            </w:r>
          </w:p>
        </w:tc>
        <w:tc>
          <w:tcPr>
            <w:tcW w:w="846" w:type="dxa"/>
            <w:vAlign w:val="center"/>
          </w:tcPr>
          <w:p w14:paraId="34C0E03C" w14:textId="77777777" w:rsidR="004148A8" w:rsidRPr="004148A8" w:rsidRDefault="004148A8" w:rsidP="004148A8">
            <w:pPr>
              <w:ind w:firstLine="0"/>
              <w:rPr>
                <w:rFonts w:cs="Arial"/>
                <w:sz w:val="16"/>
                <w:szCs w:val="16"/>
              </w:rPr>
            </w:pPr>
            <w:r w:rsidRPr="004148A8">
              <w:rPr>
                <w:sz w:val="16"/>
                <w:szCs w:val="16"/>
              </w:rPr>
              <w:t>0.0494</w:t>
            </w:r>
          </w:p>
        </w:tc>
        <w:tc>
          <w:tcPr>
            <w:tcW w:w="846" w:type="dxa"/>
            <w:vAlign w:val="center"/>
          </w:tcPr>
          <w:p w14:paraId="66671BE9" w14:textId="77777777" w:rsidR="004148A8" w:rsidRPr="004148A8" w:rsidRDefault="004148A8" w:rsidP="004148A8">
            <w:pPr>
              <w:ind w:firstLine="0"/>
              <w:rPr>
                <w:rFonts w:cs="Arial"/>
                <w:sz w:val="16"/>
                <w:szCs w:val="16"/>
              </w:rPr>
            </w:pPr>
            <w:r w:rsidRPr="004148A8">
              <w:rPr>
                <w:sz w:val="16"/>
                <w:szCs w:val="16"/>
              </w:rPr>
              <w:t>1.4792</w:t>
            </w:r>
          </w:p>
        </w:tc>
      </w:tr>
      <w:tr w:rsidR="004148A8" w:rsidRPr="004148A8" w14:paraId="3049551F" w14:textId="77777777" w:rsidTr="004148A8">
        <w:tc>
          <w:tcPr>
            <w:tcW w:w="2542" w:type="dxa"/>
            <w:vMerge/>
            <w:vAlign w:val="center"/>
          </w:tcPr>
          <w:p w14:paraId="40CA874F" w14:textId="77777777" w:rsidR="004148A8" w:rsidRPr="004148A8" w:rsidRDefault="004148A8" w:rsidP="004148A8">
            <w:pPr>
              <w:ind w:firstLine="0"/>
              <w:jc w:val="left"/>
              <w:rPr>
                <w:rFonts w:cs="Arial"/>
                <w:sz w:val="16"/>
                <w:szCs w:val="16"/>
              </w:rPr>
            </w:pPr>
          </w:p>
        </w:tc>
        <w:tc>
          <w:tcPr>
            <w:tcW w:w="425" w:type="dxa"/>
            <w:vMerge/>
            <w:vAlign w:val="center"/>
          </w:tcPr>
          <w:p w14:paraId="34B5BEC3" w14:textId="77777777" w:rsidR="004148A8" w:rsidRPr="004148A8" w:rsidRDefault="004148A8" w:rsidP="004148A8">
            <w:pPr>
              <w:ind w:firstLine="0"/>
              <w:rPr>
                <w:rFonts w:cs="Arial"/>
                <w:sz w:val="16"/>
                <w:szCs w:val="16"/>
              </w:rPr>
            </w:pPr>
          </w:p>
        </w:tc>
        <w:tc>
          <w:tcPr>
            <w:tcW w:w="709" w:type="dxa"/>
            <w:tcBorders>
              <w:right w:val="single" w:sz="8" w:space="0" w:color="auto"/>
            </w:tcBorders>
            <w:vAlign w:val="center"/>
          </w:tcPr>
          <w:p w14:paraId="3B64093F" w14:textId="77777777" w:rsidR="004148A8" w:rsidRPr="004148A8" w:rsidRDefault="004148A8" w:rsidP="004148A8">
            <w:pPr>
              <w:ind w:firstLine="0"/>
              <w:rPr>
                <w:rFonts w:cs="Arial"/>
                <w:sz w:val="16"/>
                <w:szCs w:val="16"/>
              </w:rPr>
            </w:pPr>
            <w:r w:rsidRPr="004148A8">
              <w:rPr>
                <w:sz w:val="16"/>
                <w:szCs w:val="16"/>
              </w:rPr>
              <w:t>0.40</w:t>
            </w:r>
          </w:p>
        </w:tc>
        <w:tc>
          <w:tcPr>
            <w:tcW w:w="709" w:type="dxa"/>
            <w:tcBorders>
              <w:left w:val="single" w:sz="8" w:space="0" w:color="auto"/>
            </w:tcBorders>
            <w:vAlign w:val="center"/>
          </w:tcPr>
          <w:p w14:paraId="07C37787" w14:textId="77777777" w:rsidR="004148A8" w:rsidRPr="004148A8" w:rsidRDefault="004148A8" w:rsidP="004148A8">
            <w:pPr>
              <w:ind w:firstLine="0"/>
              <w:rPr>
                <w:rFonts w:cs="Arial"/>
                <w:sz w:val="16"/>
                <w:szCs w:val="16"/>
              </w:rPr>
            </w:pPr>
            <w:r w:rsidRPr="004148A8">
              <w:rPr>
                <w:sz w:val="16"/>
                <w:szCs w:val="16"/>
              </w:rPr>
              <w:t>33.3</w:t>
            </w:r>
          </w:p>
        </w:tc>
        <w:tc>
          <w:tcPr>
            <w:tcW w:w="708" w:type="dxa"/>
            <w:vAlign w:val="center"/>
          </w:tcPr>
          <w:p w14:paraId="70CD2E03" w14:textId="77777777" w:rsidR="004148A8" w:rsidRPr="004148A8" w:rsidRDefault="004148A8" w:rsidP="004148A8">
            <w:pPr>
              <w:ind w:firstLine="0"/>
              <w:rPr>
                <w:rFonts w:cs="Arial"/>
                <w:sz w:val="16"/>
                <w:szCs w:val="16"/>
              </w:rPr>
            </w:pPr>
            <w:r w:rsidRPr="004148A8">
              <w:rPr>
                <w:sz w:val="16"/>
                <w:szCs w:val="16"/>
              </w:rPr>
              <w:t>45</w:t>
            </w:r>
          </w:p>
        </w:tc>
        <w:tc>
          <w:tcPr>
            <w:tcW w:w="709" w:type="dxa"/>
            <w:tcBorders>
              <w:right w:val="single" w:sz="8" w:space="0" w:color="auto"/>
            </w:tcBorders>
            <w:vAlign w:val="center"/>
          </w:tcPr>
          <w:p w14:paraId="0A6B1D3B" w14:textId="77777777" w:rsidR="004148A8" w:rsidRPr="004148A8" w:rsidRDefault="004148A8" w:rsidP="004148A8">
            <w:pPr>
              <w:ind w:firstLine="0"/>
              <w:rPr>
                <w:rFonts w:cs="Arial"/>
                <w:sz w:val="16"/>
                <w:szCs w:val="16"/>
              </w:rPr>
            </w:pPr>
            <w:r w:rsidRPr="004148A8">
              <w:rPr>
                <w:sz w:val="16"/>
                <w:szCs w:val="16"/>
              </w:rPr>
              <w:t>40.2</w:t>
            </w:r>
          </w:p>
        </w:tc>
        <w:tc>
          <w:tcPr>
            <w:tcW w:w="709" w:type="dxa"/>
            <w:tcBorders>
              <w:left w:val="single" w:sz="8" w:space="0" w:color="auto"/>
            </w:tcBorders>
            <w:vAlign w:val="center"/>
          </w:tcPr>
          <w:p w14:paraId="4A4D28E4" w14:textId="77777777" w:rsidR="004148A8" w:rsidRPr="004148A8" w:rsidRDefault="004148A8" w:rsidP="004148A8">
            <w:pPr>
              <w:ind w:firstLine="0"/>
              <w:rPr>
                <w:rFonts w:cs="Arial"/>
                <w:sz w:val="16"/>
                <w:szCs w:val="16"/>
              </w:rPr>
            </w:pPr>
            <w:r w:rsidRPr="004148A8">
              <w:rPr>
                <w:sz w:val="16"/>
                <w:szCs w:val="16"/>
              </w:rPr>
              <w:t>225.2</w:t>
            </w:r>
          </w:p>
        </w:tc>
        <w:tc>
          <w:tcPr>
            <w:tcW w:w="684" w:type="dxa"/>
            <w:vAlign w:val="center"/>
          </w:tcPr>
          <w:p w14:paraId="0D267F1C" w14:textId="77777777" w:rsidR="004148A8" w:rsidRPr="004148A8" w:rsidRDefault="004148A8" w:rsidP="004148A8">
            <w:pPr>
              <w:ind w:firstLine="0"/>
              <w:rPr>
                <w:rFonts w:cs="Arial"/>
                <w:sz w:val="16"/>
                <w:szCs w:val="16"/>
              </w:rPr>
            </w:pPr>
            <w:r w:rsidRPr="004148A8">
              <w:rPr>
                <w:sz w:val="16"/>
                <w:szCs w:val="16"/>
              </w:rPr>
              <w:t>38.1</w:t>
            </w:r>
          </w:p>
        </w:tc>
        <w:tc>
          <w:tcPr>
            <w:tcW w:w="673" w:type="dxa"/>
            <w:tcBorders>
              <w:right w:val="single" w:sz="8" w:space="0" w:color="auto"/>
            </w:tcBorders>
            <w:vAlign w:val="center"/>
          </w:tcPr>
          <w:p w14:paraId="18E70534" w14:textId="77777777" w:rsidR="004148A8" w:rsidRPr="004148A8" w:rsidRDefault="004148A8" w:rsidP="004148A8">
            <w:pPr>
              <w:ind w:firstLine="0"/>
              <w:rPr>
                <w:rFonts w:cs="Arial"/>
                <w:sz w:val="16"/>
                <w:szCs w:val="16"/>
              </w:rPr>
            </w:pPr>
            <w:r w:rsidRPr="004148A8">
              <w:rPr>
                <w:sz w:val="16"/>
                <w:szCs w:val="16"/>
              </w:rPr>
              <w:t>37.7</w:t>
            </w:r>
          </w:p>
        </w:tc>
        <w:tc>
          <w:tcPr>
            <w:tcW w:w="846" w:type="dxa"/>
            <w:tcBorders>
              <w:left w:val="single" w:sz="8" w:space="0" w:color="auto"/>
            </w:tcBorders>
            <w:vAlign w:val="center"/>
          </w:tcPr>
          <w:p w14:paraId="71BF5FEC" w14:textId="77777777" w:rsidR="004148A8" w:rsidRPr="004148A8" w:rsidRDefault="004148A8" w:rsidP="004148A8">
            <w:pPr>
              <w:ind w:firstLine="0"/>
              <w:rPr>
                <w:rFonts w:cs="Arial"/>
                <w:sz w:val="16"/>
                <w:szCs w:val="16"/>
              </w:rPr>
            </w:pPr>
            <w:r w:rsidRPr="004148A8">
              <w:rPr>
                <w:sz w:val="16"/>
                <w:szCs w:val="16"/>
              </w:rPr>
              <w:t>2.1673</w:t>
            </w:r>
          </w:p>
        </w:tc>
        <w:tc>
          <w:tcPr>
            <w:tcW w:w="846" w:type="dxa"/>
            <w:vAlign w:val="center"/>
          </w:tcPr>
          <w:p w14:paraId="55CFDE3D" w14:textId="77777777" w:rsidR="004148A8" w:rsidRPr="004148A8" w:rsidRDefault="004148A8" w:rsidP="004148A8">
            <w:pPr>
              <w:ind w:firstLine="0"/>
              <w:rPr>
                <w:rFonts w:cs="Arial"/>
                <w:sz w:val="16"/>
                <w:szCs w:val="16"/>
              </w:rPr>
            </w:pPr>
            <w:r w:rsidRPr="004148A8">
              <w:rPr>
                <w:sz w:val="16"/>
                <w:szCs w:val="16"/>
              </w:rPr>
              <w:t>0.0158</w:t>
            </w:r>
          </w:p>
        </w:tc>
        <w:tc>
          <w:tcPr>
            <w:tcW w:w="846" w:type="dxa"/>
            <w:vAlign w:val="center"/>
          </w:tcPr>
          <w:p w14:paraId="228DAD98" w14:textId="77777777" w:rsidR="004148A8" w:rsidRPr="004148A8" w:rsidRDefault="004148A8" w:rsidP="004148A8">
            <w:pPr>
              <w:ind w:firstLine="0"/>
              <w:rPr>
                <w:rFonts w:cs="Arial"/>
                <w:sz w:val="16"/>
                <w:szCs w:val="16"/>
              </w:rPr>
            </w:pPr>
            <w:r w:rsidRPr="004148A8">
              <w:rPr>
                <w:sz w:val="16"/>
                <w:szCs w:val="16"/>
              </w:rPr>
              <w:t>0.8308</w:t>
            </w:r>
          </w:p>
        </w:tc>
      </w:tr>
      <w:tr w:rsidR="004148A8" w:rsidRPr="004148A8" w14:paraId="22D434A7" w14:textId="77777777" w:rsidTr="004148A8">
        <w:tc>
          <w:tcPr>
            <w:tcW w:w="2542" w:type="dxa"/>
            <w:vMerge w:val="restart"/>
            <w:shd w:val="clear" w:color="auto" w:fill="D9D9D9"/>
            <w:vAlign w:val="center"/>
          </w:tcPr>
          <w:p w14:paraId="085342E2" w14:textId="77777777" w:rsidR="004148A8" w:rsidRPr="004148A8" w:rsidRDefault="004148A8" w:rsidP="004148A8">
            <w:pPr>
              <w:ind w:firstLine="0"/>
              <w:jc w:val="left"/>
              <w:rPr>
                <w:rFonts w:cs="Arial"/>
                <w:sz w:val="16"/>
                <w:szCs w:val="16"/>
              </w:rPr>
            </w:pPr>
            <w:r w:rsidRPr="004148A8">
              <w:rPr>
                <w:sz w:val="16"/>
                <w:szCs w:val="16"/>
              </w:rPr>
              <w:t>Треугольное окно</w:t>
            </w:r>
          </w:p>
        </w:tc>
        <w:tc>
          <w:tcPr>
            <w:tcW w:w="425" w:type="dxa"/>
            <w:vMerge w:val="restart"/>
            <w:shd w:val="clear" w:color="auto" w:fill="D9D9D9"/>
            <w:vAlign w:val="center"/>
          </w:tcPr>
          <w:p w14:paraId="7D39898D" w14:textId="77777777" w:rsidR="004148A8" w:rsidRPr="004148A8" w:rsidRDefault="004148A8" w:rsidP="004148A8">
            <w:pPr>
              <w:ind w:firstLine="0"/>
              <w:rPr>
                <w:rFonts w:cs="Arial"/>
                <w:sz w:val="16"/>
                <w:szCs w:val="16"/>
              </w:rPr>
            </w:pPr>
            <w:r w:rsidRPr="004148A8">
              <w:rPr>
                <w:rFonts w:cs="Arial"/>
                <w:sz w:val="16"/>
                <w:szCs w:val="16"/>
              </w:rPr>
              <w:t>2</w:t>
            </w:r>
          </w:p>
        </w:tc>
        <w:tc>
          <w:tcPr>
            <w:tcW w:w="709" w:type="dxa"/>
            <w:tcBorders>
              <w:right w:val="single" w:sz="8" w:space="0" w:color="auto"/>
            </w:tcBorders>
            <w:shd w:val="clear" w:color="auto" w:fill="D9D9D9"/>
            <w:vAlign w:val="center"/>
          </w:tcPr>
          <w:p w14:paraId="235EE1EE" w14:textId="77777777" w:rsidR="004148A8" w:rsidRPr="004148A8" w:rsidRDefault="004148A8" w:rsidP="004148A8">
            <w:pPr>
              <w:ind w:firstLine="0"/>
              <w:rPr>
                <w:rFonts w:cs="Arial"/>
                <w:sz w:val="16"/>
                <w:szCs w:val="16"/>
              </w:rPr>
            </w:pPr>
            <w:r w:rsidRPr="004148A8">
              <w:rPr>
                <w:sz w:val="16"/>
                <w:szCs w:val="16"/>
              </w:rPr>
              <w:t>0</w:t>
            </w:r>
          </w:p>
        </w:tc>
        <w:tc>
          <w:tcPr>
            <w:tcW w:w="709" w:type="dxa"/>
            <w:tcBorders>
              <w:left w:val="single" w:sz="8" w:space="0" w:color="auto"/>
            </w:tcBorders>
            <w:shd w:val="clear" w:color="auto" w:fill="D9D9D9"/>
            <w:vAlign w:val="center"/>
          </w:tcPr>
          <w:p w14:paraId="0A0E3D1C" w14:textId="77777777" w:rsidR="004148A8" w:rsidRPr="004148A8" w:rsidRDefault="004148A8" w:rsidP="004148A8">
            <w:pPr>
              <w:ind w:firstLine="0"/>
              <w:rPr>
                <w:rFonts w:cs="Arial"/>
                <w:sz w:val="16"/>
                <w:szCs w:val="16"/>
              </w:rPr>
            </w:pPr>
            <w:r w:rsidRPr="004148A8">
              <w:rPr>
                <w:sz w:val="16"/>
                <w:szCs w:val="16"/>
              </w:rPr>
              <w:t>-</w:t>
            </w:r>
          </w:p>
        </w:tc>
        <w:tc>
          <w:tcPr>
            <w:tcW w:w="708" w:type="dxa"/>
            <w:shd w:val="clear" w:color="auto" w:fill="D9D9D9"/>
            <w:vAlign w:val="center"/>
          </w:tcPr>
          <w:p w14:paraId="5F4AFFE3" w14:textId="77777777" w:rsidR="004148A8" w:rsidRPr="004148A8" w:rsidRDefault="004148A8" w:rsidP="004148A8">
            <w:pPr>
              <w:ind w:firstLine="0"/>
              <w:rPr>
                <w:rFonts w:cs="Arial"/>
                <w:sz w:val="16"/>
                <w:szCs w:val="16"/>
              </w:rPr>
            </w:pPr>
            <w:r w:rsidRPr="004148A8">
              <w:rPr>
                <w:sz w:val="16"/>
                <w:szCs w:val="16"/>
              </w:rPr>
              <w:t>41.7</w:t>
            </w:r>
          </w:p>
        </w:tc>
        <w:tc>
          <w:tcPr>
            <w:tcW w:w="709" w:type="dxa"/>
            <w:tcBorders>
              <w:right w:val="single" w:sz="8" w:space="0" w:color="auto"/>
            </w:tcBorders>
            <w:shd w:val="clear" w:color="auto" w:fill="D9D9D9"/>
            <w:vAlign w:val="center"/>
          </w:tcPr>
          <w:p w14:paraId="5B478174" w14:textId="77777777" w:rsidR="004148A8" w:rsidRPr="004148A8" w:rsidRDefault="004148A8" w:rsidP="004148A8">
            <w:pPr>
              <w:ind w:firstLine="0"/>
              <w:rPr>
                <w:rFonts w:cs="Arial"/>
                <w:sz w:val="16"/>
                <w:szCs w:val="16"/>
              </w:rPr>
            </w:pPr>
            <w:r w:rsidRPr="004148A8">
              <w:rPr>
                <w:sz w:val="16"/>
                <w:szCs w:val="16"/>
              </w:rPr>
              <w:t>43.5</w:t>
            </w:r>
          </w:p>
        </w:tc>
        <w:tc>
          <w:tcPr>
            <w:tcW w:w="709" w:type="dxa"/>
            <w:tcBorders>
              <w:left w:val="single" w:sz="8" w:space="0" w:color="auto"/>
            </w:tcBorders>
            <w:shd w:val="clear" w:color="auto" w:fill="D9D9D9"/>
            <w:vAlign w:val="center"/>
          </w:tcPr>
          <w:p w14:paraId="613E1EBF" w14:textId="77777777" w:rsidR="004148A8" w:rsidRPr="004148A8" w:rsidRDefault="004148A8" w:rsidP="004148A8">
            <w:pPr>
              <w:ind w:firstLine="0"/>
              <w:rPr>
                <w:rFonts w:cs="Arial"/>
                <w:sz w:val="16"/>
                <w:szCs w:val="16"/>
              </w:rPr>
            </w:pPr>
            <w:r w:rsidRPr="004148A8">
              <w:rPr>
                <w:sz w:val="16"/>
                <w:szCs w:val="16"/>
              </w:rPr>
              <w:t>-</w:t>
            </w:r>
          </w:p>
        </w:tc>
        <w:tc>
          <w:tcPr>
            <w:tcW w:w="684" w:type="dxa"/>
            <w:shd w:val="clear" w:color="auto" w:fill="D9D9D9"/>
            <w:vAlign w:val="center"/>
          </w:tcPr>
          <w:p w14:paraId="272E7CE6" w14:textId="77777777" w:rsidR="004148A8" w:rsidRPr="004148A8" w:rsidRDefault="004148A8" w:rsidP="004148A8">
            <w:pPr>
              <w:ind w:firstLine="0"/>
              <w:rPr>
                <w:rFonts w:cs="Arial"/>
                <w:sz w:val="16"/>
                <w:szCs w:val="16"/>
              </w:rPr>
            </w:pPr>
            <w:r w:rsidRPr="004148A8">
              <w:rPr>
                <w:sz w:val="16"/>
                <w:szCs w:val="16"/>
              </w:rPr>
              <w:t>38.1</w:t>
            </w:r>
          </w:p>
        </w:tc>
        <w:tc>
          <w:tcPr>
            <w:tcW w:w="673" w:type="dxa"/>
            <w:tcBorders>
              <w:right w:val="single" w:sz="8" w:space="0" w:color="auto"/>
            </w:tcBorders>
            <w:shd w:val="clear" w:color="auto" w:fill="D9D9D9"/>
            <w:vAlign w:val="center"/>
          </w:tcPr>
          <w:p w14:paraId="3D7A5288" w14:textId="77777777" w:rsidR="004148A8" w:rsidRPr="004148A8" w:rsidRDefault="004148A8" w:rsidP="004148A8">
            <w:pPr>
              <w:ind w:firstLine="0"/>
              <w:rPr>
                <w:rFonts w:cs="Arial"/>
                <w:sz w:val="16"/>
                <w:szCs w:val="16"/>
              </w:rPr>
            </w:pPr>
            <w:r w:rsidRPr="004148A8">
              <w:rPr>
                <w:sz w:val="16"/>
                <w:szCs w:val="16"/>
              </w:rPr>
              <w:t>37.3</w:t>
            </w:r>
          </w:p>
        </w:tc>
        <w:tc>
          <w:tcPr>
            <w:tcW w:w="846" w:type="dxa"/>
            <w:tcBorders>
              <w:left w:val="single" w:sz="8" w:space="0" w:color="auto"/>
            </w:tcBorders>
            <w:shd w:val="clear" w:color="auto" w:fill="D9D9D9"/>
            <w:vAlign w:val="center"/>
          </w:tcPr>
          <w:p w14:paraId="18BCF01E" w14:textId="77777777" w:rsidR="004148A8" w:rsidRPr="004148A8" w:rsidRDefault="004148A8" w:rsidP="004148A8">
            <w:pPr>
              <w:ind w:firstLine="0"/>
              <w:rPr>
                <w:rFonts w:cs="Arial"/>
                <w:sz w:val="16"/>
                <w:szCs w:val="16"/>
              </w:rPr>
            </w:pPr>
            <w:r w:rsidRPr="004148A8">
              <w:rPr>
                <w:sz w:val="16"/>
                <w:szCs w:val="16"/>
              </w:rPr>
              <w:t>-0.0002</w:t>
            </w:r>
          </w:p>
        </w:tc>
        <w:tc>
          <w:tcPr>
            <w:tcW w:w="846" w:type="dxa"/>
            <w:shd w:val="clear" w:color="auto" w:fill="D9D9D9"/>
            <w:vAlign w:val="center"/>
          </w:tcPr>
          <w:p w14:paraId="23547808" w14:textId="77777777" w:rsidR="004148A8" w:rsidRPr="004148A8" w:rsidRDefault="004148A8" w:rsidP="004148A8">
            <w:pPr>
              <w:ind w:firstLine="0"/>
              <w:rPr>
                <w:rFonts w:cs="Arial"/>
                <w:sz w:val="16"/>
                <w:szCs w:val="16"/>
              </w:rPr>
            </w:pPr>
            <w:r w:rsidRPr="004148A8">
              <w:rPr>
                <w:sz w:val="16"/>
                <w:szCs w:val="16"/>
              </w:rPr>
              <w:t>0.00086</w:t>
            </w:r>
          </w:p>
        </w:tc>
        <w:tc>
          <w:tcPr>
            <w:tcW w:w="846" w:type="dxa"/>
            <w:shd w:val="clear" w:color="auto" w:fill="D9D9D9"/>
            <w:vAlign w:val="center"/>
          </w:tcPr>
          <w:p w14:paraId="7A8D892B" w14:textId="77777777" w:rsidR="004148A8" w:rsidRPr="004148A8" w:rsidRDefault="004148A8" w:rsidP="004148A8">
            <w:pPr>
              <w:ind w:firstLine="0"/>
              <w:rPr>
                <w:rFonts w:cs="Arial"/>
                <w:sz w:val="16"/>
                <w:szCs w:val="16"/>
              </w:rPr>
            </w:pPr>
            <w:r w:rsidRPr="004148A8">
              <w:rPr>
                <w:sz w:val="16"/>
                <w:szCs w:val="16"/>
              </w:rPr>
              <w:t>0.00003</w:t>
            </w:r>
          </w:p>
        </w:tc>
      </w:tr>
      <w:tr w:rsidR="004148A8" w:rsidRPr="004148A8" w14:paraId="27993C6A" w14:textId="77777777" w:rsidTr="004148A8">
        <w:tc>
          <w:tcPr>
            <w:tcW w:w="2542" w:type="dxa"/>
            <w:vMerge/>
            <w:shd w:val="clear" w:color="auto" w:fill="D9D9D9"/>
            <w:vAlign w:val="center"/>
          </w:tcPr>
          <w:p w14:paraId="41F4B23A" w14:textId="77777777" w:rsidR="004148A8" w:rsidRPr="004148A8" w:rsidRDefault="004148A8" w:rsidP="004148A8">
            <w:pPr>
              <w:ind w:firstLine="0"/>
              <w:jc w:val="left"/>
              <w:rPr>
                <w:rFonts w:cs="Arial"/>
                <w:sz w:val="16"/>
                <w:szCs w:val="16"/>
              </w:rPr>
            </w:pPr>
          </w:p>
        </w:tc>
        <w:tc>
          <w:tcPr>
            <w:tcW w:w="425" w:type="dxa"/>
            <w:vMerge/>
            <w:shd w:val="clear" w:color="auto" w:fill="D9D9D9"/>
            <w:vAlign w:val="center"/>
          </w:tcPr>
          <w:p w14:paraId="63662074" w14:textId="77777777" w:rsidR="004148A8" w:rsidRPr="004148A8" w:rsidRDefault="004148A8" w:rsidP="004148A8">
            <w:pPr>
              <w:ind w:firstLine="0"/>
              <w:rPr>
                <w:rFonts w:cs="Arial"/>
                <w:sz w:val="16"/>
                <w:szCs w:val="16"/>
              </w:rPr>
            </w:pPr>
          </w:p>
        </w:tc>
        <w:tc>
          <w:tcPr>
            <w:tcW w:w="709" w:type="dxa"/>
            <w:tcBorders>
              <w:right w:val="single" w:sz="8" w:space="0" w:color="auto"/>
            </w:tcBorders>
            <w:shd w:val="clear" w:color="auto" w:fill="D9D9D9"/>
            <w:vAlign w:val="center"/>
          </w:tcPr>
          <w:p w14:paraId="5FF7E39F" w14:textId="77777777" w:rsidR="004148A8" w:rsidRPr="004148A8" w:rsidRDefault="004148A8" w:rsidP="004148A8">
            <w:pPr>
              <w:ind w:firstLine="0"/>
              <w:rPr>
                <w:rFonts w:cs="Arial"/>
                <w:sz w:val="16"/>
                <w:szCs w:val="16"/>
              </w:rPr>
            </w:pPr>
            <w:r w:rsidRPr="004148A8">
              <w:rPr>
                <w:sz w:val="16"/>
                <w:szCs w:val="16"/>
              </w:rPr>
              <w:t>0.05</w:t>
            </w:r>
          </w:p>
        </w:tc>
        <w:tc>
          <w:tcPr>
            <w:tcW w:w="709" w:type="dxa"/>
            <w:tcBorders>
              <w:left w:val="single" w:sz="8" w:space="0" w:color="auto"/>
            </w:tcBorders>
            <w:shd w:val="clear" w:color="auto" w:fill="D9D9D9"/>
            <w:vAlign w:val="center"/>
          </w:tcPr>
          <w:p w14:paraId="43E430AA" w14:textId="77777777" w:rsidR="004148A8" w:rsidRPr="004148A8" w:rsidRDefault="004148A8" w:rsidP="004148A8">
            <w:pPr>
              <w:ind w:firstLine="0"/>
              <w:rPr>
                <w:rFonts w:cs="Arial"/>
                <w:sz w:val="16"/>
                <w:szCs w:val="16"/>
              </w:rPr>
            </w:pPr>
            <w:r w:rsidRPr="004148A8">
              <w:rPr>
                <w:sz w:val="16"/>
                <w:szCs w:val="16"/>
              </w:rPr>
              <w:t>31.3</w:t>
            </w:r>
          </w:p>
        </w:tc>
        <w:tc>
          <w:tcPr>
            <w:tcW w:w="708" w:type="dxa"/>
            <w:shd w:val="clear" w:color="auto" w:fill="D9D9D9"/>
            <w:vAlign w:val="center"/>
          </w:tcPr>
          <w:p w14:paraId="242BC4CC" w14:textId="77777777" w:rsidR="004148A8" w:rsidRPr="004148A8" w:rsidRDefault="004148A8" w:rsidP="004148A8">
            <w:pPr>
              <w:ind w:firstLine="0"/>
              <w:rPr>
                <w:rFonts w:cs="Arial"/>
                <w:sz w:val="16"/>
                <w:szCs w:val="16"/>
              </w:rPr>
            </w:pPr>
            <w:r w:rsidRPr="004148A8">
              <w:rPr>
                <w:sz w:val="16"/>
                <w:szCs w:val="16"/>
              </w:rPr>
              <w:t>40.4</w:t>
            </w:r>
          </w:p>
        </w:tc>
        <w:tc>
          <w:tcPr>
            <w:tcW w:w="709" w:type="dxa"/>
            <w:tcBorders>
              <w:right w:val="single" w:sz="8" w:space="0" w:color="auto"/>
            </w:tcBorders>
            <w:shd w:val="clear" w:color="auto" w:fill="D9D9D9"/>
            <w:vAlign w:val="center"/>
          </w:tcPr>
          <w:p w14:paraId="3E29942F" w14:textId="77777777" w:rsidR="004148A8" w:rsidRPr="004148A8" w:rsidRDefault="004148A8" w:rsidP="004148A8">
            <w:pPr>
              <w:ind w:firstLine="0"/>
              <w:rPr>
                <w:rFonts w:cs="Arial"/>
                <w:sz w:val="16"/>
                <w:szCs w:val="16"/>
              </w:rPr>
            </w:pPr>
            <w:r w:rsidRPr="004148A8">
              <w:rPr>
                <w:sz w:val="16"/>
                <w:szCs w:val="16"/>
              </w:rPr>
              <w:t>36.9</w:t>
            </w:r>
          </w:p>
        </w:tc>
        <w:tc>
          <w:tcPr>
            <w:tcW w:w="709" w:type="dxa"/>
            <w:tcBorders>
              <w:left w:val="single" w:sz="8" w:space="0" w:color="auto"/>
            </w:tcBorders>
            <w:shd w:val="clear" w:color="auto" w:fill="D9D9D9"/>
            <w:vAlign w:val="center"/>
          </w:tcPr>
          <w:p w14:paraId="5C26B340" w14:textId="77777777" w:rsidR="004148A8" w:rsidRPr="004148A8" w:rsidRDefault="004148A8" w:rsidP="004148A8">
            <w:pPr>
              <w:ind w:firstLine="0"/>
              <w:rPr>
                <w:rFonts w:cs="Arial"/>
                <w:sz w:val="16"/>
                <w:szCs w:val="16"/>
              </w:rPr>
            </w:pPr>
            <w:r w:rsidRPr="004148A8">
              <w:rPr>
                <w:sz w:val="16"/>
                <w:szCs w:val="16"/>
              </w:rPr>
              <w:t>33.5</w:t>
            </w:r>
          </w:p>
        </w:tc>
        <w:tc>
          <w:tcPr>
            <w:tcW w:w="684" w:type="dxa"/>
            <w:shd w:val="clear" w:color="auto" w:fill="D9D9D9"/>
            <w:vAlign w:val="center"/>
          </w:tcPr>
          <w:p w14:paraId="53B798D5" w14:textId="77777777" w:rsidR="004148A8" w:rsidRPr="004148A8" w:rsidRDefault="004148A8" w:rsidP="004148A8">
            <w:pPr>
              <w:ind w:firstLine="0"/>
              <w:rPr>
                <w:rFonts w:cs="Arial"/>
                <w:sz w:val="16"/>
                <w:szCs w:val="16"/>
              </w:rPr>
            </w:pPr>
            <w:r w:rsidRPr="004148A8">
              <w:rPr>
                <w:sz w:val="16"/>
                <w:szCs w:val="16"/>
              </w:rPr>
              <w:t>35.8</w:t>
            </w:r>
          </w:p>
        </w:tc>
        <w:tc>
          <w:tcPr>
            <w:tcW w:w="673" w:type="dxa"/>
            <w:tcBorders>
              <w:right w:val="single" w:sz="8" w:space="0" w:color="auto"/>
            </w:tcBorders>
            <w:shd w:val="clear" w:color="auto" w:fill="D9D9D9"/>
            <w:vAlign w:val="center"/>
          </w:tcPr>
          <w:p w14:paraId="456F0383" w14:textId="77777777" w:rsidR="004148A8" w:rsidRPr="004148A8" w:rsidRDefault="004148A8" w:rsidP="004148A8">
            <w:pPr>
              <w:ind w:firstLine="0"/>
              <w:rPr>
                <w:rFonts w:cs="Arial"/>
                <w:sz w:val="16"/>
                <w:szCs w:val="16"/>
              </w:rPr>
            </w:pPr>
            <w:r w:rsidRPr="004148A8">
              <w:rPr>
                <w:sz w:val="16"/>
                <w:szCs w:val="16"/>
              </w:rPr>
              <w:t>34.2</w:t>
            </w:r>
          </w:p>
        </w:tc>
        <w:tc>
          <w:tcPr>
            <w:tcW w:w="846" w:type="dxa"/>
            <w:tcBorders>
              <w:left w:val="single" w:sz="8" w:space="0" w:color="auto"/>
            </w:tcBorders>
            <w:shd w:val="clear" w:color="auto" w:fill="D9D9D9"/>
            <w:vAlign w:val="center"/>
          </w:tcPr>
          <w:p w14:paraId="4EE69427" w14:textId="77777777" w:rsidR="004148A8" w:rsidRPr="004148A8" w:rsidRDefault="004148A8" w:rsidP="004148A8">
            <w:pPr>
              <w:ind w:firstLine="0"/>
              <w:rPr>
                <w:rFonts w:cs="Arial"/>
                <w:sz w:val="16"/>
                <w:szCs w:val="16"/>
              </w:rPr>
            </w:pPr>
            <w:r w:rsidRPr="004148A8">
              <w:rPr>
                <w:sz w:val="16"/>
                <w:szCs w:val="16"/>
              </w:rPr>
              <w:t>1.0235</w:t>
            </w:r>
          </w:p>
        </w:tc>
        <w:tc>
          <w:tcPr>
            <w:tcW w:w="846" w:type="dxa"/>
            <w:shd w:val="clear" w:color="auto" w:fill="D9D9D9"/>
            <w:vAlign w:val="center"/>
          </w:tcPr>
          <w:p w14:paraId="7ECE74A8" w14:textId="77777777" w:rsidR="004148A8" w:rsidRPr="004148A8" w:rsidRDefault="004148A8" w:rsidP="004148A8">
            <w:pPr>
              <w:ind w:firstLine="0"/>
              <w:rPr>
                <w:rFonts w:cs="Arial"/>
                <w:sz w:val="16"/>
                <w:szCs w:val="16"/>
              </w:rPr>
            </w:pPr>
            <w:r w:rsidRPr="004148A8">
              <w:rPr>
                <w:sz w:val="16"/>
                <w:szCs w:val="16"/>
              </w:rPr>
              <w:t>0.0315</w:t>
            </w:r>
          </w:p>
        </w:tc>
        <w:tc>
          <w:tcPr>
            <w:tcW w:w="846" w:type="dxa"/>
            <w:shd w:val="clear" w:color="auto" w:fill="D9D9D9"/>
            <w:vAlign w:val="center"/>
          </w:tcPr>
          <w:p w14:paraId="515E3EBA" w14:textId="77777777" w:rsidR="004148A8" w:rsidRPr="004148A8" w:rsidRDefault="004148A8" w:rsidP="004148A8">
            <w:pPr>
              <w:ind w:firstLine="0"/>
              <w:rPr>
                <w:rFonts w:cs="Arial"/>
                <w:sz w:val="16"/>
                <w:szCs w:val="16"/>
              </w:rPr>
            </w:pPr>
            <w:r w:rsidRPr="004148A8">
              <w:rPr>
                <w:sz w:val="16"/>
                <w:szCs w:val="16"/>
              </w:rPr>
              <w:t>0.2787</w:t>
            </w:r>
          </w:p>
        </w:tc>
      </w:tr>
      <w:tr w:rsidR="004148A8" w:rsidRPr="004148A8" w14:paraId="7497B3C1" w14:textId="77777777" w:rsidTr="004148A8">
        <w:tc>
          <w:tcPr>
            <w:tcW w:w="2542" w:type="dxa"/>
            <w:vMerge/>
            <w:shd w:val="clear" w:color="auto" w:fill="D9D9D9"/>
            <w:vAlign w:val="center"/>
          </w:tcPr>
          <w:p w14:paraId="3CAF75FD" w14:textId="77777777" w:rsidR="004148A8" w:rsidRPr="004148A8" w:rsidRDefault="004148A8" w:rsidP="004148A8">
            <w:pPr>
              <w:ind w:firstLine="0"/>
              <w:jc w:val="left"/>
              <w:rPr>
                <w:rFonts w:cs="Arial"/>
                <w:sz w:val="16"/>
                <w:szCs w:val="16"/>
              </w:rPr>
            </w:pPr>
          </w:p>
        </w:tc>
        <w:tc>
          <w:tcPr>
            <w:tcW w:w="425" w:type="dxa"/>
            <w:vMerge/>
            <w:shd w:val="clear" w:color="auto" w:fill="D9D9D9"/>
            <w:vAlign w:val="center"/>
          </w:tcPr>
          <w:p w14:paraId="324E4FB1" w14:textId="77777777" w:rsidR="004148A8" w:rsidRPr="004148A8" w:rsidRDefault="004148A8" w:rsidP="004148A8">
            <w:pPr>
              <w:ind w:firstLine="0"/>
              <w:rPr>
                <w:rFonts w:cs="Arial"/>
                <w:sz w:val="16"/>
                <w:szCs w:val="16"/>
              </w:rPr>
            </w:pPr>
          </w:p>
        </w:tc>
        <w:tc>
          <w:tcPr>
            <w:tcW w:w="709" w:type="dxa"/>
            <w:tcBorders>
              <w:right w:val="single" w:sz="8" w:space="0" w:color="auto"/>
            </w:tcBorders>
            <w:shd w:val="clear" w:color="auto" w:fill="D9D9D9"/>
            <w:vAlign w:val="center"/>
          </w:tcPr>
          <w:p w14:paraId="0153F88B" w14:textId="77777777" w:rsidR="004148A8" w:rsidRPr="004148A8" w:rsidRDefault="004148A8" w:rsidP="004148A8">
            <w:pPr>
              <w:ind w:firstLine="0"/>
              <w:rPr>
                <w:rFonts w:cs="Arial"/>
                <w:b/>
                <w:sz w:val="16"/>
                <w:szCs w:val="16"/>
              </w:rPr>
            </w:pPr>
            <w:r w:rsidRPr="004148A8">
              <w:rPr>
                <w:b/>
                <w:sz w:val="16"/>
                <w:szCs w:val="16"/>
              </w:rPr>
              <w:t>0.10</w:t>
            </w:r>
          </w:p>
        </w:tc>
        <w:tc>
          <w:tcPr>
            <w:tcW w:w="709" w:type="dxa"/>
            <w:tcBorders>
              <w:left w:val="single" w:sz="8" w:space="0" w:color="auto"/>
            </w:tcBorders>
            <w:shd w:val="clear" w:color="auto" w:fill="D9D9D9"/>
            <w:vAlign w:val="center"/>
          </w:tcPr>
          <w:p w14:paraId="0D72ABAA" w14:textId="77777777" w:rsidR="004148A8" w:rsidRPr="004148A8" w:rsidRDefault="004148A8" w:rsidP="004148A8">
            <w:pPr>
              <w:ind w:firstLine="0"/>
              <w:rPr>
                <w:rFonts w:cs="Arial"/>
                <w:b/>
                <w:sz w:val="16"/>
                <w:szCs w:val="16"/>
              </w:rPr>
            </w:pPr>
            <w:r w:rsidRPr="004148A8">
              <w:rPr>
                <w:b/>
                <w:sz w:val="16"/>
                <w:szCs w:val="16"/>
              </w:rPr>
              <w:t>31</w:t>
            </w:r>
          </w:p>
        </w:tc>
        <w:tc>
          <w:tcPr>
            <w:tcW w:w="708" w:type="dxa"/>
            <w:shd w:val="clear" w:color="auto" w:fill="D9D9D9"/>
            <w:vAlign w:val="center"/>
          </w:tcPr>
          <w:p w14:paraId="033050F6" w14:textId="77777777" w:rsidR="004148A8" w:rsidRPr="004148A8" w:rsidRDefault="004148A8" w:rsidP="004148A8">
            <w:pPr>
              <w:ind w:firstLine="0"/>
              <w:rPr>
                <w:rFonts w:cs="Arial"/>
                <w:b/>
                <w:sz w:val="16"/>
                <w:szCs w:val="16"/>
              </w:rPr>
            </w:pPr>
            <w:r w:rsidRPr="004148A8">
              <w:rPr>
                <w:b/>
                <w:sz w:val="16"/>
                <w:szCs w:val="16"/>
              </w:rPr>
              <w:t>40.6</w:t>
            </w:r>
          </w:p>
        </w:tc>
        <w:tc>
          <w:tcPr>
            <w:tcW w:w="709" w:type="dxa"/>
            <w:tcBorders>
              <w:right w:val="single" w:sz="8" w:space="0" w:color="auto"/>
            </w:tcBorders>
            <w:shd w:val="clear" w:color="auto" w:fill="D9D9D9"/>
            <w:vAlign w:val="center"/>
          </w:tcPr>
          <w:p w14:paraId="6F9E8ED2" w14:textId="77777777" w:rsidR="004148A8" w:rsidRPr="004148A8" w:rsidRDefault="004148A8" w:rsidP="004148A8">
            <w:pPr>
              <w:ind w:firstLine="0"/>
              <w:rPr>
                <w:rFonts w:cs="Arial"/>
                <w:b/>
                <w:sz w:val="16"/>
                <w:szCs w:val="16"/>
              </w:rPr>
            </w:pPr>
            <w:r w:rsidRPr="004148A8">
              <w:rPr>
                <w:b/>
                <w:sz w:val="16"/>
                <w:szCs w:val="16"/>
              </w:rPr>
              <w:t>37.5</w:t>
            </w:r>
          </w:p>
        </w:tc>
        <w:tc>
          <w:tcPr>
            <w:tcW w:w="709" w:type="dxa"/>
            <w:tcBorders>
              <w:left w:val="single" w:sz="8" w:space="0" w:color="auto"/>
            </w:tcBorders>
            <w:shd w:val="clear" w:color="auto" w:fill="D9D9D9"/>
            <w:vAlign w:val="center"/>
          </w:tcPr>
          <w:p w14:paraId="30D9FF3F" w14:textId="77777777" w:rsidR="004148A8" w:rsidRPr="004148A8" w:rsidRDefault="004148A8" w:rsidP="004148A8">
            <w:pPr>
              <w:ind w:firstLine="0"/>
              <w:rPr>
                <w:rFonts w:cs="Arial"/>
                <w:b/>
                <w:sz w:val="16"/>
                <w:szCs w:val="16"/>
              </w:rPr>
            </w:pPr>
            <w:r w:rsidRPr="004148A8">
              <w:rPr>
                <w:b/>
                <w:sz w:val="16"/>
                <w:szCs w:val="16"/>
              </w:rPr>
              <w:t>34.2</w:t>
            </w:r>
          </w:p>
        </w:tc>
        <w:tc>
          <w:tcPr>
            <w:tcW w:w="684" w:type="dxa"/>
            <w:shd w:val="clear" w:color="auto" w:fill="D9D9D9"/>
            <w:vAlign w:val="center"/>
          </w:tcPr>
          <w:p w14:paraId="3621EAE1" w14:textId="77777777" w:rsidR="004148A8" w:rsidRPr="004148A8" w:rsidRDefault="004148A8" w:rsidP="004148A8">
            <w:pPr>
              <w:ind w:firstLine="0"/>
              <w:rPr>
                <w:rFonts w:cs="Arial"/>
                <w:b/>
                <w:sz w:val="16"/>
                <w:szCs w:val="16"/>
              </w:rPr>
            </w:pPr>
            <w:r w:rsidRPr="004148A8">
              <w:rPr>
                <w:b/>
                <w:sz w:val="16"/>
                <w:szCs w:val="16"/>
              </w:rPr>
              <w:t>35.8</w:t>
            </w:r>
          </w:p>
        </w:tc>
        <w:tc>
          <w:tcPr>
            <w:tcW w:w="673" w:type="dxa"/>
            <w:tcBorders>
              <w:right w:val="single" w:sz="8" w:space="0" w:color="auto"/>
            </w:tcBorders>
            <w:shd w:val="clear" w:color="auto" w:fill="D9D9D9"/>
            <w:vAlign w:val="center"/>
          </w:tcPr>
          <w:p w14:paraId="4E3C8F28" w14:textId="77777777" w:rsidR="004148A8" w:rsidRPr="004148A8" w:rsidRDefault="004148A8" w:rsidP="004148A8">
            <w:pPr>
              <w:ind w:firstLine="0"/>
              <w:rPr>
                <w:rFonts w:cs="Arial"/>
                <w:b/>
                <w:sz w:val="16"/>
                <w:szCs w:val="16"/>
              </w:rPr>
            </w:pPr>
            <w:r w:rsidRPr="004148A8">
              <w:rPr>
                <w:b/>
                <w:sz w:val="16"/>
                <w:szCs w:val="16"/>
              </w:rPr>
              <w:t>34.2</w:t>
            </w:r>
          </w:p>
        </w:tc>
        <w:tc>
          <w:tcPr>
            <w:tcW w:w="846" w:type="dxa"/>
            <w:tcBorders>
              <w:left w:val="single" w:sz="8" w:space="0" w:color="auto"/>
            </w:tcBorders>
            <w:shd w:val="clear" w:color="auto" w:fill="D9D9D9"/>
            <w:vAlign w:val="center"/>
          </w:tcPr>
          <w:p w14:paraId="044CCE12" w14:textId="77777777" w:rsidR="004148A8" w:rsidRPr="004148A8" w:rsidRDefault="004148A8" w:rsidP="004148A8">
            <w:pPr>
              <w:ind w:firstLine="0"/>
              <w:rPr>
                <w:rFonts w:cs="Arial"/>
                <w:b/>
                <w:sz w:val="16"/>
                <w:szCs w:val="16"/>
              </w:rPr>
            </w:pPr>
            <w:r w:rsidRPr="004148A8">
              <w:rPr>
                <w:b/>
                <w:sz w:val="16"/>
                <w:szCs w:val="16"/>
              </w:rPr>
              <w:t>1.1746</w:t>
            </w:r>
          </w:p>
        </w:tc>
        <w:tc>
          <w:tcPr>
            <w:tcW w:w="846" w:type="dxa"/>
            <w:shd w:val="clear" w:color="auto" w:fill="D9D9D9"/>
            <w:vAlign w:val="center"/>
          </w:tcPr>
          <w:p w14:paraId="118A4888" w14:textId="77777777" w:rsidR="004148A8" w:rsidRPr="004148A8" w:rsidRDefault="004148A8" w:rsidP="004148A8">
            <w:pPr>
              <w:ind w:firstLine="0"/>
              <w:rPr>
                <w:rFonts w:cs="Arial"/>
                <w:b/>
                <w:sz w:val="16"/>
                <w:szCs w:val="16"/>
              </w:rPr>
            </w:pPr>
            <w:r w:rsidRPr="004148A8">
              <w:rPr>
                <w:b/>
                <w:sz w:val="16"/>
                <w:szCs w:val="16"/>
              </w:rPr>
              <w:t>0.005</w:t>
            </w:r>
          </w:p>
        </w:tc>
        <w:tc>
          <w:tcPr>
            <w:tcW w:w="846" w:type="dxa"/>
            <w:shd w:val="clear" w:color="auto" w:fill="D9D9D9"/>
            <w:vAlign w:val="center"/>
          </w:tcPr>
          <w:p w14:paraId="010D4188" w14:textId="77777777" w:rsidR="004148A8" w:rsidRPr="004148A8" w:rsidRDefault="004148A8" w:rsidP="004148A8">
            <w:pPr>
              <w:ind w:firstLine="0"/>
              <w:rPr>
                <w:rFonts w:cs="Arial"/>
                <w:b/>
                <w:sz w:val="16"/>
                <w:szCs w:val="16"/>
              </w:rPr>
            </w:pPr>
            <w:r w:rsidRPr="004148A8">
              <w:rPr>
                <w:b/>
                <w:sz w:val="16"/>
                <w:szCs w:val="16"/>
              </w:rPr>
              <w:t>0.0829</w:t>
            </w:r>
          </w:p>
        </w:tc>
      </w:tr>
      <w:tr w:rsidR="004148A8" w:rsidRPr="004148A8" w14:paraId="45510002" w14:textId="77777777" w:rsidTr="004148A8">
        <w:tc>
          <w:tcPr>
            <w:tcW w:w="2542" w:type="dxa"/>
            <w:vMerge/>
            <w:shd w:val="clear" w:color="auto" w:fill="D9D9D9"/>
            <w:vAlign w:val="center"/>
          </w:tcPr>
          <w:p w14:paraId="7AD7D98A" w14:textId="77777777" w:rsidR="004148A8" w:rsidRPr="004148A8" w:rsidRDefault="004148A8" w:rsidP="004148A8">
            <w:pPr>
              <w:ind w:firstLine="0"/>
              <w:jc w:val="left"/>
              <w:rPr>
                <w:rFonts w:cs="Arial"/>
                <w:sz w:val="16"/>
                <w:szCs w:val="16"/>
              </w:rPr>
            </w:pPr>
          </w:p>
        </w:tc>
        <w:tc>
          <w:tcPr>
            <w:tcW w:w="425" w:type="dxa"/>
            <w:vMerge/>
            <w:shd w:val="clear" w:color="auto" w:fill="D9D9D9"/>
            <w:vAlign w:val="center"/>
          </w:tcPr>
          <w:p w14:paraId="45C17433" w14:textId="77777777" w:rsidR="004148A8" w:rsidRPr="004148A8" w:rsidRDefault="004148A8" w:rsidP="004148A8">
            <w:pPr>
              <w:ind w:firstLine="0"/>
              <w:rPr>
                <w:rFonts w:cs="Arial"/>
                <w:sz w:val="16"/>
                <w:szCs w:val="16"/>
              </w:rPr>
            </w:pPr>
          </w:p>
        </w:tc>
        <w:tc>
          <w:tcPr>
            <w:tcW w:w="709" w:type="dxa"/>
            <w:tcBorders>
              <w:right w:val="single" w:sz="8" w:space="0" w:color="auto"/>
            </w:tcBorders>
            <w:shd w:val="clear" w:color="auto" w:fill="D9D9D9"/>
            <w:vAlign w:val="center"/>
          </w:tcPr>
          <w:p w14:paraId="2993A61D" w14:textId="77777777" w:rsidR="004148A8" w:rsidRPr="004148A8" w:rsidRDefault="004148A8" w:rsidP="004148A8">
            <w:pPr>
              <w:ind w:firstLine="0"/>
              <w:rPr>
                <w:rFonts w:cs="Arial"/>
                <w:sz w:val="16"/>
                <w:szCs w:val="16"/>
              </w:rPr>
            </w:pPr>
            <w:r w:rsidRPr="004148A8">
              <w:rPr>
                <w:sz w:val="16"/>
                <w:szCs w:val="16"/>
              </w:rPr>
              <w:t>0.20</w:t>
            </w:r>
          </w:p>
        </w:tc>
        <w:tc>
          <w:tcPr>
            <w:tcW w:w="709" w:type="dxa"/>
            <w:tcBorders>
              <w:left w:val="single" w:sz="8" w:space="0" w:color="auto"/>
            </w:tcBorders>
            <w:shd w:val="clear" w:color="auto" w:fill="D9D9D9"/>
            <w:vAlign w:val="center"/>
          </w:tcPr>
          <w:p w14:paraId="20587B5B" w14:textId="77777777" w:rsidR="004148A8" w:rsidRPr="004148A8" w:rsidRDefault="004148A8" w:rsidP="004148A8">
            <w:pPr>
              <w:ind w:firstLine="0"/>
              <w:rPr>
                <w:rFonts w:cs="Arial"/>
                <w:sz w:val="16"/>
                <w:szCs w:val="16"/>
              </w:rPr>
            </w:pPr>
            <w:r w:rsidRPr="004148A8">
              <w:rPr>
                <w:sz w:val="16"/>
                <w:szCs w:val="16"/>
              </w:rPr>
              <w:t>31</w:t>
            </w:r>
          </w:p>
        </w:tc>
        <w:tc>
          <w:tcPr>
            <w:tcW w:w="708" w:type="dxa"/>
            <w:shd w:val="clear" w:color="auto" w:fill="D9D9D9"/>
            <w:vAlign w:val="center"/>
          </w:tcPr>
          <w:p w14:paraId="7D811D35" w14:textId="77777777" w:rsidR="004148A8" w:rsidRPr="004148A8" w:rsidRDefault="004148A8" w:rsidP="004148A8">
            <w:pPr>
              <w:ind w:firstLine="0"/>
              <w:rPr>
                <w:rFonts w:cs="Arial"/>
                <w:sz w:val="16"/>
                <w:szCs w:val="16"/>
              </w:rPr>
            </w:pPr>
            <w:r w:rsidRPr="004148A8">
              <w:rPr>
                <w:sz w:val="16"/>
                <w:szCs w:val="16"/>
              </w:rPr>
              <w:t>39.8</w:t>
            </w:r>
          </w:p>
        </w:tc>
        <w:tc>
          <w:tcPr>
            <w:tcW w:w="709" w:type="dxa"/>
            <w:tcBorders>
              <w:right w:val="single" w:sz="8" w:space="0" w:color="auto"/>
            </w:tcBorders>
            <w:shd w:val="clear" w:color="auto" w:fill="D9D9D9"/>
            <w:vAlign w:val="center"/>
          </w:tcPr>
          <w:p w14:paraId="5D4A8193" w14:textId="77777777" w:rsidR="004148A8" w:rsidRPr="004148A8" w:rsidRDefault="004148A8" w:rsidP="004148A8">
            <w:pPr>
              <w:ind w:firstLine="0"/>
              <w:rPr>
                <w:rFonts w:cs="Arial"/>
                <w:sz w:val="16"/>
                <w:szCs w:val="16"/>
              </w:rPr>
            </w:pPr>
            <w:r w:rsidRPr="004148A8">
              <w:rPr>
                <w:sz w:val="16"/>
                <w:szCs w:val="16"/>
              </w:rPr>
              <w:t>38.1</w:t>
            </w:r>
          </w:p>
        </w:tc>
        <w:tc>
          <w:tcPr>
            <w:tcW w:w="709" w:type="dxa"/>
            <w:tcBorders>
              <w:left w:val="single" w:sz="8" w:space="0" w:color="auto"/>
            </w:tcBorders>
            <w:shd w:val="clear" w:color="auto" w:fill="D9D9D9"/>
            <w:vAlign w:val="center"/>
          </w:tcPr>
          <w:p w14:paraId="0E59C00B" w14:textId="77777777" w:rsidR="004148A8" w:rsidRPr="004148A8" w:rsidRDefault="004148A8" w:rsidP="004148A8">
            <w:pPr>
              <w:ind w:firstLine="0"/>
              <w:rPr>
                <w:rFonts w:cs="Arial"/>
                <w:sz w:val="16"/>
                <w:szCs w:val="16"/>
              </w:rPr>
            </w:pPr>
            <w:r w:rsidRPr="004148A8">
              <w:rPr>
                <w:sz w:val="16"/>
                <w:szCs w:val="16"/>
              </w:rPr>
              <w:t>34.2</w:t>
            </w:r>
          </w:p>
        </w:tc>
        <w:tc>
          <w:tcPr>
            <w:tcW w:w="684" w:type="dxa"/>
            <w:shd w:val="clear" w:color="auto" w:fill="D9D9D9"/>
            <w:vAlign w:val="center"/>
          </w:tcPr>
          <w:p w14:paraId="24291F18" w14:textId="77777777" w:rsidR="004148A8" w:rsidRPr="004148A8" w:rsidRDefault="004148A8" w:rsidP="004148A8">
            <w:pPr>
              <w:ind w:firstLine="0"/>
              <w:rPr>
                <w:rFonts w:cs="Arial"/>
                <w:sz w:val="16"/>
                <w:szCs w:val="16"/>
              </w:rPr>
            </w:pPr>
            <w:r w:rsidRPr="004148A8">
              <w:rPr>
                <w:sz w:val="16"/>
                <w:szCs w:val="16"/>
              </w:rPr>
              <w:t>35.8</w:t>
            </w:r>
          </w:p>
        </w:tc>
        <w:tc>
          <w:tcPr>
            <w:tcW w:w="673" w:type="dxa"/>
            <w:tcBorders>
              <w:right w:val="single" w:sz="8" w:space="0" w:color="auto"/>
            </w:tcBorders>
            <w:shd w:val="clear" w:color="auto" w:fill="D9D9D9"/>
            <w:vAlign w:val="center"/>
          </w:tcPr>
          <w:p w14:paraId="589A9EEE" w14:textId="77777777" w:rsidR="004148A8" w:rsidRPr="004148A8" w:rsidRDefault="004148A8" w:rsidP="004148A8">
            <w:pPr>
              <w:ind w:firstLine="0"/>
              <w:rPr>
                <w:rFonts w:cs="Arial"/>
                <w:sz w:val="16"/>
                <w:szCs w:val="16"/>
              </w:rPr>
            </w:pPr>
            <w:r w:rsidRPr="004148A8">
              <w:rPr>
                <w:sz w:val="16"/>
                <w:szCs w:val="16"/>
              </w:rPr>
              <w:t>34.2</w:t>
            </w:r>
          </w:p>
        </w:tc>
        <w:tc>
          <w:tcPr>
            <w:tcW w:w="846" w:type="dxa"/>
            <w:tcBorders>
              <w:left w:val="single" w:sz="8" w:space="0" w:color="auto"/>
            </w:tcBorders>
            <w:shd w:val="clear" w:color="auto" w:fill="D9D9D9"/>
            <w:vAlign w:val="center"/>
          </w:tcPr>
          <w:p w14:paraId="3ECFE7AE" w14:textId="77777777" w:rsidR="004148A8" w:rsidRPr="004148A8" w:rsidRDefault="004148A8" w:rsidP="004148A8">
            <w:pPr>
              <w:ind w:firstLine="0"/>
              <w:rPr>
                <w:rFonts w:cs="Arial"/>
                <w:sz w:val="16"/>
                <w:szCs w:val="16"/>
              </w:rPr>
            </w:pPr>
            <w:r w:rsidRPr="004148A8">
              <w:rPr>
                <w:sz w:val="16"/>
                <w:szCs w:val="16"/>
              </w:rPr>
              <w:t>1.1907</w:t>
            </w:r>
          </w:p>
        </w:tc>
        <w:tc>
          <w:tcPr>
            <w:tcW w:w="846" w:type="dxa"/>
            <w:shd w:val="clear" w:color="auto" w:fill="D9D9D9"/>
            <w:vAlign w:val="center"/>
          </w:tcPr>
          <w:p w14:paraId="48F7C22C" w14:textId="77777777" w:rsidR="004148A8" w:rsidRPr="004148A8" w:rsidRDefault="004148A8" w:rsidP="004148A8">
            <w:pPr>
              <w:ind w:firstLine="0"/>
              <w:rPr>
                <w:rFonts w:cs="Arial"/>
                <w:sz w:val="16"/>
                <w:szCs w:val="16"/>
              </w:rPr>
            </w:pPr>
            <w:r w:rsidRPr="004148A8">
              <w:rPr>
                <w:sz w:val="16"/>
                <w:szCs w:val="16"/>
              </w:rPr>
              <w:t>0.002</w:t>
            </w:r>
          </w:p>
        </w:tc>
        <w:tc>
          <w:tcPr>
            <w:tcW w:w="846" w:type="dxa"/>
            <w:shd w:val="clear" w:color="auto" w:fill="D9D9D9"/>
            <w:vAlign w:val="center"/>
          </w:tcPr>
          <w:p w14:paraId="63E0E228" w14:textId="77777777" w:rsidR="004148A8" w:rsidRPr="004148A8" w:rsidRDefault="004148A8" w:rsidP="004148A8">
            <w:pPr>
              <w:ind w:firstLine="0"/>
              <w:rPr>
                <w:rFonts w:cs="Arial"/>
                <w:sz w:val="16"/>
                <w:szCs w:val="16"/>
              </w:rPr>
            </w:pPr>
            <w:r w:rsidRPr="004148A8">
              <w:rPr>
                <w:sz w:val="16"/>
                <w:szCs w:val="16"/>
              </w:rPr>
              <w:t>0.0257</w:t>
            </w:r>
          </w:p>
        </w:tc>
      </w:tr>
      <w:tr w:rsidR="004148A8" w:rsidRPr="004148A8" w14:paraId="36AB6E38" w14:textId="77777777" w:rsidTr="004148A8">
        <w:tc>
          <w:tcPr>
            <w:tcW w:w="2542" w:type="dxa"/>
            <w:vMerge/>
            <w:shd w:val="clear" w:color="auto" w:fill="D9D9D9"/>
            <w:vAlign w:val="center"/>
          </w:tcPr>
          <w:p w14:paraId="4F7A20A5" w14:textId="77777777" w:rsidR="004148A8" w:rsidRPr="004148A8" w:rsidRDefault="004148A8" w:rsidP="004148A8">
            <w:pPr>
              <w:ind w:firstLine="0"/>
              <w:jc w:val="left"/>
              <w:rPr>
                <w:rFonts w:cs="Arial"/>
                <w:sz w:val="16"/>
                <w:szCs w:val="16"/>
              </w:rPr>
            </w:pPr>
          </w:p>
        </w:tc>
        <w:tc>
          <w:tcPr>
            <w:tcW w:w="425" w:type="dxa"/>
            <w:vMerge/>
            <w:shd w:val="clear" w:color="auto" w:fill="D9D9D9"/>
            <w:vAlign w:val="center"/>
          </w:tcPr>
          <w:p w14:paraId="1B434491" w14:textId="77777777" w:rsidR="004148A8" w:rsidRPr="004148A8" w:rsidRDefault="004148A8" w:rsidP="004148A8">
            <w:pPr>
              <w:ind w:firstLine="0"/>
              <w:rPr>
                <w:rFonts w:cs="Arial"/>
                <w:sz w:val="16"/>
                <w:szCs w:val="16"/>
              </w:rPr>
            </w:pPr>
          </w:p>
        </w:tc>
        <w:tc>
          <w:tcPr>
            <w:tcW w:w="709" w:type="dxa"/>
            <w:tcBorders>
              <w:right w:val="single" w:sz="8" w:space="0" w:color="auto"/>
            </w:tcBorders>
            <w:shd w:val="clear" w:color="auto" w:fill="D9D9D9"/>
            <w:vAlign w:val="center"/>
          </w:tcPr>
          <w:p w14:paraId="7EAA345B" w14:textId="77777777" w:rsidR="004148A8" w:rsidRPr="004148A8" w:rsidRDefault="004148A8" w:rsidP="004148A8">
            <w:pPr>
              <w:ind w:firstLine="0"/>
              <w:rPr>
                <w:rFonts w:cs="Arial"/>
                <w:sz w:val="16"/>
                <w:szCs w:val="16"/>
              </w:rPr>
            </w:pPr>
            <w:r w:rsidRPr="004148A8">
              <w:rPr>
                <w:sz w:val="16"/>
                <w:szCs w:val="16"/>
              </w:rPr>
              <w:t>0.40</w:t>
            </w:r>
          </w:p>
        </w:tc>
        <w:tc>
          <w:tcPr>
            <w:tcW w:w="709" w:type="dxa"/>
            <w:tcBorders>
              <w:left w:val="single" w:sz="8" w:space="0" w:color="auto"/>
            </w:tcBorders>
            <w:shd w:val="clear" w:color="auto" w:fill="D9D9D9"/>
            <w:vAlign w:val="center"/>
          </w:tcPr>
          <w:p w14:paraId="62A78469" w14:textId="77777777" w:rsidR="004148A8" w:rsidRPr="004148A8" w:rsidRDefault="004148A8" w:rsidP="004148A8">
            <w:pPr>
              <w:ind w:firstLine="0"/>
              <w:rPr>
                <w:rFonts w:cs="Arial"/>
                <w:sz w:val="16"/>
                <w:szCs w:val="16"/>
              </w:rPr>
            </w:pPr>
            <w:r w:rsidRPr="004148A8">
              <w:rPr>
                <w:sz w:val="16"/>
                <w:szCs w:val="16"/>
              </w:rPr>
              <w:t>31</w:t>
            </w:r>
          </w:p>
        </w:tc>
        <w:tc>
          <w:tcPr>
            <w:tcW w:w="708" w:type="dxa"/>
            <w:shd w:val="clear" w:color="auto" w:fill="D9D9D9"/>
            <w:vAlign w:val="center"/>
          </w:tcPr>
          <w:p w14:paraId="4F8FAC00" w14:textId="77777777" w:rsidR="004148A8" w:rsidRPr="004148A8" w:rsidRDefault="004148A8" w:rsidP="004148A8">
            <w:pPr>
              <w:ind w:firstLine="0"/>
              <w:rPr>
                <w:rFonts w:cs="Arial"/>
                <w:sz w:val="16"/>
                <w:szCs w:val="16"/>
              </w:rPr>
            </w:pPr>
            <w:r w:rsidRPr="004148A8">
              <w:rPr>
                <w:sz w:val="16"/>
                <w:szCs w:val="16"/>
              </w:rPr>
              <w:t>39.4</w:t>
            </w:r>
          </w:p>
        </w:tc>
        <w:tc>
          <w:tcPr>
            <w:tcW w:w="709" w:type="dxa"/>
            <w:tcBorders>
              <w:right w:val="single" w:sz="8" w:space="0" w:color="auto"/>
            </w:tcBorders>
            <w:shd w:val="clear" w:color="auto" w:fill="D9D9D9"/>
            <w:vAlign w:val="center"/>
          </w:tcPr>
          <w:p w14:paraId="55C65F81" w14:textId="77777777" w:rsidR="004148A8" w:rsidRPr="004148A8" w:rsidRDefault="004148A8" w:rsidP="004148A8">
            <w:pPr>
              <w:ind w:firstLine="0"/>
              <w:rPr>
                <w:rFonts w:cs="Arial"/>
                <w:sz w:val="16"/>
                <w:szCs w:val="16"/>
              </w:rPr>
            </w:pPr>
            <w:r w:rsidRPr="004148A8">
              <w:rPr>
                <w:sz w:val="16"/>
                <w:szCs w:val="16"/>
              </w:rPr>
              <w:t>38.5</w:t>
            </w:r>
          </w:p>
        </w:tc>
        <w:tc>
          <w:tcPr>
            <w:tcW w:w="709" w:type="dxa"/>
            <w:tcBorders>
              <w:left w:val="single" w:sz="8" w:space="0" w:color="auto"/>
            </w:tcBorders>
            <w:shd w:val="clear" w:color="auto" w:fill="D9D9D9"/>
            <w:vAlign w:val="center"/>
          </w:tcPr>
          <w:p w14:paraId="364ABA18" w14:textId="77777777" w:rsidR="004148A8" w:rsidRPr="004148A8" w:rsidRDefault="004148A8" w:rsidP="004148A8">
            <w:pPr>
              <w:ind w:firstLine="0"/>
              <w:rPr>
                <w:rFonts w:cs="Arial"/>
                <w:sz w:val="16"/>
                <w:szCs w:val="16"/>
              </w:rPr>
            </w:pPr>
            <w:r w:rsidRPr="004148A8">
              <w:rPr>
                <w:sz w:val="16"/>
                <w:szCs w:val="16"/>
              </w:rPr>
              <w:t>34.2</w:t>
            </w:r>
          </w:p>
        </w:tc>
        <w:tc>
          <w:tcPr>
            <w:tcW w:w="684" w:type="dxa"/>
            <w:shd w:val="clear" w:color="auto" w:fill="D9D9D9"/>
            <w:vAlign w:val="center"/>
          </w:tcPr>
          <w:p w14:paraId="6BD20993" w14:textId="77777777" w:rsidR="004148A8" w:rsidRPr="004148A8" w:rsidRDefault="004148A8" w:rsidP="004148A8">
            <w:pPr>
              <w:ind w:firstLine="0"/>
              <w:rPr>
                <w:rFonts w:cs="Arial"/>
                <w:sz w:val="16"/>
                <w:szCs w:val="16"/>
              </w:rPr>
            </w:pPr>
            <w:r w:rsidRPr="004148A8">
              <w:rPr>
                <w:sz w:val="16"/>
                <w:szCs w:val="16"/>
              </w:rPr>
              <w:t>34.2</w:t>
            </w:r>
          </w:p>
        </w:tc>
        <w:tc>
          <w:tcPr>
            <w:tcW w:w="673" w:type="dxa"/>
            <w:tcBorders>
              <w:right w:val="single" w:sz="8" w:space="0" w:color="auto"/>
            </w:tcBorders>
            <w:shd w:val="clear" w:color="auto" w:fill="D9D9D9"/>
            <w:vAlign w:val="center"/>
          </w:tcPr>
          <w:p w14:paraId="73C64AF4" w14:textId="77777777" w:rsidR="004148A8" w:rsidRPr="004148A8" w:rsidRDefault="004148A8" w:rsidP="004148A8">
            <w:pPr>
              <w:ind w:firstLine="0"/>
              <w:rPr>
                <w:rFonts w:cs="Arial"/>
                <w:sz w:val="16"/>
                <w:szCs w:val="16"/>
              </w:rPr>
            </w:pPr>
            <w:r w:rsidRPr="004148A8">
              <w:rPr>
                <w:sz w:val="16"/>
                <w:szCs w:val="16"/>
              </w:rPr>
              <w:t>34.2</w:t>
            </w:r>
          </w:p>
        </w:tc>
        <w:tc>
          <w:tcPr>
            <w:tcW w:w="846" w:type="dxa"/>
            <w:tcBorders>
              <w:left w:val="single" w:sz="8" w:space="0" w:color="auto"/>
            </w:tcBorders>
            <w:shd w:val="clear" w:color="auto" w:fill="D9D9D9"/>
            <w:vAlign w:val="center"/>
          </w:tcPr>
          <w:p w14:paraId="19366AE7" w14:textId="77777777" w:rsidR="004148A8" w:rsidRPr="004148A8" w:rsidRDefault="004148A8" w:rsidP="004148A8">
            <w:pPr>
              <w:ind w:firstLine="0"/>
              <w:rPr>
                <w:rFonts w:cs="Arial"/>
                <w:sz w:val="16"/>
                <w:szCs w:val="16"/>
              </w:rPr>
            </w:pPr>
            <w:r w:rsidRPr="004148A8">
              <w:rPr>
                <w:sz w:val="16"/>
                <w:szCs w:val="16"/>
              </w:rPr>
              <w:t>1.1811</w:t>
            </w:r>
          </w:p>
        </w:tc>
        <w:tc>
          <w:tcPr>
            <w:tcW w:w="846" w:type="dxa"/>
            <w:shd w:val="clear" w:color="auto" w:fill="D9D9D9"/>
            <w:vAlign w:val="center"/>
          </w:tcPr>
          <w:p w14:paraId="57AFE7EC" w14:textId="77777777" w:rsidR="004148A8" w:rsidRPr="004148A8" w:rsidRDefault="004148A8" w:rsidP="004148A8">
            <w:pPr>
              <w:ind w:firstLine="0"/>
              <w:rPr>
                <w:rFonts w:cs="Arial"/>
                <w:sz w:val="16"/>
                <w:szCs w:val="16"/>
              </w:rPr>
            </w:pPr>
            <w:r w:rsidRPr="004148A8">
              <w:rPr>
                <w:sz w:val="16"/>
                <w:szCs w:val="16"/>
              </w:rPr>
              <w:t>0.0082</w:t>
            </w:r>
          </w:p>
        </w:tc>
        <w:tc>
          <w:tcPr>
            <w:tcW w:w="846" w:type="dxa"/>
            <w:shd w:val="clear" w:color="auto" w:fill="D9D9D9"/>
            <w:vAlign w:val="center"/>
          </w:tcPr>
          <w:p w14:paraId="126137EE" w14:textId="77777777" w:rsidR="004148A8" w:rsidRPr="004148A8" w:rsidRDefault="004148A8" w:rsidP="004148A8">
            <w:pPr>
              <w:ind w:firstLine="0"/>
              <w:rPr>
                <w:rFonts w:cs="Arial"/>
                <w:sz w:val="16"/>
                <w:szCs w:val="16"/>
              </w:rPr>
            </w:pPr>
            <w:r w:rsidRPr="004148A8">
              <w:rPr>
                <w:sz w:val="16"/>
                <w:szCs w:val="16"/>
              </w:rPr>
              <w:t>0.0082</w:t>
            </w:r>
          </w:p>
        </w:tc>
      </w:tr>
      <w:tr w:rsidR="004148A8" w:rsidRPr="004148A8" w14:paraId="7593AAD6" w14:textId="77777777" w:rsidTr="004148A8">
        <w:tc>
          <w:tcPr>
            <w:tcW w:w="2542" w:type="dxa"/>
            <w:shd w:val="clear" w:color="auto" w:fill="DEEAF6"/>
            <w:vAlign w:val="center"/>
          </w:tcPr>
          <w:p w14:paraId="69B01C21" w14:textId="77777777" w:rsidR="004148A8" w:rsidRPr="004148A8" w:rsidRDefault="004148A8" w:rsidP="004148A8">
            <w:pPr>
              <w:ind w:firstLine="0"/>
              <w:jc w:val="left"/>
              <w:rPr>
                <w:rFonts w:cs="Arial"/>
                <w:sz w:val="16"/>
                <w:szCs w:val="16"/>
              </w:rPr>
            </w:pPr>
            <w:r w:rsidRPr="004148A8">
              <w:rPr>
                <w:sz w:val="16"/>
                <w:szCs w:val="16"/>
              </w:rPr>
              <w:t>Окно Хеннинга</w:t>
            </w:r>
          </w:p>
        </w:tc>
        <w:tc>
          <w:tcPr>
            <w:tcW w:w="425" w:type="dxa"/>
            <w:shd w:val="clear" w:color="auto" w:fill="DEEAF6"/>
            <w:vAlign w:val="center"/>
          </w:tcPr>
          <w:p w14:paraId="24340A43"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EEAF6"/>
            <w:vAlign w:val="center"/>
          </w:tcPr>
          <w:p w14:paraId="7B7A71DF"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EEAF6"/>
            <w:vAlign w:val="center"/>
          </w:tcPr>
          <w:p w14:paraId="236F676F" w14:textId="77777777" w:rsidR="004148A8" w:rsidRPr="004148A8" w:rsidRDefault="004148A8" w:rsidP="004148A8">
            <w:pPr>
              <w:ind w:firstLine="0"/>
              <w:rPr>
                <w:rFonts w:cs="Arial"/>
                <w:sz w:val="16"/>
                <w:szCs w:val="16"/>
              </w:rPr>
            </w:pPr>
            <w:r w:rsidRPr="004148A8">
              <w:rPr>
                <w:sz w:val="16"/>
                <w:szCs w:val="16"/>
              </w:rPr>
              <w:t>29.2</w:t>
            </w:r>
          </w:p>
        </w:tc>
        <w:tc>
          <w:tcPr>
            <w:tcW w:w="708" w:type="dxa"/>
            <w:shd w:val="clear" w:color="auto" w:fill="DEEAF6"/>
            <w:vAlign w:val="center"/>
          </w:tcPr>
          <w:p w14:paraId="03DFC4B3" w14:textId="77777777" w:rsidR="004148A8" w:rsidRPr="004148A8" w:rsidRDefault="004148A8" w:rsidP="004148A8">
            <w:pPr>
              <w:ind w:firstLine="0"/>
              <w:rPr>
                <w:rFonts w:cs="Arial"/>
                <w:sz w:val="16"/>
                <w:szCs w:val="16"/>
              </w:rPr>
            </w:pPr>
            <w:r w:rsidRPr="004148A8">
              <w:rPr>
                <w:sz w:val="16"/>
                <w:szCs w:val="16"/>
              </w:rPr>
              <w:t>37.1</w:t>
            </w:r>
          </w:p>
        </w:tc>
        <w:tc>
          <w:tcPr>
            <w:tcW w:w="709" w:type="dxa"/>
            <w:tcBorders>
              <w:right w:val="single" w:sz="8" w:space="0" w:color="auto"/>
            </w:tcBorders>
            <w:shd w:val="clear" w:color="auto" w:fill="DEEAF6"/>
            <w:vAlign w:val="center"/>
          </w:tcPr>
          <w:p w14:paraId="3A89C36C" w14:textId="77777777" w:rsidR="004148A8" w:rsidRPr="004148A8" w:rsidRDefault="004148A8" w:rsidP="004148A8">
            <w:pPr>
              <w:ind w:firstLine="0"/>
              <w:rPr>
                <w:rFonts w:cs="Arial"/>
                <w:sz w:val="16"/>
                <w:szCs w:val="16"/>
              </w:rPr>
            </w:pPr>
            <w:r w:rsidRPr="004148A8">
              <w:rPr>
                <w:sz w:val="16"/>
                <w:szCs w:val="16"/>
              </w:rPr>
              <w:t>33.1</w:t>
            </w:r>
          </w:p>
        </w:tc>
        <w:tc>
          <w:tcPr>
            <w:tcW w:w="709" w:type="dxa"/>
            <w:tcBorders>
              <w:left w:val="single" w:sz="8" w:space="0" w:color="auto"/>
            </w:tcBorders>
            <w:shd w:val="clear" w:color="auto" w:fill="DEEAF6"/>
            <w:vAlign w:val="center"/>
          </w:tcPr>
          <w:p w14:paraId="521AC925" w14:textId="77777777" w:rsidR="004148A8" w:rsidRPr="004148A8" w:rsidRDefault="004148A8" w:rsidP="004148A8">
            <w:pPr>
              <w:ind w:firstLine="0"/>
              <w:rPr>
                <w:rFonts w:cs="Arial"/>
                <w:sz w:val="16"/>
                <w:szCs w:val="16"/>
              </w:rPr>
            </w:pPr>
            <w:r w:rsidRPr="004148A8">
              <w:rPr>
                <w:sz w:val="16"/>
                <w:szCs w:val="16"/>
              </w:rPr>
              <w:t>95</w:t>
            </w:r>
          </w:p>
        </w:tc>
        <w:tc>
          <w:tcPr>
            <w:tcW w:w="684" w:type="dxa"/>
            <w:shd w:val="clear" w:color="auto" w:fill="DEEAF6"/>
            <w:vAlign w:val="center"/>
          </w:tcPr>
          <w:p w14:paraId="68A37225" w14:textId="77777777" w:rsidR="004148A8" w:rsidRPr="004148A8" w:rsidRDefault="004148A8" w:rsidP="004148A8">
            <w:pPr>
              <w:ind w:firstLine="0"/>
              <w:rPr>
                <w:rFonts w:cs="Arial"/>
                <w:sz w:val="16"/>
                <w:szCs w:val="16"/>
              </w:rPr>
            </w:pPr>
            <w:r w:rsidRPr="004148A8">
              <w:rPr>
                <w:sz w:val="16"/>
                <w:szCs w:val="16"/>
              </w:rPr>
              <w:t>34</w:t>
            </w:r>
          </w:p>
        </w:tc>
        <w:tc>
          <w:tcPr>
            <w:tcW w:w="673" w:type="dxa"/>
            <w:tcBorders>
              <w:right w:val="single" w:sz="8" w:space="0" w:color="auto"/>
            </w:tcBorders>
            <w:shd w:val="clear" w:color="auto" w:fill="DEEAF6"/>
            <w:vAlign w:val="center"/>
          </w:tcPr>
          <w:p w14:paraId="615EF03F" w14:textId="77777777" w:rsidR="004148A8" w:rsidRPr="004148A8" w:rsidRDefault="004148A8" w:rsidP="004148A8">
            <w:pPr>
              <w:ind w:firstLine="0"/>
              <w:rPr>
                <w:rFonts w:cs="Arial"/>
                <w:sz w:val="16"/>
                <w:szCs w:val="16"/>
              </w:rPr>
            </w:pPr>
            <w:r w:rsidRPr="004148A8">
              <w:rPr>
                <w:sz w:val="16"/>
                <w:szCs w:val="16"/>
              </w:rPr>
              <w:t>35.6</w:t>
            </w:r>
          </w:p>
        </w:tc>
        <w:tc>
          <w:tcPr>
            <w:tcW w:w="846" w:type="dxa"/>
            <w:tcBorders>
              <w:left w:val="single" w:sz="8" w:space="0" w:color="auto"/>
            </w:tcBorders>
            <w:shd w:val="clear" w:color="auto" w:fill="DEEAF6"/>
            <w:vAlign w:val="center"/>
          </w:tcPr>
          <w:p w14:paraId="123395EE" w14:textId="77777777" w:rsidR="004148A8" w:rsidRPr="004148A8" w:rsidRDefault="004148A8" w:rsidP="004148A8">
            <w:pPr>
              <w:ind w:firstLine="0"/>
              <w:rPr>
                <w:rFonts w:cs="Arial"/>
                <w:sz w:val="16"/>
                <w:szCs w:val="16"/>
              </w:rPr>
            </w:pPr>
            <w:r w:rsidRPr="004148A8">
              <w:rPr>
                <w:sz w:val="16"/>
                <w:szCs w:val="16"/>
              </w:rPr>
              <w:t>2.355</w:t>
            </w:r>
          </w:p>
        </w:tc>
        <w:tc>
          <w:tcPr>
            <w:tcW w:w="846" w:type="dxa"/>
            <w:shd w:val="clear" w:color="auto" w:fill="DEEAF6"/>
            <w:vAlign w:val="center"/>
          </w:tcPr>
          <w:p w14:paraId="600B744C" w14:textId="77777777" w:rsidR="004148A8" w:rsidRPr="004148A8" w:rsidRDefault="004148A8" w:rsidP="004148A8">
            <w:pPr>
              <w:ind w:firstLine="0"/>
              <w:rPr>
                <w:rFonts w:cs="Arial"/>
                <w:sz w:val="16"/>
                <w:szCs w:val="16"/>
              </w:rPr>
            </w:pPr>
            <w:r w:rsidRPr="004148A8">
              <w:rPr>
                <w:sz w:val="16"/>
                <w:szCs w:val="16"/>
              </w:rPr>
              <w:t>0.0476</w:t>
            </w:r>
          </w:p>
        </w:tc>
        <w:tc>
          <w:tcPr>
            <w:tcW w:w="846" w:type="dxa"/>
            <w:shd w:val="clear" w:color="auto" w:fill="DEEAF6"/>
            <w:vAlign w:val="center"/>
          </w:tcPr>
          <w:p w14:paraId="3279613A" w14:textId="77777777" w:rsidR="004148A8" w:rsidRPr="004148A8" w:rsidRDefault="004148A8" w:rsidP="004148A8">
            <w:pPr>
              <w:ind w:firstLine="0"/>
              <w:rPr>
                <w:rFonts w:cs="Arial"/>
                <w:sz w:val="16"/>
                <w:szCs w:val="16"/>
              </w:rPr>
            </w:pPr>
            <w:r w:rsidRPr="004148A8">
              <w:rPr>
                <w:sz w:val="16"/>
                <w:szCs w:val="16"/>
              </w:rPr>
              <w:t>0.87</w:t>
            </w:r>
          </w:p>
        </w:tc>
      </w:tr>
      <w:tr w:rsidR="004148A8" w:rsidRPr="004148A8" w14:paraId="37902013" w14:textId="77777777" w:rsidTr="004148A8">
        <w:tc>
          <w:tcPr>
            <w:tcW w:w="2542" w:type="dxa"/>
            <w:shd w:val="clear" w:color="auto" w:fill="D9D9D9"/>
            <w:vAlign w:val="center"/>
          </w:tcPr>
          <w:p w14:paraId="3D0DB97F" w14:textId="77777777" w:rsidR="004148A8" w:rsidRPr="004148A8" w:rsidRDefault="004148A8" w:rsidP="004148A8">
            <w:pPr>
              <w:ind w:firstLine="0"/>
              <w:jc w:val="left"/>
              <w:rPr>
                <w:rFonts w:cs="Arial"/>
                <w:sz w:val="16"/>
                <w:szCs w:val="16"/>
              </w:rPr>
            </w:pPr>
            <w:r w:rsidRPr="004148A8">
              <w:rPr>
                <w:sz w:val="16"/>
                <w:szCs w:val="16"/>
              </w:rPr>
              <w:t>Окно Хемминга</w:t>
            </w:r>
          </w:p>
        </w:tc>
        <w:tc>
          <w:tcPr>
            <w:tcW w:w="425" w:type="dxa"/>
            <w:shd w:val="clear" w:color="auto" w:fill="D9D9D9"/>
            <w:vAlign w:val="center"/>
          </w:tcPr>
          <w:p w14:paraId="52920A63"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9D9D9"/>
            <w:vAlign w:val="center"/>
          </w:tcPr>
          <w:p w14:paraId="47A55C38"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9D9D9"/>
            <w:vAlign w:val="center"/>
          </w:tcPr>
          <w:p w14:paraId="2DCFAB88" w14:textId="77777777" w:rsidR="004148A8" w:rsidRPr="004148A8" w:rsidRDefault="004148A8" w:rsidP="004148A8">
            <w:pPr>
              <w:ind w:firstLine="0"/>
              <w:rPr>
                <w:rFonts w:cs="Arial"/>
                <w:sz w:val="16"/>
                <w:szCs w:val="16"/>
              </w:rPr>
            </w:pPr>
            <w:r w:rsidRPr="004148A8">
              <w:rPr>
                <w:sz w:val="16"/>
                <w:szCs w:val="16"/>
              </w:rPr>
              <w:t>31.7</w:t>
            </w:r>
          </w:p>
        </w:tc>
        <w:tc>
          <w:tcPr>
            <w:tcW w:w="708" w:type="dxa"/>
            <w:shd w:val="clear" w:color="auto" w:fill="D9D9D9"/>
            <w:vAlign w:val="center"/>
          </w:tcPr>
          <w:p w14:paraId="12F45C6C" w14:textId="77777777" w:rsidR="004148A8" w:rsidRPr="004148A8" w:rsidRDefault="004148A8" w:rsidP="004148A8">
            <w:pPr>
              <w:ind w:firstLine="0"/>
              <w:rPr>
                <w:rFonts w:cs="Arial"/>
                <w:sz w:val="16"/>
                <w:szCs w:val="16"/>
              </w:rPr>
            </w:pPr>
            <w:r w:rsidRPr="004148A8">
              <w:rPr>
                <w:sz w:val="16"/>
                <w:szCs w:val="16"/>
              </w:rPr>
              <w:t>41.5</w:t>
            </w:r>
          </w:p>
        </w:tc>
        <w:tc>
          <w:tcPr>
            <w:tcW w:w="709" w:type="dxa"/>
            <w:tcBorders>
              <w:right w:val="single" w:sz="8" w:space="0" w:color="auto"/>
            </w:tcBorders>
            <w:shd w:val="clear" w:color="auto" w:fill="D9D9D9"/>
            <w:vAlign w:val="center"/>
          </w:tcPr>
          <w:p w14:paraId="438A50CF" w14:textId="77777777" w:rsidR="004148A8" w:rsidRPr="004148A8" w:rsidRDefault="004148A8" w:rsidP="004148A8">
            <w:pPr>
              <w:ind w:firstLine="0"/>
              <w:rPr>
                <w:rFonts w:cs="Arial"/>
                <w:sz w:val="16"/>
                <w:szCs w:val="16"/>
              </w:rPr>
            </w:pPr>
            <w:r w:rsidRPr="004148A8">
              <w:rPr>
                <w:sz w:val="16"/>
                <w:szCs w:val="16"/>
              </w:rPr>
              <w:t>36.3</w:t>
            </w:r>
          </w:p>
        </w:tc>
        <w:tc>
          <w:tcPr>
            <w:tcW w:w="709" w:type="dxa"/>
            <w:tcBorders>
              <w:left w:val="single" w:sz="8" w:space="0" w:color="auto"/>
            </w:tcBorders>
            <w:shd w:val="clear" w:color="auto" w:fill="D9D9D9"/>
            <w:vAlign w:val="center"/>
          </w:tcPr>
          <w:p w14:paraId="2C4AEA2B" w14:textId="77777777" w:rsidR="004148A8" w:rsidRPr="004148A8" w:rsidRDefault="004148A8" w:rsidP="004148A8">
            <w:pPr>
              <w:ind w:firstLine="0"/>
              <w:rPr>
                <w:rFonts w:cs="Arial"/>
                <w:sz w:val="16"/>
                <w:szCs w:val="16"/>
              </w:rPr>
            </w:pPr>
            <w:r w:rsidRPr="004148A8">
              <w:rPr>
                <w:sz w:val="16"/>
                <w:szCs w:val="16"/>
              </w:rPr>
              <w:t>36.5</w:t>
            </w:r>
          </w:p>
        </w:tc>
        <w:tc>
          <w:tcPr>
            <w:tcW w:w="684" w:type="dxa"/>
            <w:shd w:val="clear" w:color="auto" w:fill="D9D9D9"/>
            <w:vAlign w:val="center"/>
          </w:tcPr>
          <w:p w14:paraId="51064CB6" w14:textId="77777777" w:rsidR="004148A8" w:rsidRPr="004148A8" w:rsidRDefault="004148A8" w:rsidP="004148A8">
            <w:pPr>
              <w:ind w:firstLine="0"/>
              <w:rPr>
                <w:rFonts w:cs="Arial"/>
                <w:sz w:val="16"/>
                <w:szCs w:val="16"/>
              </w:rPr>
            </w:pPr>
            <w:r w:rsidRPr="004148A8">
              <w:rPr>
                <w:sz w:val="16"/>
                <w:szCs w:val="16"/>
              </w:rPr>
              <w:t>36.5</w:t>
            </w:r>
          </w:p>
        </w:tc>
        <w:tc>
          <w:tcPr>
            <w:tcW w:w="673" w:type="dxa"/>
            <w:tcBorders>
              <w:right w:val="single" w:sz="8" w:space="0" w:color="auto"/>
            </w:tcBorders>
            <w:shd w:val="clear" w:color="auto" w:fill="D9D9D9"/>
            <w:vAlign w:val="center"/>
          </w:tcPr>
          <w:p w14:paraId="79B9BAD4" w14:textId="77777777" w:rsidR="004148A8" w:rsidRPr="004148A8" w:rsidRDefault="004148A8" w:rsidP="004148A8">
            <w:pPr>
              <w:ind w:firstLine="0"/>
              <w:rPr>
                <w:rFonts w:cs="Arial"/>
                <w:sz w:val="16"/>
                <w:szCs w:val="16"/>
              </w:rPr>
            </w:pPr>
            <w:r w:rsidRPr="004148A8">
              <w:rPr>
                <w:sz w:val="16"/>
                <w:szCs w:val="16"/>
              </w:rPr>
              <w:t>34</w:t>
            </w:r>
          </w:p>
        </w:tc>
        <w:tc>
          <w:tcPr>
            <w:tcW w:w="846" w:type="dxa"/>
            <w:tcBorders>
              <w:left w:val="single" w:sz="8" w:space="0" w:color="auto"/>
            </w:tcBorders>
            <w:shd w:val="clear" w:color="auto" w:fill="D9D9D9"/>
            <w:vAlign w:val="center"/>
          </w:tcPr>
          <w:p w14:paraId="6541599D" w14:textId="77777777" w:rsidR="004148A8" w:rsidRPr="004148A8" w:rsidRDefault="004148A8" w:rsidP="004148A8">
            <w:pPr>
              <w:ind w:firstLine="0"/>
              <w:rPr>
                <w:rFonts w:cs="Arial"/>
                <w:sz w:val="16"/>
                <w:szCs w:val="16"/>
              </w:rPr>
            </w:pPr>
            <w:r w:rsidRPr="004148A8">
              <w:rPr>
                <w:sz w:val="16"/>
                <w:szCs w:val="16"/>
              </w:rPr>
              <w:t>1.5939</w:t>
            </w:r>
          </w:p>
        </w:tc>
        <w:tc>
          <w:tcPr>
            <w:tcW w:w="846" w:type="dxa"/>
            <w:shd w:val="clear" w:color="auto" w:fill="D9D9D9"/>
            <w:vAlign w:val="center"/>
          </w:tcPr>
          <w:p w14:paraId="1717CCF4" w14:textId="77777777" w:rsidR="004148A8" w:rsidRPr="004148A8" w:rsidRDefault="004148A8" w:rsidP="004148A8">
            <w:pPr>
              <w:ind w:firstLine="0"/>
              <w:rPr>
                <w:rFonts w:cs="Arial"/>
                <w:sz w:val="16"/>
                <w:szCs w:val="16"/>
              </w:rPr>
            </w:pPr>
            <w:r w:rsidRPr="004148A8">
              <w:rPr>
                <w:sz w:val="16"/>
                <w:szCs w:val="16"/>
              </w:rPr>
              <w:t>0.0354</w:t>
            </w:r>
          </w:p>
        </w:tc>
        <w:tc>
          <w:tcPr>
            <w:tcW w:w="846" w:type="dxa"/>
            <w:shd w:val="clear" w:color="auto" w:fill="D9D9D9"/>
            <w:vAlign w:val="center"/>
          </w:tcPr>
          <w:p w14:paraId="071E7C38" w14:textId="77777777" w:rsidR="004148A8" w:rsidRPr="004148A8" w:rsidRDefault="004148A8" w:rsidP="004148A8">
            <w:pPr>
              <w:ind w:firstLine="0"/>
              <w:rPr>
                <w:rFonts w:cs="Arial"/>
                <w:sz w:val="16"/>
                <w:szCs w:val="16"/>
              </w:rPr>
            </w:pPr>
            <w:r w:rsidRPr="004148A8">
              <w:rPr>
                <w:sz w:val="16"/>
                <w:szCs w:val="16"/>
              </w:rPr>
              <w:t>0.3299</w:t>
            </w:r>
          </w:p>
        </w:tc>
      </w:tr>
      <w:tr w:rsidR="004148A8" w:rsidRPr="004148A8" w14:paraId="4069C7EA" w14:textId="77777777" w:rsidTr="004148A8">
        <w:tc>
          <w:tcPr>
            <w:tcW w:w="2542" w:type="dxa"/>
            <w:vAlign w:val="center"/>
          </w:tcPr>
          <w:p w14:paraId="2F2B476E" w14:textId="77777777" w:rsidR="004148A8" w:rsidRPr="004148A8" w:rsidRDefault="004148A8" w:rsidP="004148A8">
            <w:pPr>
              <w:ind w:firstLine="0"/>
              <w:jc w:val="left"/>
              <w:rPr>
                <w:rFonts w:cs="Arial"/>
                <w:sz w:val="16"/>
                <w:szCs w:val="16"/>
              </w:rPr>
            </w:pPr>
            <w:r w:rsidRPr="004148A8">
              <w:rPr>
                <w:sz w:val="16"/>
                <w:szCs w:val="16"/>
              </w:rPr>
              <w:t>Окно Блэкмена</w:t>
            </w:r>
          </w:p>
        </w:tc>
        <w:tc>
          <w:tcPr>
            <w:tcW w:w="425" w:type="dxa"/>
            <w:vAlign w:val="center"/>
          </w:tcPr>
          <w:p w14:paraId="2A60083A"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vAlign w:val="center"/>
          </w:tcPr>
          <w:p w14:paraId="41285490"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vAlign w:val="center"/>
          </w:tcPr>
          <w:p w14:paraId="4340FAB2" w14:textId="77777777" w:rsidR="004148A8" w:rsidRPr="004148A8" w:rsidRDefault="004148A8" w:rsidP="004148A8">
            <w:pPr>
              <w:ind w:firstLine="0"/>
              <w:rPr>
                <w:rFonts w:cs="Arial"/>
                <w:sz w:val="16"/>
                <w:szCs w:val="16"/>
              </w:rPr>
            </w:pPr>
            <w:r w:rsidRPr="004148A8">
              <w:rPr>
                <w:sz w:val="16"/>
                <w:szCs w:val="16"/>
              </w:rPr>
              <w:t>25.6</w:t>
            </w:r>
          </w:p>
        </w:tc>
        <w:tc>
          <w:tcPr>
            <w:tcW w:w="708" w:type="dxa"/>
            <w:vAlign w:val="center"/>
          </w:tcPr>
          <w:p w14:paraId="2EDE4519" w14:textId="77777777" w:rsidR="004148A8" w:rsidRPr="004148A8" w:rsidRDefault="004148A8" w:rsidP="004148A8">
            <w:pPr>
              <w:ind w:firstLine="0"/>
              <w:rPr>
                <w:rFonts w:cs="Arial"/>
                <w:sz w:val="16"/>
                <w:szCs w:val="16"/>
              </w:rPr>
            </w:pPr>
            <w:r w:rsidRPr="004148A8">
              <w:rPr>
                <w:sz w:val="16"/>
                <w:szCs w:val="16"/>
              </w:rPr>
              <w:t>34.4</w:t>
            </w:r>
          </w:p>
        </w:tc>
        <w:tc>
          <w:tcPr>
            <w:tcW w:w="709" w:type="dxa"/>
            <w:tcBorders>
              <w:right w:val="single" w:sz="8" w:space="0" w:color="auto"/>
            </w:tcBorders>
            <w:vAlign w:val="center"/>
          </w:tcPr>
          <w:p w14:paraId="200DA008" w14:textId="77777777" w:rsidR="004148A8" w:rsidRPr="004148A8" w:rsidRDefault="004148A8" w:rsidP="004148A8">
            <w:pPr>
              <w:ind w:firstLine="0"/>
              <w:rPr>
                <w:rFonts w:cs="Arial"/>
                <w:sz w:val="16"/>
                <w:szCs w:val="16"/>
              </w:rPr>
            </w:pPr>
            <w:r w:rsidRPr="004148A8">
              <w:rPr>
                <w:sz w:val="16"/>
                <w:szCs w:val="16"/>
              </w:rPr>
              <w:t>27.7</w:t>
            </w:r>
          </w:p>
        </w:tc>
        <w:tc>
          <w:tcPr>
            <w:tcW w:w="709" w:type="dxa"/>
            <w:tcBorders>
              <w:left w:val="single" w:sz="8" w:space="0" w:color="auto"/>
            </w:tcBorders>
            <w:vAlign w:val="center"/>
          </w:tcPr>
          <w:p w14:paraId="45C1257A" w14:textId="77777777" w:rsidR="004148A8" w:rsidRPr="004148A8" w:rsidRDefault="004148A8" w:rsidP="004148A8">
            <w:pPr>
              <w:ind w:firstLine="0"/>
              <w:rPr>
                <w:rFonts w:cs="Arial"/>
                <w:sz w:val="16"/>
                <w:szCs w:val="16"/>
              </w:rPr>
            </w:pPr>
            <w:r w:rsidRPr="004148A8">
              <w:rPr>
                <w:sz w:val="16"/>
                <w:szCs w:val="16"/>
              </w:rPr>
              <w:t>311.7</w:t>
            </w:r>
          </w:p>
        </w:tc>
        <w:tc>
          <w:tcPr>
            <w:tcW w:w="684" w:type="dxa"/>
            <w:vAlign w:val="center"/>
          </w:tcPr>
          <w:p w14:paraId="1DC7999B" w14:textId="77777777" w:rsidR="004148A8" w:rsidRPr="004148A8" w:rsidRDefault="004148A8" w:rsidP="004148A8">
            <w:pPr>
              <w:ind w:firstLine="0"/>
              <w:rPr>
                <w:rFonts w:cs="Arial"/>
                <w:sz w:val="16"/>
                <w:szCs w:val="16"/>
              </w:rPr>
            </w:pPr>
            <w:r w:rsidRPr="004148A8">
              <w:rPr>
                <w:sz w:val="16"/>
                <w:szCs w:val="16"/>
              </w:rPr>
              <w:t>32.7</w:t>
            </w:r>
          </w:p>
        </w:tc>
        <w:tc>
          <w:tcPr>
            <w:tcW w:w="673" w:type="dxa"/>
            <w:tcBorders>
              <w:right w:val="single" w:sz="8" w:space="0" w:color="auto"/>
            </w:tcBorders>
            <w:vAlign w:val="center"/>
          </w:tcPr>
          <w:p w14:paraId="0D5C9273" w14:textId="77777777" w:rsidR="004148A8" w:rsidRPr="004148A8" w:rsidRDefault="004148A8" w:rsidP="004148A8">
            <w:pPr>
              <w:ind w:firstLine="0"/>
              <w:rPr>
                <w:rFonts w:cs="Arial"/>
                <w:sz w:val="16"/>
                <w:szCs w:val="16"/>
              </w:rPr>
            </w:pPr>
            <w:r w:rsidRPr="004148A8">
              <w:rPr>
                <w:sz w:val="16"/>
                <w:szCs w:val="16"/>
              </w:rPr>
              <w:t>241.9</w:t>
            </w:r>
          </w:p>
        </w:tc>
        <w:tc>
          <w:tcPr>
            <w:tcW w:w="846" w:type="dxa"/>
            <w:tcBorders>
              <w:left w:val="single" w:sz="8" w:space="0" w:color="auto"/>
            </w:tcBorders>
            <w:vAlign w:val="center"/>
          </w:tcPr>
          <w:p w14:paraId="336AEFAA" w14:textId="77777777" w:rsidR="004148A8" w:rsidRPr="004148A8" w:rsidRDefault="004148A8" w:rsidP="004148A8">
            <w:pPr>
              <w:ind w:firstLine="0"/>
              <w:rPr>
                <w:rFonts w:cs="Arial"/>
                <w:sz w:val="16"/>
                <w:szCs w:val="16"/>
              </w:rPr>
            </w:pPr>
            <w:r w:rsidRPr="004148A8">
              <w:rPr>
                <w:sz w:val="16"/>
                <w:szCs w:val="16"/>
              </w:rPr>
              <w:t>18.523</w:t>
            </w:r>
          </w:p>
        </w:tc>
        <w:tc>
          <w:tcPr>
            <w:tcW w:w="846" w:type="dxa"/>
            <w:vAlign w:val="center"/>
          </w:tcPr>
          <w:p w14:paraId="287914D7" w14:textId="77777777" w:rsidR="004148A8" w:rsidRPr="004148A8" w:rsidRDefault="004148A8" w:rsidP="004148A8">
            <w:pPr>
              <w:ind w:firstLine="0"/>
              <w:rPr>
                <w:rFonts w:cs="Arial"/>
                <w:sz w:val="16"/>
                <w:szCs w:val="16"/>
              </w:rPr>
            </w:pPr>
            <w:r w:rsidRPr="004148A8">
              <w:rPr>
                <w:sz w:val="16"/>
                <w:szCs w:val="16"/>
              </w:rPr>
              <w:t>0.4742</w:t>
            </w:r>
          </w:p>
        </w:tc>
        <w:tc>
          <w:tcPr>
            <w:tcW w:w="846" w:type="dxa"/>
            <w:vAlign w:val="center"/>
          </w:tcPr>
          <w:p w14:paraId="48214BE7" w14:textId="77777777" w:rsidR="004148A8" w:rsidRPr="004148A8" w:rsidRDefault="004148A8" w:rsidP="004148A8">
            <w:pPr>
              <w:ind w:firstLine="0"/>
              <w:rPr>
                <w:rFonts w:cs="Arial"/>
                <w:sz w:val="16"/>
                <w:szCs w:val="16"/>
              </w:rPr>
            </w:pPr>
            <w:r w:rsidRPr="004148A8">
              <w:rPr>
                <w:sz w:val="16"/>
                <w:szCs w:val="16"/>
              </w:rPr>
              <w:t>7.6147</w:t>
            </w:r>
          </w:p>
        </w:tc>
      </w:tr>
      <w:tr w:rsidR="004148A8" w:rsidRPr="004148A8" w14:paraId="6AC75D80" w14:textId="77777777" w:rsidTr="004148A8">
        <w:tc>
          <w:tcPr>
            <w:tcW w:w="2542" w:type="dxa"/>
            <w:vMerge w:val="restart"/>
            <w:shd w:val="clear" w:color="auto" w:fill="DEEAF6"/>
            <w:vAlign w:val="center"/>
          </w:tcPr>
          <w:p w14:paraId="35274489" w14:textId="77777777" w:rsidR="004148A8" w:rsidRPr="004148A8" w:rsidRDefault="004148A8" w:rsidP="004148A8">
            <w:pPr>
              <w:ind w:firstLine="0"/>
              <w:jc w:val="left"/>
              <w:rPr>
                <w:rFonts w:cs="Arial"/>
                <w:sz w:val="16"/>
                <w:szCs w:val="16"/>
              </w:rPr>
            </w:pPr>
            <w:r w:rsidRPr="004148A8">
              <w:rPr>
                <w:sz w:val="16"/>
                <w:szCs w:val="16"/>
              </w:rPr>
              <w:t>Окно Кайзера</w:t>
            </w:r>
          </w:p>
        </w:tc>
        <w:tc>
          <w:tcPr>
            <w:tcW w:w="425" w:type="dxa"/>
            <w:shd w:val="clear" w:color="auto" w:fill="DEEAF6"/>
            <w:vAlign w:val="center"/>
          </w:tcPr>
          <w:p w14:paraId="3E7CFE28" w14:textId="77777777" w:rsidR="004148A8" w:rsidRPr="004148A8" w:rsidRDefault="004148A8" w:rsidP="004148A8">
            <w:pPr>
              <w:ind w:firstLine="0"/>
              <w:rPr>
                <w:rFonts w:cs="Arial"/>
                <w:sz w:val="16"/>
                <w:szCs w:val="16"/>
              </w:rPr>
            </w:pPr>
            <w:r w:rsidRPr="004148A8">
              <w:rPr>
                <w:sz w:val="16"/>
                <w:szCs w:val="16"/>
              </w:rPr>
              <w:t>1</w:t>
            </w:r>
          </w:p>
        </w:tc>
        <w:tc>
          <w:tcPr>
            <w:tcW w:w="709" w:type="dxa"/>
            <w:tcBorders>
              <w:right w:val="single" w:sz="8" w:space="0" w:color="auto"/>
            </w:tcBorders>
            <w:shd w:val="clear" w:color="auto" w:fill="DEEAF6"/>
            <w:vAlign w:val="center"/>
          </w:tcPr>
          <w:p w14:paraId="5C2F1BD2"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EEAF6"/>
            <w:vAlign w:val="center"/>
          </w:tcPr>
          <w:p w14:paraId="164B3895" w14:textId="77777777" w:rsidR="004148A8" w:rsidRPr="004148A8" w:rsidRDefault="004148A8" w:rsidP="004148A8">
            <w:pPr>
              <w:ind w:firstLine="0"/>
              <w:rPr>
                <w:rFonts w:cs="Arial"/>
                <w:sz w:val="16"/>
                <w:szCs w:val="16"/>
              </w:rPr>
            </w:pPr>
            <w:r w:rsidRPr="004148A8">
              <w:rPr>
                <w:sz w:val="16"/>
                <w:szCs w:val="16"/>
              </w:rPr>
              <w:t>12.9</w:t>
            </w:r>
          </w:p>
        </w:tc>
        <w:tc>
          <w:tcPr>
            <w:tcW w:w="708" w:type="dxa"/>
            <w:shd w:val="clear" w:color="auto" w:fill="DEEAF6"/>
            <w:vAlign w:val="center"/>
          </w:tcPr>
          <w:p w14:paraId="5EC6782E" w14:textId="77777777" w:rsidR="004148A8" w:rsidRPr="004148A8" w:rsidRDefault="004148A8" w:rsidP="004148A8">
            <w:pPr>
              <w:ind w:firstLine="0"/>
              <w:rPr>
                <w:rFonts w:cs="Arial"/>
                <w:sz w:val="16"/>
                <w:szCs w:val="16"/>
              </w:rPr>
            </w:pPr>
            <w:r w:rsidRPr="004148A8">
              <w:rPr>
                <w:sz w:val="16"/>
                <w:szCs w:val="16"/>
              </w:rPr>
              <w:t>19.6</w:t>
            </w:r>
          </w:p>
        </w:tc>
        <w:tc>
          <w:tcPr>
            <w:tcW w:w="709" w:type="dxa"/>
            <w:tcBorders>
              <w:right w:val="single" w:sz="8" w:space="0" w:color="auto"/>
            </w:tcBorders>
            <w:shd w:val="clear" w:color="auto" w:fill="DEEAF6"/>
            <w:vAlign w:val="center"/>
          </w:tcPr>
          <w:p w14:paraId="7EFD648F" w14:textId="77777777" w:rsidR="004148A8" w:rsidRPr="004148A8" w:rsidRDefault="004148A8" w:rsidP="004148A8">
            <w:pPr>
              <w:ind w:firstLine="0"/>
              <w:rPr>
                <w:rFonts w:cs="Arial"/>
                <w:sz w:val="16"/>
                <w:szCs w:val="16"/>
              </w:rPr>
            </w:pPr>
            <w:r w:rsidRPr="004148A8">
              <w:rPr>
                <w:sz w:val="16"/>
                <w:szCs w:val="16"/>
              </w:rPr>
              <w:t>19.2</w:t>
            </w:r>
          </w:p>
        </w:tc>
        <w:tc>
          <w:tcPr>
            <w:tcW w:w="709" w:type="dxa"/>
            <w:tcBorders>
              <w:left w:val="single" w:sz="8" w:space="0" w:color="auto"/>
            </w:tcBorders>
            <w:shd w:val="clear" w:color="auto" w:fill="DEEAF6"/>
            <w:vAlign w:val="center"/>
          </w:tcPr>
          <w:p w14:paraId="5A07B8B6" w14:textId="77777777" w:rsidR="004148A8" w:rsidRPr="004148A8" w:rsidRDefault="004148A8" w:rsidP="004148A8">
            <w:pPr>
              <w:ind w:firstLine="0"/>
              <w:rPr>
                <w:rFonts w:cs="Arial"/>
                <w:sz w:val="16"/>
                <w:szCs w:val="16"/>
              </w:rPr>
            </w:pPr>
            <w:r w:rsidRPr="004148A8">
              <w:rPr>
                <w:sz w:val="16"/>
                <w:szCs w:val="16"/>
              </w:rPr>
              <w:t>225.2</w:t>
            </w:r>
          </w:p>
        </w:tc>
        <w:tc>
          <w:tcPr>
            <w:tcW w:w="684" w:type="dxa"/>
            <w:shd w:val="clear" w:color="auto" w:fill="DEEAF6"/>
            <w:vAlign w:val="center"/>
          </w:tcPr>
          <w:p w14:paraId="7545F435" w14:textId="77777777" w:rsidR="004148A8" w:rsidRPr="004148A8" w:rsidRDefault="004148A8" w:rsidP="004148A8">
            <w:pPr>
              <w:ind w:firstLine="0"/>
              <w:rPr>
                <w:rFonts w:cs="Arial"/>
                <w:sz w:val="16"/>
                <w:szCs w:val="16"/>
              </w:rPr>
            </w:pPr>
            <w:r w:rsidRPr="004148A8">
              <w:rPr>
                <w:sz w:val="16"/>
                <w:szCs w:val="16"/>
              </w:rPr>
              <w:t>18.3</w:t>
            </w:r>
          </w:p>
        </w:tc>
        <w:tc>
          <w:tcPr>
            <w:tcW w:w="673" w:type="dxa"/>
            <w:tcBorders>
              <w:right w:val="single" w:sz="8" w:space="0" w:color="auto"/>
            </w:tcBorders>
            <w:shd w:val="clear" w:color="auto" w:fill="DEEAF6"/>
            <w:vAlign w:val="center"/>
          </w:tcPr>
          <w:p w14:paraId="17B68A25" w14:textId="77777777" w:rsidR="004148A8" w:rsidRPr="004148A8" w:rsidRDefault="004148A8" w:rsidP="004148A8">
            <w:pPr>
              <w:ind w:firstLine="0"/>
              <w:rPr>
                <w:rFonts w:cs="Arial"/>
                <w:sz w:val="16"/>
                <w:szCs w:val="16"/>
              </w:rPr>
            </w:pPr>
            <w:r w:rsidRPr="004148A8">
              <w:rPr>
                <w:sz w:val="16"/>
                <w:szCs w:val="16"/>
              </w:rPr>
              <w:t>125</w:t>
            </w:r>
          </w:p>
        </w:tc>
        <w:tc>
          <w:tcPr>
            <w:tcW w:w="846" w:type="dxa"/>
            <w:tcBorders>
              <w:left w:val="single" w:sz="8" w:space="0" w:color="auto"/>
            </w:tcBorders>
            <w:shd w:val="clear" w:color="auto" w:fill="DEEAF6"/>
            <w:vAlign w:val="center"/>
          </w:tcPr>
          <w:p w14:paraId="50DE6EB4" w14:textId="77777777" w:rsidR="004148A8" w:rsidRPr="004148A8" w:rsidRDefault="004148A8" w:rsidP="004148A8">
            <w:pPr>
              <w:ind w:firstLine="0"/>
              <w:rPr>
                <w:rFonts w:cs="Arial"/>
                <w:sz w:val="16"/>
                <w:szCs w:val="16"/>
              </w:rPr>
            </w:pPr>
            <w:r w:rsidRPr="004148A8">
              <w:rPr>
                <w:sz w:val="16"/>
                <w:szCs w:val="16"/>
              </w:rPr>
              <w:t>6.2574</w:t>
            </w:r>
          </w:p>
        </w:tc>
        <w:tc>
          <w:tcPr>
            <w:tcW w:w="846" w:type="dxa"/>
            <w:shd w:val="clear" w:color="auto" w:fill="DEEAF6"/>
            <w:vAlign w:val="center"/>
          </w:tcPr>
          <w:p w14:paraId="0049D140" w14:textId="77777777" w:rsidR="004148A8" w:rsidRPr="004148A8" w:rsidRDefault="004148A8" w:rsidP="004148A8">
            <w:pPr>
              <w:ind w:firstLine="0"/>
              <w:rPr>
                <w:rFonts w:cs="Arial"/>
                <w:sz w:val="16"/>
                <w:szCs w:val="16"/>
              </w:rPr>
            </w:pPr>
            <w:r w:rsidRPr="004148A8">
              <w:rPr>
                <w:sz w:val="16"/>
                <w:szCs w:val="16"/>
              </w:rPr>
              <w:t>0.4863</w:t>
            </w:r>
          </w:p>
        </w:tc>
        <w:tc>
          <w:tcPr>
            <w:tcW w:w="846" w:type="dxa"/>
            <w:shd w:val="clear" w:color="auto" w:fill="DEEAF6"/>
            <w:vAlign w:val="center"/>
          </w:tcPr>
          <w:p w14:paraId="2AED4045" w14:textId="77777777" w:rsidR="004148A8" w:rsidRPr="004148A8" w:rsidRDefault="004148A8" w:rsidP="004148A8">
            <w:pPr>
              <w:ind w:firstLine="0"/>
              <w:rPr>
                <w:rFonts w:cs="Arial"/>
                <w:sz w:val="16"/>
                <w:szCs w:val="16"/>
              </w:rPr>
            </w:pPr>
            <w:r w:rsidRPr="004148A8">
              <w:rPr>
                <w:sz w:val="16"/>
                <w:szCs w:val="16"/>
              </w:rPr>
              <w:t>3.0063</w:t>
            </w:r>
          </w:p>
        </w:tc>
      </w:tr>
      <w:tr w:rsidR="004148A8" w:rsidRPr="004148A8" w14:paraId="24F74468" w14:textId="77777777" w:rsidTr="004148A8">
        <w:tc>
          <w:tcPr>
            <w:tcW w:w="2542" w:type="dxa"/>
            <w:vMerge/>
            <w:shd w:val="clear" w:color="auto" w:fill="DEEAF6"/>
            <w:vAlign w:val="center"/>
          </w:tcPr>
          <w:p w14:paraId="7D5AD5D5" w14:textId="77777777" w:rsidR="004148A8" w:rsidRPr="004148A8" w:rsidRDefault="004148A8" w:rsidP="004148A8">
            <w:pPr>
              <w:ind w:firstLine="0"/>
              <w:jc w:val="left"/>
              <w:rPr>
                <w:rFonts w:cs="Arial"/>
                <w:sz w:val="16"/>
                <w:szCs w:val="16"/>
              </w:rPr>
            </w:pPr>
          </w:p>
        </w:tc>
        <w:tc>
          <w:tcPr>
            <w:tcW w:w="425" w:type="dxa"/>
            <w:shd w:val="clear" w:color="auto" w:fill="DEEAF6"/>
            <w:vAlign w:val="center"/>
          </w:tcPr>
          <w:p w14:paraId="20CA4098"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EEAF6"/>
            <w:vAlign w:val="center"/>
          </w:tcPr>
          <w:p w14:paraId="0A1CD692"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EEAF6"/>
            <w:vAlign w:val="center"/>
          </w:tcPr>
          <w:p w14:paraId="0F60603B" w14:textId="77777777" w:rsidR="004148A8" w:rsidRPr="004148A8" w:rsidRDefault="004148A8" w:rsidP="004148A8">
            <w:pPr>
              <w:ind w:firstLine="0"/>
              <w:rPr>
                <w:rFonts w:cs="Arial"/>
                <w:sz w:val="16"/>
                <w:szCs w:val="16"/>
              </w:rPr>
            </w:pPr>
            <w:r w:rsidRPr="004148A8">
              <w:rPr>
                <w:sz w:val="16"/>
                <w:szCs w:val="16"/>
              </w:rPr>
              <w:t>39.8</w:t>
            </w:r>
          </w:p>
        </w:tc>
        <w:tc>
          <w:tcPr>
            <w:tcW w:w="708" w:type="dxa"/>
            <w:shd w:val="clear" w:color="auto" w:fill="DEEAF6"/>
            <w:vAlign w:val="center"/>
          </w:tcPr>
          <w:p w14:paraId="7F586BF4" w14:textId="77777777" w:rsidR="004148A8" w:rsidRPr="004148A8" w:rsidRDefault="004148A8" w:rsidP="004148A8">
            <w:pPr>
              <w:ind w:firstLine="0"/>
              <w:rPr>
                <w:rFonts w:cs="Arial"/>
                <w:sz w:val="16"/>
                <w:szCs w:val="16"/>
              </w:rPr>
            </w:pPr>
            <w:r w:rsidRPr="004148A8">
              <w:rPr>
                <w:sz w:val="16"/>
                <w:szCs w:val="16"/>
              </w:rPr>
              <w:t>46</w:t>
            </w:r>
          </w:p>
        </w:tc>
        <w:tc>
          <w:tcPr>
            <w:tcW w:w="709" w:type="dxa"/>
            <w:tcBorders>
              <w:right w:val="single" w:sz="8" w:space="0" w:color="auto"/>
            </w:tcBorders>
            <w:shd w:val="clear" w:color="auto" w:fill="DEEAF6"/>
            <w:vAlign w:val="center"/>
          </w:tcPr>
          <w:p w14:paraId="7E327C81" w14:textId="77777777" w:rsidR="004148A8" w:rsidRPr="004148A8" w:rsidRDefault="004148A8" w:rsidP="004148A8">
            <w:pPr>
              <w:ind w:firstLine="0"/>
              <w:rPr>
                <w:rFonts w:cs="Arial"/>
                <w:sz w:val="16"/>
                <w:szCs w:val="16"/>
              </w:rPr>
            </w:pPr>
            <w:r w:rsidRPr="004148A8">
              <w:rPr>
                <w:sz w:val="16"/>
                <w:szCs w:val="16"/>
              </w:rPr>
              <w:t>40</w:t>
            </w:r>
          </w:p>
        </w:tc>
        <w:tc>
          <w:tcPr>
            <w:tcW w:w="709" w:type="dxa"/>
            <w:tcBorders>
              <w:left w:val="single" w:sz="8" w:space="0" w:color="auto"/>
            </w:tcBorders>
            <w:shd w:val="clear" w:color="auto" w:fill="DEEAF6"/>
            <w:vAlign w:val="center"/>
          </w:tcPr>
          <w:p w14:paraId="71DF4D48" w14:textId="77777777" w:rsidR="004148A8" w:rsidRPr="004148A8" w:rsidRDefault="004148A8" w:rsidP="004148A8">
            <w:pPr>
              <w:ind w:firstLine="0"/>
              <w:rPr>
                <w:rFonts w:cs="Arial"/>
                <w:sz w:val="16"/>
                <w:szCs w:val="16"/>
              </w:rPr>
            </w:pPr>
            <w:r w:rsidRPr="004148A8">
              <w:rPr>
                <w:sz w:val="16"/>
                <w:szCs w:val="16"/>
              </w:rPr>
              <w:t>205.6</w:t>
            </w:r>
          </w:p>
        </w:tc>
        <w:tc>
          <w:tcPr>
            <w:tcW w:w="684" w:type="dxa"/>
            <w:shd w:val="clear" w:color="auto" w:fill="DEEAF6"/>
            <w:vAlign w:val="center"/>
          </w:tcPr>
          <w:p w14:paraId="1EA4BD11" w14:textId="77777777" w:rsidR="004148A8" w:rsidRPr="004148A8" w:rsidRDefault="004148A8" w:rsidP="004148A8">
            <w:pPr>
              <w:ind w:firstLine="0"/>
              <w:rPr>
                <w:rFonts w:cs="Arial"/>
                <w:sz w:val="16"/>
                <w:szCs w:val="16"/>
              </w:rPr>
            </w:pPr>
            <w:r w:rsidRPr="004148A8">
              <w:rPr>
                <w:sz w:val="16"/>
                <w:szCs w:val="16"/>
              </w:rPr>
              <w:t>38.1</w:t>
            </w:r>
          </w:p>
        </w:tc>
        <w:tc>
          <w:tcPr>
            <w:tcW w:w="673" w:type="dxa"/>
            <w:tcBorders>
              <w:right w:val="single" w:sz="8" w:space="0" w:color="auto"/>
            </w:tcBorders>
            <w:shd w:val="clear" w:color="auto" w:fill="DEEAF6"/>
            <w:vAlign w:val="center"/>
          </w:tcPr>
          <w:p w14:paraId="30F5FD09" w14:textId="77777777" w:rsidR="004148A8" w:rsidRPr="004148A8" w:rsidRDefault="004148A8" w:rsidP="004148A8">
            <w:pPr>
              <w:ind w:firstLine="0"/>
              <w:rPr>
                <w:rFonts w:cs="Arial"/>
                <w:sz w:val="16"/>
                <w:szCs w:val="16"/>
              </w:rPr>
            </w:pPr>
            <w:r w:rsidRPr="004148A8">
              <w:rPr>
                <w:sz w:val="16"/>
                <w:szCs w:val="16"/>
              </w:rPr>
              <w:t>126</w:t>
            </w:r>
          </w:p>
        </w:tc>
        <w:tc>
          <w:tcPr>
            <w:tcW w:w="846" w:type="dxa"/>
            <w:tcBorders>
              <w:left w:val="single" w:sz="8" w:space="0" w:color="auto"/>
            </w:tcBorders>
            <w:shd w:val="clear" w:color="auto" w:fill="DEEAF6"/>
            <w:vAlign w:val="center"/>
          </w:tcPr>
          <w:p w14:paraId="67F8FD29" w14:textId="77777777" w:rsidR="004148A8" w:rsidRPr="004148A8" w:rsidRDefault="004148A8" w:rsidP="004148A8">
            <w:pPr>
              <w:ind w:firstLine="0"/>
              <w:rPr>
                <w:rFonts w:cs="Arial"/>
                <w:sz w:val="16"/>
                <w:szCs w:val="16"/>
              </w:rPr>
            </w:pPr>
            <w:r w:rsidRPr="004148A8">
              <w:rPr>
                <w:sz w:val="16"/>
                <w:szCs w:val="16"/>
              </w:rPr>
              <w:t>5.0369</w:t>
            </w:r>
          </w:p>
        </w:tc>
        <w:tc>
          <w:tcPr>
            <w:tcW w:w="846" w:type="dxa"/>
            <w:shd w:val="clear" w:color="auto" w:fill="DEEAF6"/>
            <w:vAlign w:val="center"/>
          </w:tcPr>
          <w:p w14:paraId="56150541" w14:textId="77777777" w:rsidR="004148A8" w:rsidRPr="004148A8" w:rsidRDefault="004148A8" w:rsidP="004148A8">
            <w:pPr>
              <w:ind w:firstLine="0"/>
              <w:rPr>
                <w:rFonts w:cs="Arial"/>
                <w:sz w:val="16"/>
                <w:szCs w:val="16"/>
              </w:rPr>
            </w:pPr>
            <w:r w:rsidRPr="004148A8">
              <w:rPr>
                <w:sz w:val="16"/>
                <w:szCs w:val="16"/>
              </w:rPr>
              <w:t>0.2309</w:t>
            </w:r>
          </w:p>
        </w:tc>
        <w:tc>
          <w:tcPr>
            <w:tcW w:w="846" w:type="dxa"/>
            <w:shd w:val="clear" w:color="auto" w:fill="DEEAF6"/>
            <w:vAlign w:val="center"/>
          </w:tcPr>
          <w:p w14:paraId="7F777603" w14:textId="77777777" w:rsidR="004148A8" w:rsidRPr="004148A8" w:rsidRDefault="004148A8" w:rsidP="004148A8">
            <w:pPr>
              <w:ind w:firstLine="0"/>
              <w:rPr>
                <w:rFonts w:cs="Arial"/>
                <w:sz w:val="16"/>
                <w:szCs w:val="16"/>
              </w:rPr>
            </w:pPr>
            <w:r w:rsidRPr="004148A8">
              <w:rPr>
                <w:sz w:val="16"/>
                <w:szCs w:val="16"/>
              </w:rPr>
              <w:t>2.4806</w:t>
            </w:r>
          </w:p>
        </w:tc>
      </w:tr>
      <w:tr w:rsidR="004148A8" w:rsidRPr="004148A8" w14:paraId="1323BC94" w14:textId="77777777" w:rsidTr="004148A8">
        <w:tc>
          <w:tcPr>
            <w:tcW w:w="2542" w:type="dxa"/>
            <w:shd w:val="clear" w:color="auto" w:fill="D9D9D9"/>
            <w:vAlign w:val="center"/>
          </w:tcPr>
          <w:p w14:paraId="3D08123D" w14:textId="77777777" w:rsidR="004148A8" w:rsidRPr="004148A8" w:rsidRDefault="004148A8" w:rsidP="004148A8">
            <w:pPr>
              <w:ind w:firstLine="0"/>
              <w:jc w:val="left"/>
              <w:rPr>
                <w:rFonts w:cs="Arial"/>
                <w:sz w:val="16"/>
                <w:szCs w:val="16"/>
              </w:rPr>
            </w:pPr>
            <w:r w:rsidRPr="004148A8">
              <w:rPr>
                <w:sz w:val="16"/>
                <w:szCs w:val="16"/>
              </w:rPr>
              <w:t>Окно Бартлетта-Ханна</w:t>
            </w:r>
          </w:p>
        </w:tc>
        <w:tc>
          <w:tcPr>
            <w:tcW w:w="425" w:type="dxa"/>
            <w:shd w:val="clear" w:color="auto" w:fill="D9D9D9"/>
            <w:vAlign w:val="center"/>
          </w:tcPr>
          <w:p w14:paraId="79B07A6F"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9D9D9"/>
            <w:vAlign w:val="center"/>
          </w:tcPr>
          <w:p w14:paraId="0255F115"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9D9D9"/>
            <w:vAlign w:val="center"/>
          </w:tcPr>
          <w:p w14:paraId="360E76BD" w14:textId="77777777" w:rsidR="004148A8" w:rsidRPr="004148A8" w:rsidRDefault="004148A8" w:rsidP="004148A8">
            <w:pPr>
              <w:ind w:firstLine="0"/>
              <w:rPr>
                <w:rFonts w:cs="Arial"/>
                <w:sz w:val="16"/>
                <w:szCs w:val="16"/>
              </w:rPr>
            </w:pPr>
            <w:r w:rsidRPr="004148A8">
              <w:rPr>
                <w:sz w:val="16"/>
                <w:szCs w:val="16"/>
              </w:rPr>
              <w:t>29.8</w:t>
            </w:r>
          </w:p>
        </w:tc>
        <w:tc>
          <w:tcPr>
            <w:tcW w:w="708" w:type="dxa"/>
            <w:shd w:val="clear" w:color="auto" w:fill="D9D9D9"/>
            <w:vAlign w:val="center"/>
          </w:tcPr>
          <w:p w14:paraId="63EE0EC5" w14:textId="77777777" w:rsidR="004148A8" w:rsidRPr="004148A8" w:rsidRDefault="004148A8" w:rsidP="004148A8">
            <w:pPr>
              <w:ind w:firstLine="0"/>
              <w:rPr>
                <w:rFonts w:cs="Arial"/>
                <w:sz w:val="16"/>
                <w:szCs w:val="16"/>
              </w:rPr>
            </w:pPr>
            <w:r w:rsidRPr="004148A8">
              <w:rPr>
                <w:sz w:val="16"/>
                <w:szCs w:val="16"/>
              </w:rPr>
              <w:t>37.9</w:t>
            </w:r>
          </w:p>
        </w:tc>
        <w:tc>
          <w:tcPr>
            <w:tcW w:w="709" w:type="dxa"/>
            <w:tcBorders>
              <w:right w:val="single" w:sz="8" w:space="0" w:color="auto"/>
            </w:tcBorders>
            <w:shd w:val="clear" w:color="auto" w:fill="D9D9D9"/>
            <w:vAlign w:val="center"/>
          </w:tcPr>
          <w:p w14:paraId="3EB991CE" w14:textId="77777777" w:rsidR="004148A8" w:rsidRPr="004148A8" w:rsidRDefault="004148A8" w:rsidP="004148A8">
            <w:pPr>
              <w:ind w:firstLine="0"/>
              <w:rPr>
                <w:rFonts w:cs="Arial"/>
                <w:sz w:val="16"/>
                <w:szCs w:val="16"/>
              </w:rPr>
            </w:pPr>
            <w:r w:rsidRPr="004148A8">
              <w:rPr>
                <w:sz w:val="16"/>
                <w:szCs w:val="16"/>
              </w:rPr>
              <w:t>33.8</w:t>
            </w:r>
          </w:p>
        </w:tc>
        <w:tc>
          <w:tcPr>
            <w:tcW w:w="709" w:type="dxa"/>
            <w:tcBorders>
              <w:left w:val="single" w:sz="8" w:space="0" w:color="auto"/>
            </w:tcBorders>
            <w:shd w:val="clear" w:color="auto" w:fill="D9D9D9"/>
            <w:vAlign w:val="center"/>
          </w:tcPr>
          <w:p w14:paraId="701B5770" w14:textId="77777777" w:rsidR="004148A8" w:rsidRPr="004148A8" w:rsidRDefault="004148A8" w:rsidP="004148A8">
            <w:pPr>
              <w:ind w:firstLine="0"/>
              <w:rPr>
                <w:rFonts w:cs="Arial"/>
                <w:sz w:val="16"/>
                <w:szCs w:val="16"/>
              </w:rPr>
            </w:pPr>
            <w:r w:rsidRPr="004148A8">
              <w:rPr>
                <w:sz w:val="16"/>
                <w:szCs w:val="16"/>
              </w:rPr>
              <w:t>66.3</w:t>
            </w:r>
          </w:p>
        </w:tc>
        <w:tc>
          <w:tcPr>
            <w:tcW w:w="684" w:type="dxa"/>
            <w:shd w:val="clear" w:color="auto" w:fill="D9D9D9"/>
            <w:vAlign w:val="center"/>
          </w:tcPr>
          <w:p w14:paraId="63F64817" w14:textId="77777777" w:rsidR="004148A8" w:rsidRPr="004148A8" w:rsidRDefault="004148A8" w:rsidP="004148A8">
            <w:pPr>
              <w:ind w:firstLine="0"/>
              <w:rPr>
                <w:rFonts w:cs="Arial"/>
                <w:sz w:val="16"/>
                <w:szCs w:val="16"/>
              </w:rPr>
            </w:pPr>
            <w:r w:rsidRPr="004148A8">
              <w:rPr>
                <w:sz w:val="16"/>
                <w:szCs w:val="16"/>
              </w:rPr>
              <w:t>34.6</w:t>
            </w:r>
          </w:p>
        </w:tc>
        <w:tc>
          <w:tcPr>
            <w:tcW w:w="673" w:type="dxa"/>
            <w:tcBorders>
              <w:right w:val="single" w:sz="8" w:space="0" w:color="auto"/>
            </w:tcBorders>
            <w:shd w:val="clear" w:color="auto" w:fill="D9D9D9"/>
            <w:vAlign w:val="center"/>
          </w:tcPr>
          <w:p w14:paraId="7A38837A" w14:textId="77777777" w:rsidR="004148A8" w:rsidRPr="004148A8" w:rsidRDefault="004148A8" w:rsidP="004148A8">
            <w:pPr>
              <w:ind w:firstLine="0"/>
              <w:rPr>
                <w:rFonts w:cs="Arial"/>
                <w:sz w:val="16"/>
                <w:szCs w:val="16"/>
              </w:rPr>
            </w:pPr>
            <w:r w:rsidRPr="004148A8">
              <w:rPr>
                <w:sz w:val="16"/>
                <w:szCs w:val="16"/>
              </w:rPr>
              <w:t>32.3</w:t>
            </w:r>
          </w:p>
        </w:tc>
        <w:tc>
          <w:tcPr>
            <w:tcW w:w="846" w:type="dxa"/>
            <w:tcBorders>
              <w:left w:val="single" w:sz="8" w:space="0" w:color="auto"/>
            </w:tcBorders>
            <w:shd w:val="clear" w:color="auto" w:fill="D9D9D9"/>
            <w:vAlign w:val="center"/>
          </w:tcPr>
          <w:p w14:paraId="6518D974" w14:textId="77777777" w:rsidR="004148A8" w:rsidRPr="004148A8" w:rsidRDefault="004148A8" w:rsidP="004148A8">
            <w:pPr>
              <w:ind w:firstLine="0"/>
              <w:rPr>
                <w:rFonts w:cs="Arial"/>
                <w:sz w:val="16"/>
                <w:szCs w:val="16"/>
              </w:rPr>
            </w:pPr>
            <w:r w:rsidRPr="004148A8">
              <w:rPr>
                <w:sz w:val="16"/>
                <w:szCs w:val="16"/>
              </w:rPr>
              <w:t>2.0831</w:t>
            </w:r>
          </w:p>
        </w:tc>
        <w:tc>
          <w:tcPr>
            <w:tcW w:w="846" w:type="dxa"/>
            <w:shd w:val="clear" w:color="auto" w:fill="D9D9D9"/>
            <w:vAlign w:val="center"/>
          </w:tcPr>
          <w:p w14:paraId="055B13FB" w14:textId="77777777" w:rsidR="004148A8" w:rsidRPr="004148A8" w:rsidRDefault="004148A8" w:rsidP="004148A8">
            <w:pPr>
              <w:ind w:firstLine="0"/>
              <w:rPr>
                <w:rFonts w:cs="Arial"/>
                <w:sz w:val="16"/>
                <w:szCs w:val="16"/>
              </w:rPr>
            </w:pPr>
            <w:r w:rsidRPr="004148A8">
              <w:rPr>
                <w:sz w:val="16"/>
                <w:szCs w:val="16"/>
              </w:rPr>
              <w:t>0.0354</w:t>
            </w:r>
          </w:p>
        </w:tc>
        <w:tc>
          <w:tcPr>
            <w:tcW w:w="846" w:type="dxa"/>
            <w:shd w:val="clear" w:color="auto" w:fill="D9D9D9"/>
            <w:vAlign w:val="center"/>
          </w:tcPr>
          <w:p w14:paraId="121A39AF" w14:textId="77777777" w:rsidR="004148A8" w:rsidRPr="004148A8" w:rsidRDefault="004148A8" w:rsidP="004148A8">
            <w:pPr>
              <w:ind w:firstLine="0"/>
              <w:rPr>
                <w:rFonts w:cs="Arial"/>
                <w:sz w:val="16"/>
                <w:szCs w:val="16"/>
              </w:rPr>
            </w:pPr>
            <w:r w:rsidRPr="004148A8">
              <w:rPr>
                <w:sz w:val="16"/>
                <w:szCs w:val="16"/>
              </w:rPr>
              <w:t>0.614</w:t>
            </w:r>
          </w:p>
        </w:tc>
      </w:tr>
      <w:tr w:rsidR="004148A8" w:rsidRPr="004148A8" w14:paraId="0D6B4975" w14:textId="77777777" w:rsidTr="004148A8">
        <w:tc>
          <w:tcPr>
            <w:tcW w:w="2542" w:type="dxa"/>
            <w:vAlign w:val="center"/>
          </w:tcPr>
          <w:p w14:paraId="5D06309D" w14:textId="77777777" w:rsidR="004148A8" w:rsidRPr="004148A8" w:rsidRDefault="004148A8" w:rsidP="004148A8">
            <w:pPr>
              <w:ind w:firstLine="0"/>
              <w:jc w:val="left"/>
              <w:rPr>
                <w:rFonts w:cs="Arial"/>
                <w:sz w:val="16"/>
                <w:szCs w:val="16"/>
              </w:rPr>
            </w:pPr>
            <w:r w:rsidRPr="004148A8">
              <w:rPr>
                <w:sz w:val="16"/>
                <w:szCs w:val="16"/>
              </w:rPr>
              <w:t>Окно Бартлетта</w:t>
            </w:r>
          </w:p>
        </w:tc>
        <w:tc>
          <w:tcPr>
            <w:tcW w:w="425" w:type="dxa"/>
            <w:vAlign w:val="center"/>
          </w:tcPr>
          <w:p w14:paraId="5183CF60"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vAlign w:val="center"/>
          </w:tcPr>
          <w:p w14:paraId="48B775A2"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vAlign w:val="center"/>
          </w:tcPr>
          <w:p w14:paraId="4128A6F0" w14:textId="77777777" w:rsidR="004148A8" w:rsidRPr="004148A8" w:rsidRDefault="004148A8" w:rsidP="004148A8">
            <w:pPr>
              <w:ind w:firstLine="0"/>
              <w:rPr>
                <w:rFonts w:cs="Arial"/>
                <w:sz w:val="16"/>
                <w:szCs w:val="16"/>
              </w:rPr>
            </w:pPr>
            <w:r w:rsidRPr="004148A8">
              <w:rPr>
                <w:sz w:val="16"/>
                <w:szCs w:val="16"/>
              </w:rPr>
              <w:t>31</w:t>
            </w:r>
          </w:p>
        </w:tc>
        <w:tc>
          <w:tcPr>
            <w:tcW w:w="708" w:type="dxa"/>
            <w:vAlign w:val="center"/>
          </w:tcPr>
          <w:p w14:paraId="4F990BEB" w14:textId="77777777" w:rsidR="004148A8" w:rsidRPr="004148A8" w:rsidRDefault="004148A8" w:rsidP="004148A8">
            <w:pPr>
              <w:ind w:firstLine="0"/>
              <w:rPr>
                <w:rFonts w:cs="Arial"/>
                <w:sz w:val="16"/>
                <w:szCs w:val="16"/>
              </w:rPr>
            </w:pPr>
            <w:r w:rsidRPr="004148A8">
              <w:rPr>
                <w:sz w:val="16"/>
                <w:szCs w:val="16"/>
              </w:rPr>
              <w:t>39.6</w:t>
            </w:r>
          </w:p>
        </w:tc>
        <w:tc>
          <w:tcPr>
            <w:tcW w:w="709" w:type="dxa"/>
            <w:tcBorders>
              <w:right w:val="single" w:sz="8" w:space="0" w:color="auto"/>
            </w:tcBorders>
            <w:vAlign w:val="center"/>
          </w:tcPr>
          <w:p w14:paraId="3D6B2232" w14:textId="77777777" w:rsidR="004148A8" w:rsidRPr="004148A8" w:rsidRDefault="004148A8" w:rsidP="004148A8">
            <w:pPr>
              <w:ind w:firstLine="0"/>
              <w:rPr>
                <w:rFonts w:cs="Arial"/>
                <w:sz w:val="16"/>
                <w:szCs w:val="16"/>
              </w:rPr>
            </w:pPr>
            <w:r w:rsidRPr="004148A8">
              <w:rPr>
                <w:sz w:val="16"/>
                <w:szCs w:val="16"/>
              </w:rPr>
              <w:t>37.1</w:t>
            </w:r>
          </w:p>
        </w:tc>
        <w:tc>
          <w:tcPr>
            <w:tcW w:w="709" w:type="dxa"/>
            <w:tcBorders>
              <w:left w:val="single" w:sz="8" w:space="0" w:color="auto"/>
            </w:tcBorders>
            <w:vAlign w:val="center"/>
          </w:tcPr>
          <w:p w14:paraId="520B9A40" w14:textId="77777777" w:rsidR="004148A8" w:rsidRPr="004148A8" w:rsidRDefault="004148A8" w:rsidP="004148A8">
            <w:pPr>
              <w:ind w:firstLine="0"/>
              <w:rPr>
                <w:rFonts w:cs="Arial"/>
                <w:sz w:val="16"/>
                <w:szCs w:val="16"/>
              </w:rPr>
            </w:pPr>
            <w:r w:rsidRPr="004148A8">
              <w:rPr>
                <w:sz w:val="16"/>
                <w:szCs w:val="16"/>
              </w:rPr>
              <w:t>34.2</w:t>
            </w:r>
          </w:p>
        </w:tc>
        <w:tc>
          <w:tcPr>
            <w:tcW w:w="684" w:type="dxa"/>
            <w:vAlign w:val="center"/>
          </w:tcPr>
          <w:p w14:paraId="22296B09" w14:textId="77777777" w:rsidR="004148A8" w:rsidRPr="004148A8" w:rsidRDefault="004148A8" w:rsidP="004148A8">
            <w:pPr>
              <w:ind w:firstLine="0"/>
              <w:rPr>
                <w:rFonts w:cs="Arial"/>
                <w:sz w:val="16"/>
                <w:szCs w:val="16"/>
              </w:rPr>
            </w:pPr>
            <w:r w:rsidRPr="004148A8">
              <w:rPr>
                <w:sz w:val="16"/>
                <w:szCs w:val="16"/>
              </w:rPr>
              <w:t>35.6</w:t>
            </w:r>
          </w:p>
        </w:tc>
        <w:tc>
          <w:tcPr>
            <w:tcW w:w="673" w:type="dxa"/>
            <w:tcBorders>
              <w:right w:val="single" w:sz="8" w:space="0" w:color="auto"/>
            </w:tcBorders>
            <w:vAlign w:val="center"/>
          </w:tcPr>
          <w:p w14:paraId="29FBED52" w14:textId="77777777" w:rsidR="004148A8" w:rsidRPr="004148A8" w:rsidRDefault="004148A8" w:rsidP="004148A8">
            <w:pPr>
              <w:ind w:firstLine="0"/>
              <w:rPr>
                <w:rFonts w:cs="Arial"/>
                <w:sz w:val="16"/>
                <w:szCs w:val="16"/>
              </w:rPr>
            </w:pPr>
            <w:r w:rsidRPr="004148A8">
              <w:rPr>
                <w:sz w:val="16"/>
                <w:szCs w:val="16"/>
              </w:rPr>
              <w:t>34.2</w:t>
            </w:r>
          </w:p>
        </w:tc>
        <w:tc>
          <w:tcPr>
            <w:tcW w:w="846" w:type="dxa"/>
            <w:tcBorders>
              <w:left w:val="single" w:sz="8" w:space="0" w:color="auto"/>
            </w:tcBorders>
            <w:vAlign w:val="center"/>
          </w:tcPr>
          <w:p w14:paraId="40CC2D58" w14:textId="77777777" w:rsidR="004148A8" w:rsidRPr="004148A8" w:rsidRDefault="004148A8" w:rsidP="004148A8">
            <w:pPr>
              <w:ind w:firstLine="0"/>
              <w:rPr>
                <w:rFonts w:cs="Arial"/>
                <w:sz w:val="16"/>
                <w:szCs w:val="16"/>
              </w:rPr>
            </w:pPr>
            <w:r w:rsidRPr="004148A8">
              <w:rPr>
                <w:sz w:val="16"/>
                <w:szCs w:val="16"/>
              </w:rPr>
              <w:t>1.0008</w:t>
            </w:r>
          </w:p>
        </w:tc>
        <w:tc>
          <w:tcPr>
            <w:tcW w:w="846" w:type="dxa"/>
            <w:vAlign w:val="center"/>
          </w:tcPr>
          <w:p w14:paraId="73F4588A" w14:textId="77777777" w:rsidR="004148A8" w:rsidRPr="004148A8" w:rsidRDefault="004148A8" w:rsidP="004148A8">
            <w:pPr>
              <w:ind w:firstLine="0"/>
              <w:rPr>
                <w:rFonts w:cs="Arial"/>
                <w:sz w:val="16"/>
                <w:szCs w:val="16"/>
              </w:rPr>
            </w:pPr>
            <w:r w:rsidRPr="004148A8">
              <w:rPr>
                <w:sz w:val="16"/>
                <w:szCs w:val="16"/>
              </w:rPr>
              <w:t>0.0058</w:t>
            </w:r>
          </w:p>
        </w:tc>
        <w:tc>
          <w:tcPr>
            <w:tcW w:w="846" w:type="dxa"/>
            <w:vAlign w:val="center"/>
          </w:tcPr>
          <w:p w14:paraId="7FF5A296" w14:textId="77777777" w:rsidR="004148A8" w:rsidRPr="004148A8" w:rsidRDefault="004148A8" w:rsidP="004148A8">
            <w:pPr>
              <w:ind w:firstLine="0"/>
              <w:rPr>
                <w:rFonts w:cs="Arial"/>
                <w:sz w:val="16"/>
                <w:szCs w:val="16"/>
              </w:rPr>
            </w:pPr>
            <w:r w:rsidRPr="004148A8">
              <w:rPr>
                <w:sz w:val="16"/>
                <w:szCs w:val="16"/>
              </w:rPr>
              <w:t>0.0924</w:t>
            </w:r>
          </w:p>
        </w:tc>
      </w:tr>
      <w:tr w:rsidR="004148A8" w:rsidRPr="004148A8" w14:paraId="563B407B" w14:textId="77777777" w:rsidTr="004148A8">
        <w:tc>
          <w:tcPr>
            <w:tcW w:w="2542" w:type="dxa"/>
            <w:shd w:val="clear" w:color="auto" w:fill="DEEAF6"/>
            <w:vAlign w:val="center"/>
          </w:tcPr>
          <w:p w14:paraId="67EDD5CF" w14:textId="77777777" w:rsidR="004148A8" w:rsidRPr="004148A8" w:rsidRDefault="004148A8" w:rsidP="004148A8">
            <w:pPr>
              <w:ind w:firstLine="0"/>
              <w:jc w:val="left"/>
              <w:rPr>
                <w:rFonts w:cs="Arial"/>
                <w:sz w:val="16"/>
                <w:szCs w:val="16"/>
              </w:rPr>
            </w:pPr>
            <w:r w:rsidRPr="004148A8">
              <w:rPr>
                <w:sz w:val="16"/>
                <w:szCs w:val="16"/>
              </w:rPr>
              <w:t>Окно Блэкмана-Харриса</w:t>
            </w:r>
          </w:p>
        </w:tc>
        <w:tc>
          <w:tcPr>
            <w:tcW w:w="425" w:type="dxa"/>
            <w:shd w:val="clear" w:color="auto" w:fill="DEEAF6"/>
            <w:vAlign w:val="center"/>
          </w:tcPr>
          <w:p w14:paraId="2A304AE8"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EEAF6"/>
            <w:vAlign w:val="center"/>
          </w:tcPr>
          <w:p w14:paraId="19B65E8E"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EEAF6"/>
            <w:vAlign w:val="center"/>
          </w:tcPr>
          <w:p w14:paraId="045630E0" w14:textId="77777777" w:rsidR="004148A8" w:rsidRPr="004148A8" w:rsidRDefault="004148A8" w:rsidP="004148A8">
            <w:pPr>
              <w:ind w:firstLine="0"/>
              <w:rPr>
                <w:rFonts w:cs="Arial"/>
                <w:sz w:val="16"/>
                <w:szCs w:val="16"/>
              </w:rPr>
            </w:pPr>
            <w:r w:rsidRPr="004148A8">
              <w:rPr>
                <w:sz w:val="16"/>
                <w:szCs w:val="16"/>
              </w:rPr>
              <w:t>24.4</w:t>
            </w:r>
          </w:p>
        </w:tc>
        <w:tc>
          <w:tcPr>
            <w:tcW w:w="708" w:type="dxa"/>
            <w:shd w:val="clear" w:color="auto" w:fill="DEEAF6"/>
            <w:vAlign w:val="center"/>
          </w:tcPr>
          <w:p w14:paraId="799DB932" w14:textId="77777777" w:rsidR="004148A8" w:rsidRPr="004148A8" w:rsidRDefault="004148A8" w:rsidP="004148A8">
            <w:pPr>
              <w:ind w:firstLine="0"/>
              <w:rPr>
                <w:rFonts w:cs="Arial"/>
                <w:sz w:val="16"/>
                <w:szCs w:val="16"/>
              </w:rPr>
            </w:pPr>
            <w:r w:rsidRPr="004148A8">
              <w:rPr>
                <w:sz w:val="16"/>
                <w:szCs w:val="16"/>
              </w:rPr>
              <w:t>32.3</w:t>
            </w:r>
          </w:p>
        </w:tc>
        <w:tc>
          <w:tcPr>
            <w:tcW w:w="709" w:type="dxa"/>
            <w:tcBorders>
              <w:right w:val="single" w:sz="8" w:space="0" w:color="auto"/>
            </w:tcBorders>
            <w:shd w:val="clear" w:color="auto" w:fill="DEEAF6"/>
            <w:vAlign w:val="center"/>
          </w:tcPr>
          <w:p w14:paraId="32D6995E" w14:textId="77777777" w:rsidR="004148A8" w:rsidRPr="004148A8" w:rsidRDefault="004148A8" w:rsidP="004148A8">
            <w:pPr>
              <w:ind w:firstLine="0"/>
              <w:rPr>
                <w:rFonts w:cs="Arial"/>
                <w:sz w:val="16"/>
                <w:szCs w:val="16"/>
              </w:rPr>
            </w:pPr>
            <w:r w:rsidRPr="004148A8">
              <w:rPr>
                <w:sz w:val="16"/>
                <w:szCs w:val="16"/>
              </w:rPr>
              <w:t>25.8</w:t>
            </w:r>
          </w:p>
        </w:tc>
        <w:tc>
          <w:tcPr>
            <w:tcW w:w="709" w:type="dxa"/>
            <w:tcBorders>
              <w:left w:val="single" w:sz="8" w:space="0" w:color="auto"/>
            </w:tcBorders>
            <w:shd w:val="clear" w:color="auto" w:fill="DEEAF6"/>
            <w:vAlign w:val="center"/>
          </w:tcPr>
          <w:p w14:paraId="6DC67BB2" w14:textId="77777777" w:rsidR="004148A8" w:rsidRPr="004148A8" w:rsidRDefault="004148A8" w:rsidP="004148A8">
            <w:pPr>
              <w:ind w:firstLine="0"/>
              <w:rPr>
                <w:rFonts w:cs="Arial"/>
                <w:sz w:val="16"/>
                <w:szCs w:val="16"/>
              </w:rPr>
            </w:pPr>
            <w:r w:rsidRPr="004148A8">
              <w:rPr>
                <w:sz w:val="16"/>
                <w:szCs w:val="16"/>
              </w:rPr>
              <w:t>371.5</w:t>
            </w:r>
          </w:p>
        </w:tc>
        <w:tc>
          <w:tcPr>
            <w:tcW w:w="684" w:type="dxa"/>
            <w:shd w:val="clear" w:color="auto" w:fill="DEEAF6"/>
            <w:vAlign w:val="center"/>
          </w:tcPr>
          <w:p w14:paraId="72843F9E" w14:textId="77777777" w:rsidR="004148A8" w:rsidRPr="004148A8" w:rsidRDefault="004148A8" w:rsidP="004148A8">
            <w:pPr>
              <w:ind w:firstLine="0"/>
              <w:rPr>
                <w:rFonts w:cs="Arial"/>
                <w:sz w:val="16"/>
                <w:szCs w:val="16"/>
              </w:rPr>
            </w:pPr>
            <w:r w:rsidRPr="004148A8">
              <w:rPr>
                <w:sz w:val="16"/>
                <w:szCs w:val="16"/>
              </w:rPr>
              <w:t>45.6</w:t>
            </w:r>
          </w:p>
        </w:tc>
        <w:tc>
          <w:tcPr>
            <w:tcW w:w="673" w:type="dxa"/>
            <w:tcBorders>
              <w:right w:val="single" w:sz="8" w:space="0" w:color="auto"/>
            </w:tcBorders>
            <w:shd w:val="clear" w:color="auto" w:fill="DEEAF6"/>
            <w:vAlign w:val="center"/>
          </w:tcPr>
          <w:p w14:paraId="5689763A" w14:textId="77777777" w:rsidR="004148A8" w:rsidRPr="004148A8" w:rsidRDefault="004148A8" w:rsidP="004148A8">
            <w:pPr>
              <w:ind w:firstLine="0"/>
              <w:rPr>
                <w:rFonts w:cs="Arial"/>
                <w:sz w:val="16"/>
                <w:szCs w:val="16"/>
              </w:rPr>
            </w:pPr>
            <w:r w:rsidRPr="004148A8">
              <w:rPr>
                <w:sz w:val="16"/>
                <w:szCs w:val="16"/>
              </w:rPr>
              <w:t>310.8</w:t>
            </w:r>
          </w:p>
        </w:tc>
        <w:tc>
          <w:tcPr>
            <w:tcW w:w="846" w:type="dxa"/>
            <w:tcBorders>
              <w:left w:val="single" w:sz="8" w:space="0" w:color="auto"/>
            </w:tcBorders>
            <w:shd w:val="clear" w:color="auto" w:fill="DEEAF6"/>
            <w:vAlign w:val="center"/>
          </w:tcPr>
          <w:p w14:paraId="72896336" w14:textId="77777777" w:rsidR="004148A8" w:rsidRPr="004148A8" w:rsidRDefault="004148A8" w:rsidP="004148A8">
            <w:pPr>
              <w:ind w:firstLine="0"/>
              <w:rPr>
                <w:rFonts w:cs="Arial"/>
                <w:sz w:val="16"/>
                <w:szCs w:val="16"/>
              </w:rPr>
            </w:pPr>
            <w:r w:rsidRPr="004148A8">
              <w:rPr>
                <w:sz w:val="16"/>
                <w:szCs w:val="16"/>
              </w:rPr>
              <w:t>36.7209</w:t>
            </w:r>
          </w:p>
        </w:tc>
        <w:tc>
          <w:tcPr>
            <w:tcW w:w="846" w:type="dxa"/>
            <w:shd w:val="clear" w:color="auto" w:fill="DEEAF6"/>
            <w:vAlign w:val="center"/>
          </w:tcPr>
          <w:p w14:paraId="1BB00E26" w14:textId="77777777" w:rsidR="004148A8" w:rsidRPr="004148A8" w:rsidRDefault="004148A8" w:rsidP="004148A8">
            <w:pPr>
              <w:ind w:firstLine="0"/>
              <w:rPr>
                <w:rFonts w:cs="Arial"/>
                <w:sz w:val="16"/>
                <w:szCs w:val="16"/>
              </w:rPr>
            </w:pPr>
            <w:r w:rsidRPr="004148A8">
              <w:rPr>
                <w:sz w:val="16"/>
                <w:szCs w:val="16"/>
              </w:rPr>
              <w:t>1.088</w:t>
            </w:r>
          </w:p>
        </w:tc>
        <w:tc>
          <w:tcPr>
            <w:tcW w:w="846" w:type="dxa"/>
            <w:shd w:val="clear" w:color="auto" w:fill="DEEAF6"/>
            <w:vAlign w:val="center"/>
          </w:tcPr>
          <w:p w14:paraId="4C1B8146" w14:textId="77777777" w:rsidR="004148A8" w:rsidRPr="004148A8" w:rsidRDefault="004148A8" w:rsidP="004148A8">
            <w:pPr>
              <w:ind w:firstLine="0"/>
              <w:rPr>
                <w:rFonts w:cs="Arial"/>
                <w:sz w:val="16"/>
                <w:szCs w:val="16"/>
              </w:rPr>
            </w:pPr>
            <w:r w:rsidRPr="004148A8">
              <w:rPr>
                <w:sz w:val="16"/>
                <w:szCs w:val="16"/>
              </w:rPr>
              <w:t>17.433</w:t>
            </w:r>
          </w:p>
        </w:tc>
      </w:tr>
      <w:tr w:rsidR="004148A8" w:rsidRPr="004148A8" w14:paraId="614E284F" w14:textId="77777777" w:rsidTr="004148A8">
        <w:tc>
          <w:tcPr>
            <w:tcW w:w="2542" w:type="dxa"/>
            <w:shd w:val="clear" w:color="auto" w:fill="D9D9D9"/>
            <w:vAlign w:val="center"/>
          </w:tcPr>
          <w:p w14:paraId="3A2597A9" w14:textId="77777777" w:rsidR="004148A8" w:rsidRPr="004148A8" w:rsidRDefault="004148A8" w:rsidP="004148A8">
            <w:pPr>
              <w:ind w:firstLine="0"/>
              <w:jc w:val="left"/>
              <w:rPr>
                <w:rFonts w:cs="Arial"/>
                <w:sz w:val="16"/>
                <w:szCs w:val="16"/>
              </w:rPr>
            </w:pPr>
            <w:r w:rsidRPr="004148A8">
              <w:rPr>
                <w:sz w:val="16"/>
                <w:szCs w:val="16"/>
              </w:rPr>
              <w:t>Окно Бомана</w:t>
            </w:r>
          </w:p>
        </w:tc>
        <w:tc>
          <w:tcPr>
            <w:tcW w:w="425" w:type="dxa"/>
            <w:shd w:val="clear" w:color="auto" w:fill="D9D9D9"/>
            <w:vAlign w:val="center"/>
          </w:tcPr>
          <w:p w14:paraId="4F37F43A"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9D9D9"/>
            <w:vAlign w:val="center"/>
          </w:tcPr>
          <w:p w14:paraId="30A13A00"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9D9D9"/>
            <w:vAlign w:val="center"/>
          </w:tcPr>
          <w:p w14:paraId="343ADF2D" w14:textId="77777777" w:rsidR="004148A8" w:rsidRPr="004148A8" w:rsidRDefault="004148A8" w:rsidP="004148A8">
            <w:pPr>
              <w:ind w:firstLine="0"/>
              <w:rPr>
                <w:rFonts w:cs="Arial"/>
                <w:sz w:val="16"/>
                <w:szCs w:val="16"/>
              </w:rPr>
            </w:pPr>
            <w:r w:rsidRPr="004148A8">
              <w:rPr>
                <w:sz w:val="16"/>
                <w:szCs w:val="16"/>
              </w:rPr>
              <w:t>25.2</w:t>
            </w:r>
          </w:p>
        </w:tc>
        <w:tc>
          <w:tcPr>
            <w:tcW w:w="708" w:type="dxa"/>
            <w:shd w:val="clear" w:color="auto" w:fill="D9D9D9"/>
            <w:vAlign w:val="center"/>
          </w:tcPr>
          <w:p w14:paraId="51909EA2" w14:textId="77777777" w:rsidR="004148A8" w:rsidRPr="004148A8" w:rsidRDefault="004148A8" w:rsidP="004148A8">
            <w:pPr>
              <w:ind w:firstLine="0"/>
              <w:rPr>
                <w:rFonts w:cs="Arial"/>
                <w:sz w:val="16"/>
                <w:szCs w:val="16"/>
              </w:rPr>
            </w:pPr>
            <w:r w:rsidRPr="004148A8">
              <w:rPr>
                <w:sz w:val="16"/>
                <w:szCs w:val="16"/>
              </w:rPr>
              <w:t>33.1</w:t>
            </w:r>
          </w:p>
        </w:tc>
        <w:tc>
          <w:tcPr>
            <w:tcW w:w="709" w:type="dxa"/>
            <w:tcBorders>
              <w:right w:val="single" w:sz="8" w:space="0" w:color="auto"/>
            </w:tcBorders>
            <w:shd w:val="clear" w:color="auto" w:fill="D9D9D9"/>
            <w:vAlign w:val="center"/>
          </w:tcPr>
          <w:p w14:paraId="34228C29" w14:textId="77777777" w:rsidR="004148A8" w:rsidRPr="004148A8" w:rsidRDefault="004148A8" w:rsidP="004148A8">
            <w:pPr>
              <w:ind w:firstLine="0"/>
              <w:rPr>
                <w:rFonts w:cs="Arial"/>
                <w:sz w:val="16"/>
                <w:szCs w:val="16"/>
              </w:rPr>
            </w:pPr>
            <w:r w:rsidRPr="004148A8">
              <w:rPr>
                <w:sz w:val="16"/>
                <w:szCs w:val="16"/>
              </w:rPr>
              <w:t>27.1</w:t>
            </w:r>
          </w:p>
        </w:tc>
        <w:tc>
          <w:tcPr>
            <w:tcW w:w="709" w:type="dxa"/>
            <w:tcBorders>
              <w:left w:val="single" w:sz="8" w:space="0" w:color="auto"/>
            </w:tcBorders>
            <w:shd w:val="clear" w:color="auto" w:fill="D9D9D9"/>
            <w:vAlign w:val="center"/>
          </w:tcPr>
          <w:p w14:paraId="2C67DC89" w14:textId="77777777" w:rsidR="004148A8" w:rsidRPr="004148A8" w:rsidRDefault="004148A8" w:rsidP="004148A8">
            <w:pPr>
              <w:ind w:firstLine="0"/>
              <w:rPr>
                <w:rFonts w:cs="Arial"/>
                <w:sz w:val="16"/>
                <w:szCs w:val="16"/>
              </w:rPr>
            </w:pPr>
            <w:r w:rsidRPr="004148A8">
              <w:rPr>
                <w:sz w:val="16"/>
                <w:szCs w:val="16"/>
              </w:rPr>
              <w:t>370.8</w:t>
            </w:r>
          </w:p>
        </w:tc>
        <w:tc>
          <w:tcPr>
            <w:tcW w:w="684" w:type="dxa"/>
            <w:shd w:val="clear" w:color="auto" w:fill="D9D9D9"/>
            <w:vAlign w:val="center"/>
          </w:tcPr>
          <w:p w14:paraId="27842CDE" w14:textId="77777777" w:rsidR="004148A8" w:rsidRPr="004148A8" w:rsidRDefault="004148A8" w:rsidP="004148A8">
            <w:pPr>
              <w:ind w:firstLine="0"/>
              <w:rPr>
                <w:rFonts w:cs="Arial"/>
                <w:sz w:val="16"/>
                <w:szCs w:val="16"/>
              </w:rPr>
            </w:pPr>
            <w:r w:rsidRPr="004148A8">
              <w:rPr>
                <w:sz w:val="16"/>
                <w:szCs w:val="16"/>
              </w:rPr>
              <w:t>35.6</w:t>
            </w:r>
          </w:p>
        </w:tc>
        <w:tc>
          <w:tcPr>
            <w:tcW w:w="673" w:type="dxa"/>
            <w:tcBorders>
              <w:right w:val="single" w:sz="8" w:space="0" w:color="auto"/>
            </w:tcBorders>
            <w:shd w:val="clear" w:color="auto" w:fill="D9D9D9"/>
            <w:vAlign w:val="center"/>
          </w:tcPr>
          <w:p w14:paraId="14BA03DD" w14:textId="77777777" w:rsidR="004148A8" w:rsidRPr="004148A8" w:rsidRDefault="004148A8" w:rsidP="004148A8">
            <w:pPr>
              <w:ind w:firstLine="0"/>
              <w:rPr>
                <w:rFonts w:cs="Arial"/>
                <w:sz w:val="16"/>
                <w:szCs w:val="16"/>
              </w:rPr>
            </w:pPr>
            <w:r w:rsidRPr="004148A8">
              <w:rPr>
                <w:sz w:val="16"/>
                <w:szCs w:val="16"/>
              </w:rPr>
              <w:t>251.7</w:t>
            </w:r>
          </w:p>
        </w:tc>
        <w:tc>
          <w:tcPr>
            <w:tcW w:w="846" w:type="dxa"/>
            <w:tcBorders>
              <w:left w:val="single" w:sz="8" w:space="0" w:color="auto"/>
            </w:tcBorders>
            <w:shd w:val="clear" w:color="auto" w:fill="D9D9D9"/>
            <w:vAlign w:val="center"/>
          </w:tcPr>
          <w:p w14:paraId="3F32E624" w14:textId="77777777" w:rsidR="004148A8" w:rsidRPr="004148A8" w:rsidRDefault="004148A8" w:rsidP="004148A8">
            <w:pPr>
              <w:ind w:firstLine="0"/>
              <w:rPr>
                <w:rFonts w:cs="Arial"/>
                <w:sz w:val="16"/>
                <w:szCs w:val="16"/>
              </w:rPr>
            </w:pPr>
            <w:r w:rsidRPr="004148A8">
              <w:rPr>
                <w:sz w:val="16"/>
                <w:szCs w:val="16"/>
              </w:rPr>
              <w:t>21.9399</w:t>
            </w:r>
          </w:p>
        </w:tc>
        <w:tc>
          <w:tcPr>
            <w:tcW w:w="846" w:type="dxa"/>
            <w:shd w:val="clear" w:color="auto" w:fill="D9D9D9"/>
            <w:vAlign w:val="center"/>
          </w:tcPr>
          <w:p w14:paraId="1EB3B70A" w14:textId="77777777" w:rsidR="004148A8" w:rsidRPr="004148A8" w:rsidRDefault="004148A8" w:rsidP="004148A8">
            <w:pPr>
              <w:ind w:firstLine="0"/>
              <w:rPr>
                <w:rFonts w:cs="Arial"/>
                <w:sz w:val="16"/>
                <w:szCs w:val="16"/>
              </w:rPr>
            </w:pPr>
            <w:r w:rsidRPr="004148A8">
              <w:rPr>
                <w:sz w:val="16"/>
                <w:szCs w:val="16"/>
              </w:rPr>
              <w:t>1.0167</w:t>
            </w:r>
          </w:p>
        </w:tc>
        <w:tc>
          <w:tcPr>
            <w:tcW w:w="846" w:type="dxa"/>
            <w:shd w:val="clear" w:color="auto" w:fill="D9D9D9"/>
            <w:vAlign w:val="center"/>
          </w:tcPr>
          <w:p w14:paraId="6F81CACE" w14:textId="77777777" w:rsidR="004148A8" w:rsidRPr="004148A8" w:rsidRDefault="004148A8" w:rsidP="004148A8">
            <w:pPr>
              <w:ind w:firstLine="0"/>
              <w:rPr>
                <w:rFonts w:cs="Arial"/>
                <w:sz w:val="16"/>
                <w:szCs w:val="16"/>
              </w:rPr>
            </w:pPr>
            <w:r w:rsidRPr="004148A8">
              <w:rPr>
                <w:sz w:val="16"/>
                <w:szCs w:val="16"/>
              </w:rPr>
              <w:t>9.3637</w:t>
            </w:r>
          </w:p>
        </w:tc>
      </w:tr>
      <w:tr w:rsidR="004148A8" w:rsidRPr="004148A8" w14:paraId="4D3CD10D" w14:textId="77777777" w:rsidTr="004148A8">
        <w:tc>
          <w:tcPr>
            <w:tcW w:w="2542" w:type="dxa"/>
            <w:vAlign w:val="center"/>
          </w:tcPr>
          <w:p w14:paraId="0E6D590F" w14:textId="77777777" w:rsidR="004148A8" w:rsidRPr="004148A8" w:rsidRDefault="004148A8" w:rsidP="004148A8">
            <w:pPr>
              <w:ind w:firstLine="0"/>
              <w:jc w:val="left"/>
              <w:rPr>
                <w:rFonts w:cs="Arial"/>
                <w:sz w:val="16"/>
                <w:szCs w:val="16"/>
              </w:rPr>
            </w:pPr>
            <w:r w:rsidRPr="004148A8">
              <w:rPr>
                <w:sz w:val="16"/>
                <w:szCs w:val="16"/>
              </w:rPr>
              <w:t>Окно Чебышева</w:t>
            </w:r>
          </w:p>
        </w:tc>
        <w:tc>
          <w:tcPr>
            <w:tcW w:w="425" w:type="dxa"/>
            <w:vAlign w:val="center"/>
          </w:tcPr>
          <w:p w14:paraId="13FE5FAE"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vAlign w:val="center"/>
          </w:tcPr>
          <w:p w14:paraId="20A957C7"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vAlign w:val="center"/>
          </w:tcPr>
          <w:p w14:paraId="1B991E4C" w14:textId="77777777" w:rsidR="004148A8" w:rsidRPr="004148A8" w:rsidRDefault="004148A8" w:rsidP="004148A8">
            <w:pPr>
              <w:ind w:firstLine="0"/>
              <w:rPr>
                <w:rFonts w:cs="Arial"/>
                <w:sz w:val="16"/>
                <w:szCs w:val="16"/>
              </w:rPr>
            </w:pPr>
            <w:r w:rsidRPr="004148A8">
              <w:rPr>
                <w:sz w:val="16"/>
                <w:szCs w:val="16"/>
              </w:rPr>
              <w:t>24.6</w:t>
            </w:r>
          </w:p>
        </w:tc>
        <w:tc>
          <w:tcPr>
            <w:tcW w:w="708" w:type="dxa"/>
            <w:vAlign w:val="center"/>
          </w:tcPr>
          <w:p w14:paraId="5C2C1B81" w14:textId="77777777" w:rsidR="004148A8" w:rsidRPr="004148A8" w:rsidRDefault="004148A8" w:rsidP="004148A8">
            <w:pPr>
              <w:ind w:firstLine="0"/>
              <w:rPr>
                <w:rFonts w:cs="Arial"/>
                <w:sz w:val="16"/>
                <w:szCs w:val="16"/>
              </w:rPr>
            </w:pPr>
            <w:r w:rsidRPr="004148A8">
              <w:rPr>
                <w:sz w:val="16"/>
                <w:szCs w:val="16"/>
              </w:rPr>
              <w:t>32.7</w:t>
            </w:r>
          </w:p>
        </w:tc>
        <w:tc>
          <w:tcPr>
            <w:tcW w:w="709" w:type="dxa"/>
            <w:tcBorders>
              <w:right w:val="single" w:sz="8" w:space="0" w:color="auto"/>
            </w:tcBorders>
            <w:vAlign w:val="center"/>
          </w:tcPr>
          <w:p w14:paraId="23281229" w14:textId="77777777" w:rsidR="004148A8" w:rsidRPr="004148A8" w:rsidRDefault="004148A8" w:rsidP="004148A8">
            <w:pPr>
              <w:ind w:firstLine="0"/>
              <w:rPr>
                <w:rFonts w:cs="Arial"/>
                <w:sz w:val="16"/>
                <w:szCs w:val="16"/>
              </w:rPr>
            </w:pPr>
            <w:r w:rsidRPr="004148A8">
              <w:rPr>
                <w:sz w:val="16"/>
                <w:szCs w:val="16"/>
              </w:rPr>
              <w:t>26</w:t>
            </w:r>
          </w:p>
        </w:tc>
        <w:tc>
          <w:tcPr>
            <w:tcW w:w="709" w:type="dxa"/>
            <w:tcBorders>
              <w:left w:val="single" w:sz="8" w:space="0" w:color="auto"/>
            </w:tcBorders>
            <w:vAlign w:val="center"/>
          </w:tcPr>
          <w:p w14:paraId="534D70C1" w14:textId="77777777" w:rsidR="004148A8" w:rsidRPr="004148A8" w:rsidRDefault="004148A8" w:rsidP="004148A8">
            <w:pPr>
              <w:ind w:firstLine="0"/>
              <w:rPr>
                <w:rFonts w:cs="Arial"/>
                <w:sz w:val="16"/>
                <w:szCs w:val="16"/>
              </w:rPr>
            </w:pPr>
            <w:r w:rsidRPr="004148A8">
              <w:rPr>
                <w:sz w:val="16"/>
                <w:szCs w:val="16"/>
              </w:rPr>
              <w:t>361.5</w:t>
            </w:r>
          </w:p>
        </w:tc>
        <w:tc>
          <w:tcPr>
            <w:tcW w:w="684" w:type="dxa"/>
            <w:vAlign w:val="center"/>
          </w:tcPr>
          <w:p w14:paraId="5CEB8F5A" w14:textId="77777777" w:rsidR="004148A8" w:rsidRPr="004148A8" w:rsidRDefault="004148A8" w:rsidP="004148A8">
            <w:pPr>
              <w:ind w:firstLine="0"/>
              <w:rPr>
                <w:rFonts w:cs="Arial"/>
                <w:sz w:val="16"/>
                <w:szCs w:val="16"/>
              </w:rPr>
            </w:pPr>
            <w:r w:rsidRPr="004148A8">
              <w:rPr>
                <w:sz w:val="16"/>
                <w:szCs w:val="16"/>
              </w:rPr>
              <w:t>31.3</w:t>
            </w:r>
          </w:p>
        </w:tc>
        <w:tc>
          <w:tcPr>
            <w:tcW w:w="673" w:type="dxa"/>
            <w:tcBorders>
              <w:right w:val="single" w:sz="8" w:space="0" w:color="auto"/>
            </w:tcBorders>
            <w:vAlign w:val="center"/>
          </w:tcPr>
          <w:p w14:paraId="53E75778" w14:textId="77777777" w:rsidR="004148A8" w:rsidRPr="004148A8" w:rsidRDefault="004148A8" w:rsidP="004148A8">
            <w:pPr>
              <w:ind w:firstLine="0"/>
              <w:rPr>
                <w:rFonts w:cs="Arial"/>
                <w:sz w:val="16"/>
                <w:szCs w:val="16"/>
              </w:rPr>
            </w:pPr>
            <w:r w:rsidRPr="004148A8">
              <w:rPr>
                <w:sz w:val="16"/>
                <w:szCs w:val="16"/>
              </w:rPr>
              <w:t>291.7</w:t>
            </w:r>
          </w:p>
        </w:tc>
        <w:tc>
          <w:tcPr>
            <w:tcW w:w="846" w:type="dxa"/>
            <w:tcBorders>
              <w:left w:val="single" w:sz="8" w:space="0" w:color="auto"/>
            </w:tcBorders>
            <w:vAlign w:val="center"/>
          </w:tcPr>
          <w:p w14:paraId="6D138662" w14:textId="77777777" w:rsidR="004148A8" w:rsidRPr="004148A8" w:rsidRDefault="004148A8" w:rsidP="004148A8">
            <w:pPr>
              <w:ind w:firstLine="0"/>
              <w:rPr>
                <w:rFonts w:cs="Arial"/>
                <w:sz w:val="16"/>
                <w:szCs w:val="16"/>
              </w:rPr>
            </w:pPr>
            <w:r w:rsidRPr="004148A8">
              <w:rPr>
                <w:sz w:val="16"/>
                <w:szCs w:val="16"/>
              </w:rPr>
              <w:t>32.7256</w:t>
            </w:r>
          </w:p>
        </w:tc>
        <w:tc>
          <w:tcPr>
            <w:tcW w:w="846" w:type="dxa"/>
            <w:vAlign w:val="center"/>
          </w:tcPr>
          <w:p w14:paraId="21175E1B" w14:textId="77777777" w:rsidR="004148A8" w:rsidRPr="004148A8" w:rsidRDefault="004148A8" w:rsidP="004148A8">
            <w:pPr>
              <w:ind w:firstLine="0"/>
              <w:rPr>
                <w:rFonts w:cs="Arial"/>
                <w:sz w:val="16"/>
                <w:szCs w:val="16"/>
              </w:rPr>
            </w:pPr>
            <w:r w:rsidRPr="004148A8">
              <w:rPr>
                <w:sz w:val="16"/>
                <w:szCs w:val="16"/>
              </w:rPr>
              <w:t>0.9383</w:t>
            </w:r>
          </w:p>
        </w:tc>
        <w:tc>
          <w:tcPr>
            <w:tcW w:w="846" w:type="dxa"/>
            <w:vAlign w:val="center"/>
          </w:tcPr>
          <w:p w14:paraId="1881F911" w14:textId="77777777" w:rsidR="004148A8" w:rsidRPr="004148A8" w:rsidRDefault="004148A8" w:rsidP="004148A8">
            <w:pPr>
              <w:ind w:firstLine="0"/>
              <w:rPr>
                <w:rFonts w:cs="Arial"/>
                <w:sz w:val="16"/>
                <w:szCs w:val="16"/>
              </w:rPr>
            </w:pPr>
            <w:r w:rsidRPr="004148A8">
              <w:rPr>
                <w:sz w:val="16"/>
                <w:szCs w:val="16"/>
              </w:rPr>
              <w:t>15.2461</w:t>
            </w:r>
          </w:p>
        </w:tc>
      </w:tr>
      <w:tr w:rsidR="004148A8" w:rsidRPr="004148A8" w14:paraId="6AE91A9C" w14:textId="77777777" w:rsidTr="004148A8">
        <w:tc>
          <w:tcPr>
            <w:tcW w:w="2542" w:type="dxa"/>
            <w:shd w:val="clear" w:color="auto" w:fill="DEEAF6"/>
            <w:vAlign w:val="center"/>
          </w:tcPr>
          <w:p w14:paraId="312CAB54" w14:textId="77777777" w:rsidR="004148A8" w:rsidRPr="004148A8" w:rsidRDefault="004148A8" w:rsidP="004148A8">
            <w:pPr>
              <w:ind w:firstLine="0"/>
              <w:jc w:val="left"/>
              <w:rPr>
                <w:rFonts w:cs="Arial"/>
                <w:sz w:val="16"/>
                <w:szCs w:val="16"/>
              </w:rPr>
            </w:pPr>
            <w:r w:rsidRPr="004148A8">
              <w:rPr>
                <w:sz w:val="16"/>
                <w:szCs w:val="16"/>
              </w:rPr>
              <w:t>Окно с плоским верхом</w:t>
            </w:r>
          </w:p>
        </w:tc>
        <w:tc>
          <w:tcPr>
            <w:tcW w:w="425" w:type="dxa"/>
            <w:shd w:val="clear" w:color="auto" w:fill="DEEAF6"/>
            <w:vAlign w:val="center"/>
          </w:tcPr>
          <w:p w14:paraId="19B5738F"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EEAF6"/>
            <w:vAlign w:val="center"/>
          </w:tcPr>
          <w:p w14:paraId="611EF7B5"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EEAF6"/>
            <w:vAlign w:val="center"/>
          </w:tcPr>
          <w:p w14:paraId="7C11D4E2" w14:textId="77777777" w:rsidR="004148A8" w:rsidRPr="004148A8" w:rsidRDefault="004148A8" w:rsidP="004148A8">
            <w:pPr>
              <w:ind w:firstLine="0"/>
              <w:rPr>
                <w:rFonts w:cs="Arial"/>
                <w:sz w:val="16"/>
                <w:szCs w:val="16"/>
              </w:rPr>
            </w:pPr>
            <w:r w:rsidRPr="004148A8">
              <w:rPr>
                <w:sz w:val="16"/>
                <w:szCs w:val="16"/>
              </w:rPr>
              <w:t>22.9</w:t>
            </w:r>
          </w:p>
        </w:tc>
        <w:tc>
          <w:tcPr>
            <w:tcW w:w="708" w:type="dxa"/>
            <w:shd w:val="clear" w:color="auto" w:fill="DEEAF6"/>
            <w:vAlign w:val="center"/>
          </w:tcPr>
          <w:p w14:paraId="5320E526" w14:textId="77777777" w:rsidR="004148A8" w:rsidRPr="004148A8" w:rsidRDefault="004148A8" w:rsidP="004148A8">
            <w:pPr>
              <w:ind w:firstLine="0"/>
              <w:rPr>
                <w:rFonts w:cs="Arial"/>
                <w:sz w:val="16"/>
                <w:szCs w:val="16"/>
              </w:rPr>
            </w:pPr>
            <w:r w:rsidRPr="004148A8">
              <w:rPr>
                <w:sz w:val="16"/>
                <w:szCs w:val="16"/>
              </w:rPr>
              <w:t>25.2</w:t>
            </w:r>
          </w:p>
        </w:tc>
        <w:tc>
          <w:tcPr>
            <w:tcW w:w="709" w:type="dxa"/>
            <w:tcBorders>
              <w:right w:val="single" w:sz="8" w:space="0" w:color="auto"/>
            </w:tcBorders>
            <w:shd w:val="clear" w:color="auto" w:fill="DEEAF6"/>
            <w:vAlign w:val="center"/>
          </w:tcPr>
          <w:p w14:paraId="3003D72B" w14:textId="77777777" w:rsidR="004148A8" w:rsidRPr="004148A8" w:rsidRDefault="004148A8" w:rsidP="004148A8">
            <w:pPr>
              <w:ind w:firstLine="0"/>
              <w:rPr>
                <w:rFonts w:cs="Arial"/>
                <w:sz w:val="16"/>
                <w:szCs w:val="16"/>
              </w:rPr>
            </w:pPr>
            <w:r w:rsidRPr="004148A8">
              <w:rPr>
                <w:sz w:val="16"/>
                <w:szCs w:val="16"/>
              </w:rPr>
              <w:t>23.3</w:t>
            </w:r>
          </w:p>
        </w:tc>
        <w:tc>
          <w:tcPr>
            <w:tcW w:w="709" w:type="dxa"/>
            <w:tcBorders>
              <w:left w:val="single" w:sz="8" w:space="0" w:color="auto"/>
            </w:tcBorders>
            <w:shd w:val="clear" w:color="auto" w:fill="DEEAF6"/>
            <w:vAlign w:val="center"/>
          </w:tcPr>
          <w:p w14:paraId="1E6269D6" w14:textId="77777777" w:rsidR="004148A8" w:rsidRPr="004148A8" w:rsidRDefault="004148A8" w:rsidP="004148A8">
            <w:pPr>
              <w:ind w:firstLine="0"/>
              <w:rPr>
                <w:rFonts w:cs="Arial"/>
                <w:sz w:val="16"/>
                <w:szCs w:val="16"/>
              </w:rPr>
            </w:pPr>
            <w:r w:rsidRPr="004148A8">
              <w:rPr>
                <w:sz w:val="16"/>
                <w:szCs w:val="16"/>
              </w:rPr>
              <w:t>497.1</w:t>
            </w:r>
          </w:p>
        </w:tc>
        <w:tc>
          <w:tcPr>
            <w:tcW w:w="684" w:type="dxa"/>
            <w:shd w:val="clear" w:color="auto" w:fill="DEEAF6"/>
            <w:vAlign w:val="center"/>
          </w:tcPr>
          <w:p w14:paraId="4082E8B8" w14:textId="77777777" w:rsidR="004148A8" w:rsidRPr="004148A8" w:rsidRDefault="004148A8" w:rsidP="004148A8">
            <w:pPr>
              <w:ind w:firstLine="0"/>
              <w:rPr>
                <w:rFonts w:cs="Arial"/>
                <w:sz w:val="16"/>
                <w:szCs w:val="16"/>
              </w:rPr>
            </w:pPr>
            <w:r w:rsidRPr="004148A8">
              <w:rPr>
                <w:sz w:val="16"/>
                <w:szCs w:val="16"/>
              </w:rPr>
              <w:t>500</w:t>
            </w:r>
          </w:p>
        </w:tc>
        <w:tc>
          <w:tcPr>
            <w:tcW w:w="673" w:type="dxa"/>
            <w:tcBorders>
              <w:right w:val="single" w:sz="8" w:space="0" w:color="auto"/>
            </w:tcBorders>
            <w:shd w:val="clear" w:color="auto" w:fill="DEEAF6"/>
            <w:vAlign w:val="center"/>
          </w:tcPr>
          <w:p w14:paraId="7926BA99" w14:textId="77777777" w:rsidR="004148A8" w:rsidRPr="004148A8" w:rsidRDefault="004148A8" w:rsidP="004148A8">
            <w:pPr>
              <w:ind w:firstLine="0"/>
              <w:rPr>
                <w:rFonts w:cs="Arial"/>
                <w:sz w:val="16"/>
                <w:szCs w:val="16"/>
              </w:rPr>
            </w:pPr>
            <w:r w:rsidRPr="004148A8">
              <w:rPr>
                <w:sz w:val="16"/>
                <w:szCs w:val="16"/>
              </w:rPr>
              <w:t>431.5</w:t>
            </w:r>
          </w:p>
        </w:tc>
        <w:tc>
          <w:tcPr>
            <w:tcW w:w="846" w:type="dxa"/>
            <w:tcBorders>
              <w:left w:val="single" w:sz="8" w:space="0" w:color="auto"/>
            </w:tcBorders>
            <w:shd w:val="clear" w:color="auto" w:fill="DEEAF6"/>
            <w:vAlign w:val="center"/>
          </w:tcPr>
          <w:p w14:paraId="5DD18507" w14:textId="77777777" w:rsidR="004148A8" w:rsidRPr="004148A8" w:rsidRDefault="004148A8" w:rsidP="004148A8">
            <w:pPr>
              <w:ind w:firstLine="0"/>
              <w:rPr>
                <w:rFonts w:cs="Arial"/>
                <w:sz w:val="16"/>
                <w:szCs w:val="16"/>
              </w:rPr>
            </w:pPr>
            <w:r w:rsidRPr="004148A8">
              <w:rPr>
                <w:sz w:val="16"/>
                <w:szCs w:val="16"/>
              </w:rPr>
              <w:t>118.6</w:t>
            </w:r>
          </w:p>
        </w:tc>
        <w:tc>
          <w:tcPr>
            <w:tcW w:w="846" w:type="dxa"/>
            <w:shd w:val="clear" w:color="auto" w:fill="DEEAF6"/>
            <w:vAlign w:val="center"/>
          </w:tcPr>
          <w:p w14:paraId="49E94AB7" w14:textId="77777777" w:rsidR="004148A8" w:rsidRPr="004148A8" w:rsidRDefault="004148A8" w:rsidP="004148A8">
            <w:pPr>
              <w:ind w:firstLine="0"/>
              <w:rPr>
                <w:rFonts w:cs="Arial"/>
                <w:sz w:val="16"/>
                <w:szCs w:val="16"/>
              </w:rPr>
            </w:pPr>
            <w:r w:rsidRPr="004148A8">
              <w:rPr>
                <w:sz w:val="16"/>
                <w:szCs w:val="16"/>
              </w:rPr>
              <w:t>5.467</w:t>
            </w:r>
          </w:p>
        </w:tc>
        <w:tc>
          <w:tcPr>
            <w:tcW w:w="846" w:type="dxa"/>
            <w:shd w:val="clear" w:color="auto" w:fill="DEEAF6"/>
            <w:vAlign w:val="center"/>
          </w:tcPr>
          <w:p w14:paraId="15E41AE9" w14:textId="77777777" w:rsidR="004148A8" w:rsidRPr="004148A8" w:rsidRDefault="004148A8" w:rsidP="004148A8">
            <w:pPr>
              <w:ind w:firstLine="0"/>
              <w:rPr>
                <w:rFonts w:cs="Arial"/>
                <w:sz w:val="16"/>
                <w:szCs w:val="16"/>
              </w:rPr>
            </w:pPr>
            <w:r w:rsidRPr="004148A8">
              <w:rPr>
                <w:sz w:val="16"/>
                <w:szCs w:val="16"/>
              </w:rPr>
              <w:t>60.17</w:t>
            </w:r>
          </w:p>
        </w:tc>
      </w:tr>
      <w:tr w:rsidR="004148A8" w:rsidRPr="004148A8" w14:paraId="10B13EC0" w14:textId="77777777" w:rsidTr="004148A8">
        <w:tc>
          <w:tcPr>
            <w:tcW w:w="2542" w:type="dxa"/>
            <w:shd w:val="clear" w:color="auto" w:fill="D9D9D9"/>
            <w:vAlign w:val="center"/>
          </w:tcPr>
          <w:p w14:paraId="0BAEB4D5" w14:textId="77777777" w:rsidR="004148A8" w:rsidRPr="004148A8" w:rsidRDefault="004148A8" w:rsidP="004148A8">
            <w:pPr>
              <w:ind w:firstLine="0"/>
              <w:jc w:val="left"/>
              <w:rPr>
                <w:rFonts w:cs="Arial"/>
                <w:sz w:val="16"/>
                <w:szCs w:val="16"/>
              </w:rPr>
            </w:pPr>
            <w:r w:rsidRPr="004148A8">
              <w:rPr>
                <w:sz w:val="16"/>
                <w:szCs w:val="16"/>
              </w:rPr>
              <w:t>Окно Гаусса</w:t>
            </w:r>
          </w:p>
        </w:tc>
        <w:tc>
          <w:tcPr>
            <w:tcW w:w="425" w:type="dxa"/>
            <w:shd w:val="clear" w:color="auto" w:fill="D9D9D9"/>
            <w:vAlign w:val="center"/>
          </w:tcPr>
          <w:p w14:paraId="485C010E"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9D9D9"/>
            <w:vAlign w:val="center"/>
          </w:tcPr>
          <w:p w14:paraId="0CA16056"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shd w:val="clear" w:color="auto" w:fill="D9D9D9"/>
            <w:vAlign w:val="center"/>
          </w:tcPr>
          <w:p w14:paraId="25F98C73" w14:textId="77777777" w:rsidR="004148A8" w:rsidRPr="004148A8" w:rsidRDefault="004148A8" w:rsidP="004148A8">
            <w:pPr>
              <w:ind w:firstLine="0"/>
              <w:rPr>
                <w:rFonts w:cs="Arial"/>
                <w:sz w:val="16"/>
                <w:szCs w:val="16"/>
              </w:rPr>
            </w:pPr>
            <w:r w:rsidRPr="004148A8">
              <w:rPr>
                <w:sz w:val="16"/>
                <w:szCs w:val="16"/>
              </w:rPr>
              <w:t>28.3</w:t>
            </w:r>
          </w:p>
        </w:tc>
        <w:tc>
          <w:tcPr>
            <w:tcW w:w="708" w:type="dxa"/>
            <w:shd w:val="clear" w:color="auto" w:fill="D9D9D9"/>
            <w:vAlign w:val="center"/>
          </w:tcPr>
          <w:p w14:paraId="718DDD02" w14:textId="77777777" w:rsidR="004148A8" w:rsidRPr="004148A8" w:rsidRDefault="004148A8" w:rsidP="004148A8">
            <w:pPr>
              <w:ind w:firstLine="0"/>
              <w:rPr>
                <w:rFonts w:cs="Arial"/>
                <w:sz w:val="16"/>
                <w:szCs w:val="16"/>
              </w:rPr>
            </w:pPr>
            <w:r w:rsidRPr="004148A8">
              <w:rPr>
                <w:sz w:val="16"/>
                <w:szCs w:val="16"/>
              </w:rPr>
              <w:t>37.9</w:t>
            </w:r>
          </w:p>
        </w:tc>
        <w:tc>
          <w:tcPr>
            <w:tcW w:w="709" w:type="dxa"/>
            <w:tcBorders>
              <w:right w:val="single" w:sz="8" w:space="0" w:color="auto"/>
            </w:tcBorders>
            <w:shd w:val="clear" w:color="auto" w:fill="D9D9D9"/>
            <w:vAlign w:val="center"/>
          </w:tcPr>
          <w:p w14:paraId="6A648FA2" w14:textId="77777777" w:rsidR="004148A8" w:rsidRPr="004148A8" w:rsidRDefault="004148A8" w:rsidP="004148A8">
            <w:pPr>
              <w:ind w:firstLine="0"/>
              <w:rPr>
                <w:rFonts w:cs="Arial"/>
                <w:sz w:val="16"/>
                <w:szCs w:val="16"/>
              </w:rPr>
            </w:pPr>
            <w:r w:rsidRPr="004148A8">
              <w:rPr>
                <w:sz w:val="16"/>
                <w:szCs w:val="16"/>
              </w:rPr>
              <w:t>31.9</w:t>
            </w:r>
          </w:p>
        </w:tc>
        <w:tc>
          <w:tcPr>
            <w:tcW w:w="709" w:type="dxa"/>
            <w:tcBorders>
              <w:left w:val="single" w:sz="8" w:space="0" w:color="auto"/>
            </w:tcBorders>
            <w:shd w:val="clear" w:color="auto" w:fill="D9D9D9"/>
            <w:vAlign w:val="center"/>
          </w:tcPr>
          <w:p w14:paraId="2EE72813" w14:textId="77777777" w:rsidR="004148A8" w:rsidRPr="004148A8" w:rsidRDefault="004148A8" w:rsidP="004148A8">
            <w:pPr>
              <w:ind w:firstLine="0"/>
              <w:rPr>
                <w:rFonts w:cs="Arial"/>
                <w:sz w:val="16"/>
                <w:szCs w:val="16"/>
              </w:rPr>
            </w:pPr>
            <w:r w:rsidRPr="004148A8">
              <w:rPr>
                <w:sz w:val="16"/>
                <w:szCs w:val="16"/>
              </w:rPr>
              <w:t>240.8</w:t>
            </w:r>
          </w:p>
        </w:tc>
        <w:tc>
          <w:tcPr>
            <w:tcW w:w="684" w:type="dxa"/>
            <w:shd w:val="clear" w:color="auto" w:fill="D9D9D9"/>
            <w:vAlign w:val="center"/>
          </w:tcPr>
          <w:p w14:paraId="74F91BCB" w14:textId="77777777" w:rsidR="004148A8" w:rsidRPr="004148A8" w:rsidRDefault="004148A8" w:rsidP="004148A8">
            <w:pPr>
              <w:ind w:firstLine="0"/>
              <w:rPr>
                <w:rFonts w:cs="Arial"/>
                <w:sz w:val="16"/>
                <w:szCs w:val="16"/>
              </w:rPr>
            </w:pPr>
            <w:r w:rsidRPr="004148A8">
              <w:rPr>
                <w:sz w:val="16"/>
                <w:szCs w:val="16"/>
              </w:rPr>
              <w:t>36</w:t>
            </w:r>
          </w:p>
        </w:tc>
        <w:tc>
          <w:tcPr>
            <w:tcW w:w="673" w:type="dxa"/>
            <w:tcBorders>
              <w:right w:val="single" w:sz="8" w:space="0" w:color="auto"/>
            </w:tcBorders>
            <w:shd w:val="clear" w:color="auto" w:fill="D9D9D9"/>
            <w:vAlign w:val="center"/>
          </w:tcPr>
          <w:p w14:paraId="13AC321C" w14:textId="77777777" w:rsidR="004148A8" w:rsidRPr="004148A8" w:rsidRDefault="004148A8" w:rsidP="004148A8">
            <w:pPr>
              <w:ind w:firstLine="0"/>
              <w:rPr>
                <w:rFonts w:cs="Arial"/>
                <w:sz w:val="16"/>
                <w:szCs w:val="16"/>
              </w:rPr>
            </w:pPr>
            <w:r w:rsidRPr="004148A8">
              <w:rPr>
                <w:sz w:val="16"/>
                <w:szCs w:val="16"/>
              </w:rPr>
              <w:t>141.7</w:t>
            </w:r>
          </w:p>
        </w:tc>
        <w:tc>
          <w:tcPr>
            <w:tcW w:w="846" w:type="dxa"/>
            <w:tcBorders>
              <w:left w:val="single" w:sz="8" w:space="0" w:color="auto"/>
            </w:tcBorders>
            <w:shd w:val="clear" w:color="auto" w:fill="D9D9D9"/>
            <w:vAlign w:val="center"/>
          </w:tcPr>
          <w:p w14:paraId="500B1D49" w14:textId="77777777" w:rsidR="004148A8" w:rsidRPr="004148A8" w:rsidRDefault="004148A8" w:rsidP="004148A8">
            <w:pPr>
              <w:ind w:firstLine="0"/>
              <w:rPr>
                <w:rFonts w:cs="Arial"/>
                <w:sz w:val="16"/>
                <w:szCs w:val="16"/>
              </w:rPr>
            </w:pPr>
            <w:r w:rsidRPr="004148A8">
              <w:rPr>
                <w:sz w:val="16"/>
                <w:szCs w:val="16"/>
              </w:rPr>
              <w:t>5.9616</w:t>
            </w:r>
          </w:p>
        </w:tc>
        <w:tc>
          <w:tcPr>
            <w:tcW w:w="846" w:type="dxa"/>
            <w:shd w:val="clear" w:color="auto" w:fill="D9D9D9"/>
            <w:vAlign w:val="center"/>
          </w:tcPr>
          <w:p w14:paraId="556F4D70" w14:textId="77777777" w:rsidR="004148A8" w:rsidRPr="004148A8" w:rsidRDefault="004148A8" w:rsidP="004148A8">
            <w:pPr>
              <w:ind w:firstLine="0"/>
              <w:rPr>
                <w:rFonts w:cs="Arial"/>
                <w:sz w:val="16"/>
                <w:szCs w:val="16"/>
              </w:rPr>
            </w:pPr>
            <w:r w:rsidRPr="004148A8">
              <w:rPr>
                <w:sz w:val="16"/>
                <w:szCs w:val="16"/>
              </w:rPr>
              <w:t>0.3488</w:t>
            </w:r>
          </w:p>
        </w:tc>
        <w:tc>
          <w:tcPr>
            <w:tcW w:w="846" w:type="dxa"/>
            <w:shd w:val="clear" w:color="auto" w:fill="D9D9D9"/>
            <w:vAlign w:val="center"/>
          </w:tcPr>
          <w:p w14:paraId="29FAAC50" w14:textId="77777777" w:rsidR="004148A8" w:rsidRPr="004148A8" w:rsidRDefault="004148A8" w:rsidP="004148A8">
            <w:pPr>
              <w:ind w:firstLine="0"/>
              <w:rPr>
                <w:rFonts w:cs="Arial"/>
                <w:sz w:val="16"/>
                <w:szCs w:val="16"/>
              </w:rPr>
            </w:pPr>
            <w:r w:rsidRPr="004148A8">
              <w:rPr>
                <w:sz w:val="16"/>
                <w:szCs w:val="16"/>
              </w:rPr>
              <w:t>2.7025</w:t>
            </w:r>
          </w:p>
        </w:tc>
      </w:tr>
      <w:tr w:rsidR="004148A8" w:rsidRPr="004148A8" w14:paraId="78181F85" w14:textId="77777777" w:rsidTr="004148A8">
        <w:tc>
          <w:tcPr>
            <w:tcW w:w="2542" w:type="dxa"/>
            <w:vAlign w:val="center"/>
          </w:tcPr>
          <w:p w14:paraId="7AC0FC60" w14:textId="77777777" w:rsidR="004148A8" w:rsidRPr="004148A8" w:rsidRDefault="004148A8" w:rsidP="004148A8">
            <w:pPr>
              <w:ind w:firstLine="0"/>
              <w:jc w:val="left"/>
              <w:rPr>
                <w:rFonts w:cs="Arial"/>
                <w:sz w:val="16"/>
                <w:szCs w:val="16"/>
              </w:rPr>
            </w:pPr>
            <w:r w:rsidRPr="004148A8">
              <w:rPr>
                <w:sz w:val="16"/>
                <w:szCs w:val="16"/>
              </w:rPr>
              <w:t>Окно Блэкмана-Харриса-Наттола</w:t>
            </w:r>
          </w:p>
        </w:tc>
        <w:tc>
          <w:tcPr>
            <w:tcW w:w="425" w:type="dxa"/>
            <w:vAlign w:val="center"/>
          </w:tcPr>
          <w:p w14:paraId="589EEAA8"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vAlign w:val="center"/>
          </w:tcPr>
          <w:p w14:paraId="639D0B91" w14:textId="77777777" w:rsidR="004148A8" w:rsidRPr="004148A8" w:rsidRDefault="004148A8" w:rsidP="004148A8">
            <w:pPr>
              <w:ind w:firstLine="0"/>
              <w:rPr>
                <w:sz w:val="16"/>
                <w:szCs w:val="16"/>
              </w:rPr>
            </w:pPr>
            <w:r w:rsidRPr="004148A8">
              <w:rPr>
                <w:sz w:val="16"/>
                <w:szCs w:val="16"/>
              </w:rPr>
              <w:t>0.10</w:t>
            </w:r>
          </w:p>
        </w:tc>
        <w:tc>
          <w:tcPr>
            <w:tcW w:w="709" w:type="dxa"/>
            <w:tcBorders>
              <w:left w:val="single" w:sz="8" w:space="0" w:color="auto"/>
            </w:tcBorders>
            <w:vAlign w:val="center"/>
          </w:tcPr>
          <w:p w14:paraId="1AD1A008" w14:textId="77777777" w:rsidR="004148A8" w:rsidRPr="004148A8" w:rsidRDefault="004148A8" w:rsidP="004148A8">
            <w:pPr>
              <w:ind w:firstLine="0"/>
              <w:rPr>
                <w:rFonts w:cs="Arial"/>
                <w:sz w:val="16"/>
                <w:szCs w:val="16"/>
              </w:rPr>
            </w:pPr>
            <w:r w:rsidRPr="004148A8">
              <w:rPr>
                <w:sz w:val="16"/>
                <w:szCs w:val="16"/>
              </w:rPr>
              <w:t>24.4</w:t>
            </w:r>
          </w:p>
        </w:tc>
        <w:tc>
          <w:tcPr>
            <w:tcW w:w="708" w:type="dxa"/>
            <w:vAlign w:val="center"/>
          </w:tcPr>
          <w:p w14:paraId="76F50B06" w14:textId="77777777" w:rsidR="004148A8" w:rsidRPr="004148A8" w:rsidRDefault="004148A8" w:rsidP="004148A8">
            <w:pPr>
              <w:ind w:firstLine="0"/>
              <w:rPr>
                <w:rFonts w:cs="Arial"/>
                <w:sz w:val="16"/>
                <w:szCs w:val="16"/>
              </w:rPr>
            </w:pPr>
            <w:r w:rsidRPr="004148A8">
              <w:rPr>
                <w:sz w:val="16"/>
                <w:szCs w:val="16"/>
              </w:rPr>
              <w:t>32.5</w:t>
            </w:r>
          </w:p>
        </w:tc>
        <w:tc>
          <w:tcPr>
            <w:tcW w:w="709" w:type="dxa"/>
            <w:tcBorders>
              <w:right w:val="single" w:sz="8" w:space="0" w:color="auto"/>
            </w:tcBorders>
            <w:vAlign w:val="center"/>
          </w:tcPr>
          <w:p w14:paraId="31B4E742" w14:textId="77777777" w:rsidR="004148A8" w:rsidRPr="004148A8" w:rsidRDefault="004148A8" w:rsidP="004148A8">
            <w:pPr>
              <w:ind w:firstLine="0"/>
              <w:rPr>
                <w:rFonts w:cs="Arial"/>
                <w:sz w:val="16"/>
                <w:szCs w:val="16"/>
              </w:rPr>
            </w:pPr>
            <w:r w:rsidRPr="004148A8">
              <w:rPr>
                <w:sz w:val="16"/>
                <w:szCs w:val="16"/>
              </w:rPr>
              <w:t>26</w:t>
            </w:r>
          </w:p>
        </w:tc>
        <w:tc>
          <w:tcPr>
            <w:tcW w:w="709" w:type="dxa"/>
            <w:tcBorders>
              <w:left w:val="single" w:sz="8" w:space="0" w:color="auto"/>
            </w:tcBorders>
            <w:vAlign w:val="center"/>
          </w:tcPr>
          <w:p w14:paraId="04188F0B" w14:textId="77777777" w:rsidR="004148A8" w:rsidRPr="004148A8" w:rsidRDefault="004148A8" w:rsidP="004148A8">
            <w:pPr>
              <w:ind w:firstLine="0"/>
              <w:rPr>
                <w:rFonts w:cs="Arial"/>
                <w:sz w:val="16"/>
                <w:szCs w:val="16"/>
              </w:rPr>
            </w:pPr>
            <w:r w:rsidRPr="004148A8">
              <w:rPr>
                <w:sz w:val="16"/>
                <w:szCs w:val="16"/>
              </w:rPr>
              <w:t>371</w:t>
            </w:r>
          </w:p>
        </w:tc>
        <w:tc>
          <w:tcPr>
            <w:tcW w:w="684" w:type="dxa"/>
            <w:vAlign w:val="center"/>
          </w:tcPr>
          <w:p w14:paraId="3D345816" w14:textId="77777777" w:rsidR="004148A8" w:rsidRPr="004148A8" w:rsidRDefault="004148A8" w:rsidP="004148A8">
            <w:pPr>
              <w:ind w:firstLine="0"/>
              <w:rPr>
                <w:rFonts w:cs="Arial"/>
                <w:sz w:val="16"/>
                <w:szCs w:val="16"/>
              </w:rPr>
            </w:pPr>
            <w:r w:rsidRPr="004148A8">
              <w:rPr>
                <w:sz w:val="16"/>
                <w:szCs w:val="16"/>
              </w:rPr>
              <w:t>36.3</w:t>
            </w:r>
          </w:p>
        </w:tc>
        <w:tc>
          <w:tcPr>
            <w:tcW w:w="673" w:type="dxa"/>
            <w:tcBorders>
              <w:right w:val="single" w:sz="8" w:space="0" w:color="auto"/>
            </w:tcBorders>
            <w:vAlign w:val="center"/>
          </w:tcPr>
          <w:p w14:paraId="1C241B96" w14:textId="77777777" w:rsidR="004148A8" w:rsidRPr="004148A8" w:rsidRDefault="004148A8" w:rsidP="004148A8">
            <w:pPr>
              <w:ind w:firstLine="0"/>
              <w:rPr>
                <w:rFonts w:cs="Arial"/>
                <w:sz w:val="16"/>
                <w:szCs w:val="16"/>
              </w:rPr>
            </w:pPr>
            <w:r w:rsidRPr="004148A8">
              <w:rPr>
                <w:sz w:val="16"/>
                <w:szCs w:val="16"/>
              </w:rPr>
              <w:t>301.5</w:t>
            </w:r>
          </w:p>
        </w:tc>
        <w:tc>
          <w:tcPr>
            <w:tcW w:w="846" w:type="dxa"/>
            <w:tcBorders>
              <w:left w:val="single" w:sz="8" w:space="0" w:color="auto"/>
            </w:tcBorders>
            <w:vAlign w:val="center"/>
          </w:tcPr>
          <w:p w14:paraId="304309EF" w14:textId="77777777" w:rsidR="004148A8" w:rsidRPr="004148A8" w:rsidRDefault="004148A8" w:rsidP="004148A8">
            <w:pPr>
              <w:ind w:firstLine="0"/>
              <w:rPr>
                <w:rFonts w:cs="Arial"/>
                <w:sz w:val="16"/>
                <w:szCs w:val="16"/>
              </w:rPr>
            </w:pPr>
            <w:r w:rsidRPr="004148A8">
              <w:rPr>
                <w:sz w:val="16"/>
                <w:szCs w:val="16"/>
              </w:rPr>
              <w:t>35.0723</w:t>
            </w:r>
          </w:p>
        </w:tc>
        <w:tc>
          <w:tcPr>
            <w:tcW w:w="846" w:type="dxa"/>
            <w:vAlign w:val="center"/>
          </w:tcPr>
          <w:p w14:paraId="16E0D165" w14:textId="77777777" w:rsidR="004148A8" w:rsidRPr="004148A8" w:rsidRDefault="004148A8" w:rsidP="004148A8">
            <w:pPr>
              <w:ind w:firstLine="0"/>
              <w:rPr>
                <w:rFonts w:cs="Arial"/>
                <w:sz w:val="16"/>
                <w:szCs w:val="16"/>
              </w:rPr>
            </w:pPr>
            <w:r w:rsidRPr="004148A8">
              <w:rPr>
                <w:sz w:val="16"/>
                <w:szCs w:val="16"/>
              </w:rPr>
              <w:t>1.0232</w:t>
            </w:r>
          </w:p>
        </w:tc>
        <w:tc>
          <w:tcPr>
            <w:tcW w:w="846" w:type="dxa"/>
            <w:vAlign w:val="center"/>
          </w:tcPr>
          <w:p w14:paraId="49CDD2AD" w14:textId="77777777" w:rsidR="004148A8" w:rsidRPr="004148A8" w:rsidRDefault="004148A8" w:rsidP="004148A8">
            <w:pPr>
              <w:ind w:firstLine="0"/>
              <w:rPr>
                <w:rFonts w:cs="Arial"/>
                <w:sz w:val="16"/>
                <w:szCs w:val="16"/>
              </w:rPr>
            </w:pPr>
            <w:r w:rsidRPr="004148A8">
              <w:rPr>
                <w:sz w:val="16"/>
                <w:szCs w:val="16"/>
              </w:rPr>
              <w:t>16.5215</w:t>
            </w:r>
          </w:p>
        </w:tc>
      </w:tr>
      <w:tr w:rsidR="004148A8" w:rsidRPr="004148A8" w14:paraId="5BE26CAE" w14:textId="77777777" w:rsidTr="004148A8">
        <w:tc>
          <w:tcPr>
            <w:tcW w:w="2542" w:type="dxa"/>
            <w:shd w:val="clear" w:color="auto" w:fill="DEEAF6"/>
            <w:vAlign w:val="center"/>
          </w:tcPr>
          <w:p w14:paraId="507E2801" w14:textId="77777777" w:rsidR="004148A8" w:rsidRPr="004148A8" w:rsidRDefault="004148A8" w:rsidP="004148A8">
            <w:pPr>
              <w:ind w:firstLine="0"/>
              <w:jc w:val="left"/>
              <w:rPr>
                <w:rFonts w:cs="Arial"/>
                <w:sz w:val="16"/>
                <w:szCs w:val="16"/>
              </w:rPr>
            </w:pPr>
            <w:r w:rsidRPr="004148A8">
              <w:rPr>
                <w:sz w:val="16"/>
                <w:szCs w:val="16"/>
              </w:rPr>
              <w:t>Окно Парзена</w:t>
            </w:r>
          </w:p>
        </w:tc>
        <w:tc>
          <w:tcPr>
            <w:tcW w:w="425" w:type="dxa"/>
            <w:shd w:val="clear" w:color="auto" w:fill="DEEAF6"/>
            <w:vAlign w:val="center"/>
          </w:tcPr>
          <w:p w14:paraId="12D17D6A" w14:textId="77777777" w:rsidR="004148A8" w:rsidRPr="004148A8" w:rsidRDefault="004148A8" w:rsidP="004148A8">
            <w:pPr>
              <w:ind w:firstLine="0"/>
              <w:rPr>
                <w:rFonts w:cs="Arial"/>
                <w:sz w:val="16"/>
                <w:szCs w:val="16"/>
              </w:rPr>
            </w:pPr>
            <w:r w:rsidRPr="004148A8">
              <w:rPr>
                <w:sz w:val="16"/>
                <w:szCs w:val="16"/>
              </w:rPr>
              <w:t>2</w:t>
            </w:r>
          </w:p>
        </w:tc>
        <w:tc>
          <w:tcPr>
            <w:tcW w:w="709" w:type="dxa"/>
            <w:tcBorders>
              <w:right w:val="single" w:sz="8" w:space="0" w:color="auto"/>
            </w:tcBorders>
            <w:shd w:val="clear" w:color="auto" w:fill="DEEAF6"/>
            <w:vAlign w:val="center"/>
          </w:tcPr>
          <w:p w14:paraId="09C51730" w14:textId="77777777" w:rsidR="004148A8" w:rsidRPr="004148A8" w:rsidRDefault="004148A8" w:rsidP="004148A8">
            <w:pPr>
              <w:ind w:firstLine="0"/>
              <w:rPr>
                <w:rFonts w:cs="Arial"/>
                <w:sz w:val="16"/>
                <w:szCs w:val="16"/>
              </w:rPr>
            </w:pPr>
            <w:r w:rsidRPr="004148A8">
              <w:rPr>
                <w:sz w:val="16"/>
                <w:szCs w:val="16"/>
              </w:rPr>
              <w:t>0.10</w:t>
            </w:r>
          </w:p>
        </w:tc>
        <w:tc>
          <w:tcPr>
            <w:tcW w:w="709" w:type="dxa"/>
            <w:tcBorders>
              <w:left w:val="single" w:sz="8" w:space="0" w:color="auto"/>
            </w:tcBorders>
            <w:shd w:val="clear" w:color="auto" w:fill="DEEAF6"/>
            <w:vAlign w:val="center"/>
          </w:tcPr>
          <w:p w14:paraId="69175172" w14:textId="77777777" w:rsidR="004148A8" w:rsidRPr="004148A8" w:rsidRDefault="004148A8" w:rsidP="004148A8">
            <w:pPr>
              <w:ind w:firstLine="0"/>
              <w:rPr>
                <w:rFonts w:cs="Arial"/>
                <w:sz w:val="16"/>
                <w:szCs w:val="16"/>
              </w:rPr>
            </w:pPr>
            <w:r w:rsidRPr="004148A8">
              <w:rPr>
                <w:sz w:val="16"/>
                <w:szCs w:val="16"/>
              </w:rPr>
              <w:t>24.6</w:t>
            </w:r>
          </w:p>
        </w:tc>
        <w:tc>
          <w:tcPr>
            <w:tcW w:w="708" w:type="dxa"/>
            <w:shd w:val="clear" w:color="auto" w:fill="DEEAF6"/>
            <w:vAlign w:val="center"/>
          </w:tcPr>
          <w:p w14:paraId="3E9C676B" w14:textId="77777777" w:rsidR="004148A8" w:rsidRPr="004148A8" w:rsidRDefault="004148A8" w:rsidP="004148A8">
            <w:pPr>
              <w:ind w:firstLine="0"/>
              <w:rPr>
                <w:rFonts w:cs="Arial"/>
                <w:sz w:val="16"/>
                <w:szCs w:val="16"/>
              </w:rPr>
            </w:pPr>
            <w:r w:rsidRPr="004148A8">
              <w:rPr>
                <w:sz w:val="16"/>
                <w:szCs w:val="16"/>
              </w:rPr>
              <w:t>32.7</w:t>
            </w:r>
          </w:p>
        </w:tc>
        <w:tc>
          <w:tcPr>
            <w:tcW w:w="709" w:type="dxa"/>
            <w:tcBorders>
              <w:right w:val="single" w:sz="8" w:space="0" w:color="auto"/>
            </w:tcBorders>
            <w:shd w:val="clear" w:color="auto" w:fill="DEEAF6"/>
            <w:vAlign w:val="center"/>
          </w:tcPr>
          <w:p w14:paraId="11384805" w14:textId="77777777" w:rsidR="004148A8" w:rsidRPr="004148A8" w:rsidRDefault="004148A8" w:rsidP="004148A8">
            <w:pPr>
              <w:ind w:firstLine="0"/>
              <w:rPr>
                <w:rFonts w:cs="Arial"/>
                <w:sz w:val="16"/>
                <w:szCs w:val="16"/>
              </w:rPr>
            </w:pPr>
            <w:r w:rsidRPr="004148A8">
              <w:rPr>
                <w:sz w:val="16"/>
                <w:szCs w:val="16"/>
              </w:rPr>
              <w:t>26.3</w:t>
            </w:r>
          </w:p>
        </w:tc>
        <w:tc>
          <w:tcPr>
            <w:tcW w:w="709" w:type="dxa"/>
            <w:tcBorders>
              <w:left w:val="single" w:sz="8" w:space="0" w:color="auto"/>
            </w:tcBorders>
            <w:shd w:val="clear" w:color="auto" w:fill="DEEAF6"/>
            <w:vAlign w:val="center"/>
          </w:tcPr>
          <w:p w14:paraId="372F9A9E" w14:textId="77777777" w:rsidR="004148A8" w:rsidRPr="004148A8" w:rsidRDefault="004148A8" w:rsidP="004148A8">
            <w:pPr>
              <w:ind w:firstLine="0"/>
              <w:rPr>
                <w:rFonts w:cs="Arial"/>
                <w:sz w:val="16"/>
                <w:szCs w:val="16"/>
              </w:rPr>
            </w:pPr>
            <w:r w:rsidRPr="004148A8">
              <w:rPr>
                <w:sz w:val="16"/>
                <w:szCs w:val="16"/>
              </w:rPr>
              <w:t>351.7</w:t>
            </w:r>
          </w:p>
        </w:tc>
        <w:tc>
          <w:tcPr>
            <w:tcW w:w="684" w:type="dxa"/>
            <w:shd w:val="clear" w:color="auto" w:fill="DEEAF6"/>
            <w:vAlign w:val="center"/>
          </w:tcPr>
          <w:p w14:paraId="384B7F15" w14:textId="77777777" w:rsidR="004148A8" w:rsidRPr="004148A8" w:rsidRDefault="004148A8" w:rsidP="004148A8">
            <w:pPr>
              <w:ind w:firstLine="0"/>
              <w:rPr>
                <w:rFonts w:cs="Arial"/>
                <w:sz w:val="16"/>
                <w:szCs w:val="16"/>
              </w:rPr>
            </w:pPr>
            <w:r w:rsidRPr="004148A8">
              <w:rPr>
                <w:sz w:val="16"/>
                <w:szCs w:val="16"/>
              </w:rPr>
              <w:t>31.5</w:t>
            </w:r>
          </w:p>
        </w:tc>
        <w:tc>
          <w:tcPr>
            <w:tcW w:w="673" w:type="dxa"/>
            <w:tcBorders>
              <w:right w:val="single" w:sz="8" w:space="0" w:color="auto"/>
            </w:tcBorders>
            <w:shd w:val="clear" w:color="auto" w:fill="DEEAF6"/>
            <w:vAlign w:val="center"/>
          </w:tcPr>
          <w:p w14:paraId="435720BF" w14:textId="77777777" w:rsidR="004148A8" w:rsidRPr="004148A8" w:rsidRDefault="004148A8" w:rsidP="004148A8">
            <w:pPr>
              <w:ind w:firstLine="0"/>
              <w:rPr>
                <w:rFonts w:cs="Arial"/>
                <w:sz w:val="16"/>
                <w:szCs w:val="16"/>
              </w:rPr>
            </w:pPr>
            <w:r w:rsidRPr="004148A8">
              <w:rPr>
                <w:sz w:val="16"/>
                <w:szCs w:val="16"/>
              </w:rPr>
              <w:t>290.8</w:t>
            </w:r>
          </w:p>
        </w:tc>
        <w:tc>
          <w:tcPr>
            <w:tcW w:w="846" w:type="dxa"/>
            <w:tcBorders>
              <w:left w:val="single" w:sz="8" w:space="0" w:color="auto"/>
            </w:tcBorders>
            <w:shd w:val="clear" w:color="auto" w:fill="DEEAF6"/>
            <w:vAlign w:val="center"/>
          </w:tcPr>
          <w:p w14:paraId="00900A3F" w14:textId="77777777" w:rsidR="004148A8" w:rsidRPr="004148A8" w:rsidRDefault="004148A8" w:rsidP="004148A8">
            <w:pPr>
              <w:ind w:firstLine="0"/>
              <w:rPr>
                <w:rFonts w:cs="Arial"/>
                <w:sz w:val="16"/>
                <w:szCs w:val="16"/>
              </w:rPr>
            </w:pPr>
            <w:r w:rsidRPr="004148A8">
              <w:rPr>
                <w:sz w:val="16"/>
                <w:szCs w:val="16"/>
              </w:rPr>
              <w:t>30.3153</w:t>
            </w:r>
          </w:p>
        </w:tc>
        <w:tc>
          <w:tcPr>
            <w:tcW w:w="846" w:type="dxa"/>
            <w:shd w:val="clear" w:color="auto" w:fill="DEEAF6"/>
            <w:vAlign w:val="center"/>
          </w:tcPr>
          <w:p w14:paraId="30E5B19C" w14:textId="77777777" w:rsidR="004148A8" w:rsidRPr="004148A8" w:rsidRDefault="004148A8" w:rsidP="004148A8">
            <w:pPr>
              <w:ind w:firstLine="0"/>
              <w:rPr>
                <w:rFonts w:cs="Arial"/>
                <w:sz w:val="16"/>
                <w:szCs w:val="16"/>
              </w:rPr>
            </w:pPr>
            <w:r w:rsidRPr="004148A8">
              <w:rPr>
                <w:sz w:val="16"/>
                <w:szCs w:val="16"/>
              </w:rPr>
              <w:t>0.8819</w:t>
            </w:r>
          </w:p>
        </w:tc>
        <w:tc>
          <w:tcPr>
            <w:tcW w:w="846" w:type="dxa"/>
            <w:shd w:val="clear" w:color="auto" w:fill="DEEAF6"/>
            <w:vAlign w:val="center"/>
          </w:tcPr>
          <w:p w14:paraId="76DB7347" w14:textId="77777777" w:rsidR="004148A8" w:rsidRPr="004148A8" w:rsidRDefault="004148A8" w:rsidP="004148A8">
            <w:pPr>
              <w:ind w:firstLine="0"/>
              <w:rPr>
                <w:rFonts w:cs="Arial"/>
                <w:sz w:val="16"/>
                <w:szCs w:val="16"/>
              </w:rPr>
            </w:pPr>
            <w:r w:rsidRPr="004148A8">
              <w:rPr>
                <w:sz w:val="16"/>
                <w:szCs w:val="16"/>
              </w:rPr>
              <w:t>13.9925</w:t>
            </w:r>
          </w:p>
        </w:tc>
      </w:tr>
      <w:tr w:rsidR="004148A8" w:rsidRPr="004148A8" w14:paraId="6823F8F9" w14:textId="77777777" w:rsidTr="004148A8">
        <w:tc>
          <w:tcPr>
            <w:tcW w:w="2542" w:type="dxa"/>
            <w:vAlign w:val="center"/>
          </w:tcPr>
          <w:p w14:paraId="18703770" w14:textId="77777777" w:rsidR="004148A8" w:rsidRPr="004148A8" w:rsidRDefault="004148A8" w:rsidP="004148A8">
            <w:pPr>
              <w:ind w:firstLine="0"/>
              <w:jc w:val="left"/>
              <w:rPr>
                <w:rFonts w:cs="Arial"/>
                <w:sz w:val="16"/>
                <w:szCs w:val="16"/>
              </w:rPr>
            </w:pPr>
            <w:r w:rsidRPr="004148A8">
              <w:rPr>
                <w:sz w:val="16"/>
                <w:szCs w:val="16"/>
              </w:rPr>
              <w:t>Косинусное окно (окно Туркей)</w:t>
            </w:r>
          </w:p>
        </w:tc>
        <w:tc>
          <w:tcPr>
            <w:tcW w:w="425" w:type="dxa"/>
            <w:vAlign w:val="center"/>
          </w:tcPr>
          <w:p w14:paraId="240B9091" w14:textId="77777777" w:rsidR="004148A8" w:rsidRPr="004148A8" w:rsidRDefault="004148A8" w:rsidP="004148A8">
            <w:pPr>
              <w:ind w:firstLine="0"/>
              <w:rPr>
                <w:rFonts w:cs="Arial"/>
                <w:sz w:val="16"/>
                <w:szCs w:val="16"/>
              </w:rPr>
            </w:pPr>
            <w:r w:rsidRPr="004148A8">
              <w:rPr>
                <w:rFonts w:cs="Arial"/>
                <w:sz w:val="16"/>
                <w:szCs w:val="16"/>
              </w:rPr>
              <w:t>2</w:t>
            </w:r>
          </w:p>
        </w:tc>
        <w:tc>
          <w:tcPr>
            <w:tcW w:w="709" w:type="dxa"/>
            <w:tcBorders>
              <w:right w:val="single" w:sz="8" w:space="0" w:color="auto"/>
            </w:tcBorders>
            <w:vAlign w:val="center"/>
          </w:tcPr>
          <w:p w14:paraId="6AB5CC16" w14:textId="77777777" w:rsidR="004148A8" w:rsidRPr="004148A8" w:rsidRDefault="004148A8" w:rsidP="004148A8">
            <w:pPr>
              <w:ind w:firstLine="0"/>
              <w:rPr>
                <w:rFonts w:cs="Arial"/>
                <w:sz w:val="16"/>
                <w:szCs w:val="16"/>
              </w:rPr>
            </w:pPr>
            <w:r w:rsidRPr="004148A8">
              <w:rPr>
                <w:sz w:val="16"/>
                <w:szCs w:val="16"/>
              </w:rPr>
              <w:t>0.10</w:t>
            </w:r>
          </w:p>
        </w:tc>
        <w:tc>
          <w:tcPr>
            <w:tcW w:w="709" w:type="dxa"/>
            <w:tcBorders>
              <w:left w:val="single" w:sz="8" w:space="0" w:color="auto"/>
              <w:bottom w:val="single" w:sz="8" w:space="0" w:color="auto"/>
            </w:tcBorders>
            <w:vAlign w:val="center"/>
          </w:tcPr>
          <w:p w14:paraId="5B6357C9" w14:textId="77777777" w:rsidR="004148A8" w:rsidRPr="004148A8" w:rsidRDefault="004148A8" w:rsidP="004148A8">
            <w:pPr>
              <w:ind w:firstLine="0"/>
              <w:rPr>
                <w:rFonts w:cs="Arial"/>
                <w:sz w:val="16"/>
                <w:szCs w:val="16"/>
              </w:rPr>
            </w:pPr>
            <w:r w:rsidRPr="004148A8">
              <w:rPr>
                <w:sz w:val="16"/>
                <w:szCs w:val="16"/>
              </w:rPr>
              <w:t>34.8</w:t>
            </w:r>
          </w:p>
        </w:tc>
        <w:tc>
          <w:tcPr>
            <w:tcW w:w="708" w:type="dxa"/>
            <w:tcBorders>
              <w:bottom w:val="single" w:sz="8" w:space="0" w:color="auto"/>
            </w:tcBorders>
            <w:vAlign w:val="center"/>
          </w:tcPr>
          <w:p w14:paraId="0D2B9429" w14:textId="77777777" w:rsidR="004148A8" w:rsidRPr="004148A8" w:rsidRDefault="004148A8" w:rsidP="004148A8">
            <w:pPr>
              <w:ind w:firstLine="0"/>
              <w:rPr>
                <w:rFonts w:cs="Arial"/>
                <w:sz w:val="16"/>
                <w:szCs w:val="16"/>
              </w:rPr>
            </w:pPr>
            <w:r w:rsidRPr="004148A8">
              <w:rPr>
                <w:sz w:val="16"/>
                <w:szCs w:val="16"/>
              </w:rPr>
              <w:t>40.8</w:t>
            </w:r>
          </w:p>
        </w:tc>
        <w:tc>
          <w:tcPr>
            <w:tcW w:w="709" w:type="dxa"/>
            <w:tcBorders>
              <w:bottom w:val="single" w:sz="8" w:space="0" w:color="auto"/>
              <w:right w:val="single" w:sz="8" w:space="0" w:color="auto"/>
            </w:tcBorders>
            <w:vAlign w:val="center"/>
          </w:tcPr>
          <w:p w14:paraId="5BDFB013" w14:textId="77777777" w:rsidR="004148A8" w:rsidRPr="004148A8" w:rsidRDefault="004148A8" w:rsidP="004148A8">
            <w:pPr>
              <w:ind w:firstLine="0"/>
              <w:rPr>
                <w:rFonts w:cs="Arial"/>
                <w:sz w:val="16"/>
                <w:szCs w:val="16"/>
              </w:rPr>
            </w:pPr>
            <w:r w:rsidRPr="004148A8">
              <w:rPr>
                <w:sz w:val="16"/>
                <w:szCs w:val="16"/>
              </w:rPr>
              <w:t>35</w:t>
            </w:r>
          </w:p>
        </w:tc>
        <w:tc>
          <w:tcPr>
            <w:tcW w:w="709" w:type="dxa"/>
            <w:tcBorders>
              <w:left w:val="single" w:sz="8" w:space="0" w:color="auto"/>
              <w:bottom w:val="single" w:sz="8" w:space="0" w:color="auto"/>
            </w:tcBorders>
            <w:vAlign w:val="center"/>
          </w:tcPr>
          <w:p w14:paraId="2F72B82C" w14:textId="77777777" w:rsidR="004148A8" w:rsidRPr="004148A8" w:rsidRDefault="004148A8" w:rsidP="004148A8">
            <w:pPr>
              <w:ind w:firstLine="0"/>
              <w:rPr>
                <w:rFonts w:cs="Arial"/>
                <w:sz w:val="16"/>
                <w:szCs w:val="16"/>
              </w:rPr>
            </w:pPr>
            <w:r w:rsidRPr="004148A8">
              <w:rPr>
                <w:sz w:val="16"/>
                <w:szCs w:val="16"/>
              </w:rPr>
              <w:t>380.2</w:t>
            </w:r>
          </w:p>
        </w:tc>
        <w:tc>
          <w:tcPr>
            <w:tcW w:w="684" w:type="dxa"/>
            <w:tcBorders>
              <w:bottom w:val="single" w:sz="8" w:space="0" w:color="auto"/>
            </w:tcBorders>
            <w:vAlign w:val="center"/>
          </w:tcPr>
          <w:p w14:paraId="5F103FB5" w14:textId="77777777" w:rsidR="004148A8" w:rsidRPr="004148A8" w:rsidRDefault="004148A8" w:rsidP="004148A8">
            <w:pPr>
              <w:ind w:firstLine="0"/>
              <w:rPr>
                <w:rFonts w:cs="Arial"/>
                <w:sz w:val="16"/>
                <w:szCs w:val="16"/>
              </w:rPr>
            </w:pPr>
            <w:r w:rsidRPr="004148A8">
              <w:rPr>
                <w:sz w:val="16"/>
                <w:szCs w:val="16"/>
              </w:rPr>
              <w:t>45.6</w:t>
            </w:r>
          </w:p>
        </w:tc>
        <w:tc>
          <w:tcPr>
            <w:tcW w:w="673" w:type="dxa"/>
            <w:tcBorders>
              <w:bottom w:val="single" w:sz="8" w:space="0" w:color="auto"/>
              <w:right w:val="single" w:sz="8" w:space="0" w:color="auto"/>
            </w:tcBorders>
            <w:vAlign w:val="center"/>
          </w:tcPr>
          <w:p w14:paraId="0D68E6C9" w14:textId="77777777" w:rsidR="004148A8" w:rsidRPr="004148A8" w:rsidRDefault="004148A8" w:rsidP="004148A8">
            <w:pPr>
              <w:ind w:firstLine="0"/>
              <w:rPr>
                <w:rFonts w:cs="Arial"/>
                <w:sz w:val="16"/>
                <w:szCs w:val="16"/>
              </w:rPr>
            </w:pPr>
            <w:r w:rsidRPr="004148A8">
              <w:rPr>
                <w:sz w:val="16"/>
                <w:szCs w:val="16"/>
              </w:rPr>
              <w:t>291</w:t>
            </w:r>
          </w:p>
        </w:tc>
        <w:tc>
          <w:tcPr>
            <w:tcW w:w="846" w:type="dxa"/>
            <w:tcBorders>
              <w:left w:val="single" w:sz="8" w:space="0" w:color="auto"/>
              <w:bottom w:val="single" w:sz="8" w:space="0" w:color="auto"/>
            </w:tcBorders>
            <w:vAlign w:val="center"/>
          </w:tcPr>
          <w:p w14:paraId="0C6A734E" w14:textId="77777777" w:rsidR="004148A8" w:rsidRPr="004148A8" w:rsidRDefault="004148A8" w:rsidP="004148A8">
            <w:pPr>
              <w:ind w:firstLine="0"/>
              <w:rPr>
                <w:rFonts w:cs="Arial"/>
                <w:sz w:val="16"/>
                <w:szCs w:val="16"/>
              </w:rPr>
            </w:pPr>
            <w:r w:rsidRPr="004148A8">
              <w:rPr>
                <w:sz w:val="16"/>
                <w:szCs w:val="16"/>
              </w:rPr>
              <w:t>27.8207</w:t>
            </w:r>
          </w:p>
        </w:tc>
        <w:tc>
          <w:tcPr>
            <w:tcW w:w="846" w:type="dxa"/>
            <w:tcBorders>
              <w:bottom w:val="single" w:sz="8" w:space="0" w:color="auto"/>
            </w:tcBorders>
            <w:vAlign w:val="center"/>
          </w:tcPr>
          <w:p w14:paraId="6AD63958" w14:textId="77777777" w:rsidR="004148A8" w:rsidRPr="004148A8" w:rsidRDefault="004148A8" w:rsidP="004148A8">
            <w:pPr>
              <w:ind w:firstLine="0"/>
              <w:rPr>
                <w:rFonts w:cs="Arial"/>
                <w:sz w:val="16"/>
                <w:szCs w:val="16"/>
              </w:rPr>
            </w:pPr>
            <w:r w:rsidRPr="004148A8">
              <w:rPr>
                <w:sz w:val="16"/>
                <w:szCs w:val="16"/>
              </w:rPr>
              <w:t>1.0373</w:t>
            </w:r>
          </w:p>
        </w:tc>
        <w:tc>
          <w:tcPr>
            <w:tcW w:w="846" w:type="dxa"/>
            <w:tcBorders>
              <w:bottom w:val="single" w:sz="8" w:space="0" w:color="auto"/>
            </w:tcBorders>
            <w:vAlign w:val="center"/>
          </w:tcPr>
          <w:p w14:paraId="3762E625" w14:textId="77777777" w:rsidR="004148A8" w:rsidRPr="004148A8" w:rsidRDefault="004148A8" w:rsidP="004148A8">
            <w:pPr>
              <w:ind w:firstLine="0"/>
              <w:rPr>
                <w:rFonts w:cs="Arial"/>
                <w:sz w:val="16"/>
                <w:szCs w:val="16"/>
              </w:rPr>
            </w:pPr>
            <w:r w:rsidRPr="004148A8">
              <w:rPr>
                <w:sz w:val="16"/>
                <w:szCs w:val="16"/>
              </w:rPr>
              <w:t>13.812</w:t>
            </w:r>
          </w:p>
        </w:tc>
      </w:tr>
    </w:tbl>
    <w:p w14:paraId="0951C5A8" w14:textId="14FE2F13" w:rsidR="00F15C5D" w:rsidRPr="00251206" w:rsidRDefault="00F15C5D" w:rsidP="00F15C5D">
      <w:pPr>
        <w:pStyle w:val="3"/>
      </w:pPr>
      <w:bookmarkStart w:id="134" w:name="_Toc201697675"/>
      <w:r w:rsidRPr="00F15C5D">
        <w:t xml:space="preserve">Анализ работы реле направления мощности с применением </w:t>
      </w:r>
      <w:r>
        <w:t>ТТ</w:t>
      </w:r>
      <w:r w:rsidRPr="00F15C5D">
        <w:t xml:space="preserve"> и </w:t>
      </w:r>
      <w:r>
        <w:t>КР</w:t>
      </w:r>
      <w:bookmarkEnd w:id="134"/>
    </w:p>
    <w:p w14:paraId="720D6FEC" w14:textId="40103560" w:rsidR="00145DFD" w:rsidRDefault="00FE6350" w:rsidP="00F834CB">
      <w:r w:rsidRPr="00FE7891">
        <w:t>Для проведения исследований функционирования реле направления мощности в граничных случаях в среде Simulink была собрана модель подстанция 230/11 кВ с трансформаторами Т1 и Т2 мощностью 63 МВА и синхронной двигательной нагрузкой (СД) SM-1 и SM-2 мощностью 6 МВт. Помимо СД, на рассматриваемых секциях 3 и 4 так же присутствует стандартная трансформаторная (пассивная) нагрузка (</w:t>
      </w:r>
      <w:r w:rsidR="009A7BC0">
        <w:fldChar w:fldCharType="begin"/>
      </w:r>
      <w:r w:rsidR="009A7BC0">
        <w:instrText xml:space="preserve"> REF _Ref198925939 \h </w:instrText>
      </w:r>
      <w:r w:rsidR="009A7BC0">
        <w:fldChar w:fldCharType="separate"/>
      </w:r>
      <w:r w:rsidR="00F16688">
        <w:t xml:space="preserve">Рисунок </w:t>
      </w:r>
      <w:r w:rsidR="00F16688">
        <w:rPr>
          <w:noProof/>
        </w:rPr>
        <w:t>2</w:t>
      </w:r>
      <w:r w:rsidR="00F16688">
        <w:t>.</w:t>
      </w:r>
      <w:r w:rsidR="00F16688">
        <w:rPr>
          <w:noProof/>
        </w:rPr>
        <w:t>10</w:t>
      </w:r>
      <w:r w:rsidR="009A7BC0">
        <w:fldChar w:fldCharType="end"/>
      </w:r>
      <w:r w:rsidRPr="00FE7891">
        <w:t>).</w:t>
      </w:r>
    </w:p>
    <w:tbl>
      <w:tblPr>
        <w:tblStyle w:val="a6"/>
        <w:tblW w:w="9351" w:type="dxa"/>
        <w:tblLook w:val="04A0" w:firstRow="1" w:lastRow="0" w:firstColumn="1" w:lastColumn="0" w:noHBand="0" w:noVBand="1"/>
      </w:tblPr>
      <w:tblGrid>
        <w:gridCol w:w="9351"/>
      </w:tblGrid>
      <w:tr w:rsidR="009A7BC0" w:rsidRPr="009A07A3" w14:paraId="1974FD16" w14:textId="77777777" w:rsidTr="005F5E18">
        <w:tc>
          <w:tcPr>
            <w:tcW w:w="9351" w:type="dxa"/>
          </w:tcPr>
          <w:p w14:paraId="48353FEA" w14:textId="3EABB188" w:rsidR="009A7BC0" w:rsidRDefault="009A7BC0" w:rsidP="005F5E18">
            <w:pPr>
              <w:keepNext/>
              <w:ind w:firstLine="0"/>
              <w:jc w:val="center"/>
              <w:rPr>
                <w:sz w:val="20"/>
              </w:rPr>
            </w:pPr>
            <w:r w:rsidRPr="00FE7891">
              <w:rPr>
                <w:noProof/>
                <w:lang w:eastAsia="ru-RU"/>
              </w:rPr>
              <w:lastRenderedPageBreak/>
              <w:drawing>
                <wp:inline distT="0" distB="0" distL="0" distR="0" wp14:anchorId="5BC68074" wp14:editId="5E9E31FE">
                  <wp:extent cx="5760000" cy="4145186"/>
                  <wp:effectExtent l="0" t="0" r="0" b="825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00" cy="4145186"/>
                          </a:xfrm>
                          <a:prstGeom prst="rect">
                            <a:avLst/>
                          </a:prstGeom>
                        </pic:spPr>
                      </pic:pic>
                    </a:graphicData>
                  </a:graphic>
                </wp:inline>
              </w:drawing>
            </w:r>
          </w:p>
          <w:p w14:paraId="3DE1C5FB" w14:textId="5EFBB742" w:rsidR="009A7BC0" w:rsidRPr="00961142" w:rsidRDefault="009A7BC0" w:rsidP="005F5E18">
            <w:pPr>
              <w:pStyle w:val="af9"/>
            </w:pPr>
            <w:bookmarkStart w:id="135" w:name="_Ref198925939"/>
            <w:r>
              <w:t xml:space="preserve">Рисунок </w:t>
            </w:r>
            <w:fldSimple w:instr=" STYLEREF 1 \s ">
              <w:r w:rsidR="00F16688">
                <w:rPr>
                  <w:noProof/>
                </w:rPr>
                <w:t>2</w:t>
              </w:r>
            </w:fldSimple>
            <w:r>
              <w:t>.</w:t>
            </w:r>
            <w:fldSimple w:instr=" SEQ Рисунок \* ARABIC \s 1 ">
              <w:r w:rsidR="00F16688">
                <w:rPr>
                  <w:noProof/>
                </w:rPr>
                <w:t>10</w:t>
              </w:r>
            </w:fldSimple>
            <w:bookmarkEnd w:id="135"/>
            <w:r>
              <w:t xml:space="preserve"> </w:t>
            </w:r>
            <w:r w:rsidRPr="009A7BC0">
              <w:t>Модель исследуемой подстанции 230/11кВ в среде Simulink.</w:t>
            </w:r>
          </w:p>
        </w:tc>
      </w:tr>
    </w:tbl>
    <w:p w14:paraId="1F4D5F7E" w14:textId="77777777" w:rsidR="00FE6350" w:rsidRPr="00FE7891" w:rsidRDefault="00FE6350" w:rsidP="00F834CB">
      <w:r w:rsidRPr="00FE7891">
        <w:t>В сетях внешнего и внутреннего электроснабжения предприятий может произойти множество различных аварийных событий, в большинстве из которых к классические и адаптивные РНМ функционируют согласно заявленному алгоритму. Поэтому мы рассмотрим случаи, которые возникали в подобных реальных сетях и приводили либо к ложному срабатыванию, либо к задержкам срабатывания РНМ.</w:t>
      </w:r>
    </w:p>
    <w:p w14:paraId="7655273B" w14:textId="1285739A" w:rsidR="00FE6350" w:rsidRPr="00FE7891" w:rsidRDefault="00FE6350" w:rsidP="00F834CB">
      <w:r w:rsidRPr="00FE7891">
        <w:t>Используется формула РНМ на основе работ Жукова В.А. [</w:t>
      </w:r>
      <w:r>
        <w:fldChar w:fldCharType="begin"/>
      </w:r>
      <w:r>
        <w:instrText xml:space="preserve"> REF _Ref198812603 \r \h </w:instrText>
      </w:r>
      <w:r w:rsidR="00F834CB">
        <w:instrText xml:space="preserve"> \* MERGEFORMAT </w:instrText>
      </w:r>
      <w:r>
        <w:fldChar w:fldCharType="separate"/>
      </w:r>
      <w:r w:rsidR="00F16688">
        <w:t>25</w:t>
      </w:r>
      <w:r>
        <w:fldChar w:fldCharType="end"/>
      </w:r>
      <w:r w:rsidRPr="00FE7891">
        <w:t>] с тем отличием, что уставка задаётся не относительно действительной составляющей тока (Re(I)), а строится отдельная характеристики срабатывания.</w:t>
      </w:r>
    </w:p>
    <w:p w14:paraId="3BCF070F" w14:textId="6D3849A0" w:rsidR="00FE6350" w:rsidRDefault="00FE6350" w:rsidP="00F834CB">
      <w:r w:rsidRPr="00FE7891">
        <w:t>Ниже представлены формулы РНМ, основанного на векторах прямой последовательности (ПП)</w:t>
      </w:r>
      <w:r w:rsidR="00A252A1">
        <w:t xml:space="preserve"> </w:t>
      </w:r>
      <w:r w:rsidRPr="00FE7891">
        <w:t>и векторах фазного тока</w:t>
      </w:r>
      <w:r w:rsidR="00A252A1">
        <w:t xml:space="preserve"> </w:t>
      </w:r>
      <w:r w:rsidR="00A252A1">
        <w:fldChar w:fldCharType="begin"/>
      </w:r>
      <w:r w:rsidR="00A252A1">
        <w:instrText xml:space="preserve"> REF _Ref198924373 \h </w:instrText>
      </w:r>
      <w:r w:rsidR="00A252A1">
        <w:fldChar w:fldCharType="separate"/>
      </w:r>
      <w:r w:rsidR="00F16688">
        <w:t>(</w:t>
      </w:r>
      <w:r w:rsidR="00F16688">
        <w:rPr>
          <w:noProof/>
        </w:rPr>
        <w:t>2</w:t>
      </w:r>
      <w:r w:rsidR="00F16688">
        <w:t>.</w:t>
      </w:r>
      <w:r w:rsidR="00F16688">
        <w:rPr>
          <w:noProof/>
        </w:rPr>
        <w:t>7</w:t>
      </w:r>
      <w:r w:rsidR="00F16688">
        <w:t>)</w:t>
      </w:r>
      <w:r w:rsidR="00A252A1">
        <w:fldChar w:fldCharType="end"/>
      </w:r>
      <w:r w:rsidRPr="00FE7891">
        <w:t>:</w:t>
      </w:r>
    </w:p>
    <w:tbl>
      <w:tblPr>
        <w:tblStyle w:val="a6"/>
        <w:tblW w:w="0" w:type="auto"/>
        <w:jc w:val="center"/>
        <w:tblLook w:val="04A0" w:firstRow="1" w:lastRow="0" w:firstColumn="1" w:lastColumn="0" w:noHBand="0" w:noVBand="1"/>
      </w:tblPr>
      <w:tblGrid>
        <w:gridCol w:w="836"/>
        <w:gridCol w:w="7833"/>
        <w:gridCol w:w="676"/>
      </w:tblGrid>
      <w:tr w:rsidR="00A252A1" w14:paraId="4F5C8A2B" w14:textId="77777777" w:rsidTr="005F5E18">
        <w:trPr>
          <w:jc w:val="center"/>
        </w:trPr>
        <w:tc>
          <w:tcPr>
            <w:tcW w:w="836" w:type="dxa"/>
            <w:vAlign w:val="center"/>
          </w:tcPr>
          <w:p w14:paraId="72748C69" w14:textId="77777777" w:rsidR="00A252A1" w:rsidRDefault="00A252A1" w:rsidP="005F5E18">
            <w:pPr>
              <w:spacing w:after="120"/>
              <w:ind w:firstLine="0"/>
              <w:rPr>
                <w:rFonts w:cs="Arial"/>
                <w:szCs w:val="18"/>
              </w:rPr>
            </w:pPr>
          </w:p>
        </w:tc>
        <w:tc>
          <w:tcPr>
            <w:tcW w:w="7833" w:type="dxa"/>
            <w:vAlign w:val="center"/>
          </w:tcPr>
          <w:p w14:paraId="7C3B9964" w14:textId="6D6C517C" w:rsidR="00A252A1" w:rsidRPr="00A252A1" w:rsidRDefault="00CF4DC1" w:rsidP="005F5E18">
            <w:pPr>
              <w:spacing w:after="120"/>
              <w:jc w:val="cente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ПП: </m:t>
                        </m:r>
                        <m:acc>
                          <m:accPr>
                            <m:chr m:val="̇"/>
                            <m:ctrlPr>
                              <w:rPr>
                                <w:rFonts w:ascii="Cambria Math" w:hAnsi="Cambria Math"/>
                                <w:i/>
                              </w:rPr>
                            </m:ctrlPr>
                          </m:accPr>
                          <m:e>
                            <m:r>
                              <w:rPr>
                                <w:rFonts w:ascii="Cambria Math" w:hAnsi="Cambria Math"/>
                              </w:rPr>
                              <m:t>PDR1</m:t>
                            </m:r>
                          </m:e>
                        </m:acc>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1,B2</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1,B1</m:t>
                                </m:r>
                              </m:sub>
                            </m:sSub>
                          </m:num>
                          <m:den>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1,B2</m:t>
                                    </m:r>
                                  </m:sub>
                                </m:sSub>
                              </m:e>
                            </m:d>
                          </m:den>
                        </m:f>
                      </m:e>
                      <m:e>
                        <m:ctrlPr>
                          <w:rPr>
                            <w:rFonts w:ascii="Cambria Math" w:eastAsia="Cambria Math" w:hAnsi="Cambria Math" w:cs="Cambria Math"/>
                            <w:i/>
                          </w:rPr>
                        </m:ctrlPr>
                      </m:e>
                      <m:e>
                        <m:r>
                          <w:rPr>
                            <w:rFonts w:ascii="Cambria Math" w:hAnsi="Cambria Math"/>
                          </w:rPr>
                          <m:t xml:space="preserve">Фазный: </m:t>
                        </m:r>
                        <m:sSub>
                          <m:sSubPr>
                            <m:ctrlPr>
                              <w:rPr>
                                <w:rFonts w:ascii="Cambria Math" w:hAnsi="Cambria Math"/>
                                <w:i/>
                              </w:rPr>
                            </m:ctrlPr>
                          </m:sSubPr>
                          <m:e>
                            <m:acc>
                              <m:accPr>
                                <m:chr m:val="̇"/>
                                <m:ctrlPr>
                                  <w:rPr>
                                    <w:rFonts w:ascii="Cambria Math" w:hAnsi="Cambria Math"/>
                                    <w:i/>
                                  </w:rPr>
                                </m:ctrlPr>
                              </m:accPr>
                              <m:e>
                                <m:r>
                                  <w:rPr>
                                    <w:rFonts w:ascii="Cambria Math" w:hAnsi="Cambria Math"/>
                                  </w:rPr>
                                  <m:t>PDR2</m:t>
                                </m:r>
                              </m:e>
                            </m:acc>
                          </m:e>
                          <m:sub>
                            <m:r>
                              <w:rPr>
                                <w:rFonts w:ascii="Cambria Math" w:hAnsi="Cambria Math"/>
                              </w:rPr>
                              <m:t>A</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BC,B2</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A,B1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-90</m:t>
                                </m:r>
                                <m:r>
                                  <m:rPr>
                                    <m:sty m:val="p"/>
                                  </m:rPr>
                                  <w:rPr>
                                    <w:rFonts w:ascii="Cambria Math" w:hAnsi="Cambria Math" w:cs="Arial"/>
                                    <w:sz w:val="21"/>
                                    <w:szCs w:val="21"/>
                                    <w:shd w:val="clear" w:color="auto" w:fill="FFFFFF"/>
                                  </w:rPr>
                                  <m:t>°</m:t>
                                </m:r>
                              </m:sup>
                            </m:sSup>
                          </m:num>
                          <m:den>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BC,B2</m:t>
                                    </m:r>
                                  </m:sub>
                                </m:sSub>
                              </m:e>
                            </m:d>
                          </m:den>
                        </m:f>
                      </m:e>
                    </m:eqArr>
                  </m:e>
                </m:d>
              </m:oMath>
            </m:oMathPara>
          </w:p>
        </w:tc>
        <w:tc>
          <w:tcPr>
            <w:tcW w:w="676" w:type="dxa"/>
            <w:vAlign w:val="center"/>
          </w:tcPr>
          <w:p w14:paraId="15789E45" w14:textId="043D2FB1" w:rsidR="00A252A1" w:rsidRPr="00EA2861" w:rsidRDefault="00A252A1" w:rsidP="005F5E18">
            <w:pPr>
              <w:pStyle w:val="afa"/>
            </w:pPr>
            <w:bookmarkStart w:id="136" w:name="_Ref198924373"/>
            <w:r>
              <w:t>(</w:t>
            </w:r>
            <w:fldSimple w:instr=" STYLEREF 1 \s ">
              <w:r w:rsidR="00F16688">
                <w:rPr>
                  <w:noProof/>
                </w:rPr>
                <w:t>2</w:t>
              </w:r>
            </w:fldSimple>
            <w:r>
              <w:t>.</w:t>
            </w:r>
            <w:fldSimple w:instr=" SEQ Формула \* ARABIC \s 1 ">
              <w:r w:rsidR="00F16688">
                <w:rPr>
                  <w:noProof/>
                </w:rPr>
                <w:t>7</w:t>
              </w:r>
            </w:fldSimple>
            <w:r>
              <w:t>)</w:t>
            </w:r>
            <w:bookmarkEnd w:id="136"/>
          </w:p>
        </w:tc>
      </w:tr>
    </w:tbl>
    <w:p w14:paraId="1D6F2F45" w14:textId="4D75208A" w:rsidR="00A252A1" w:rsidRDefault="00A252A1" w:rsidP="00FE6350">
      <w:pPr>
        <w:ind w:firstLine="284"/>
      </w:pPr>
    </w:p>
    <w:p w14:paraId="2C8E3420" w14:textId="3E406806" w:rsidR="00FE6350" w:rsidRDefault="00FE6350" w:rsidP="00FE6350">
      <w:pPr>
        <w:ind w:firstLine="284"/>
      </w:pPr>
      <w:r w:rsidRPr="00FE7891">
        <w:t>Формулы РНМ для КР</w:t>
      </w:r>
      <w:r w:rsidR="00A252A1">
        <w:t xml:space="preserve"> </w:t>
      </w:r>
      <w:r w:rsidR="00A252A1">
        <w:fldChar w:fldCharType="begin"/>
      </w:r>
      <w:r w:rsidR="00A252A1">
        <w:instrText xml:space="preserve"> REF _Ref198924357 \h </w:instrText>
      </w:r>
      <w:r w:rsidR="00A252A1">
        <w:fldChar w:fldCharType="separate"/>
      </w:r>
      <w:r w:rsidR="00F16688">
        <w:t>(</w:t>
      </w:r>
      <w:r w:rsidR="00F16688">
        <w:rPr>
          <w:noProof/>
        </w:rPr>
        <w:t>2</w:t>
      </w:r>
      <w:r w:rsidR="00F16688">
        <w:t>.</w:t>
      </w:r>
      <w:r w:rsidR="00F16688">
        <w:rPr>
          <w:noProof/>
        </w:rPr>
        <w:t>8</w:t>
      </w:r>
      <w:r w:rsidR="00F16688">
        <w:t>)</w:t>
      </w:r>
      <w:r w:rsidR="00A252A1">
        <w:fldChar w:fldCharType="end"/>
      </w:r>
      <w:r w:rsidRPr="00FE7891">
        <w:t>:</w:t>
      </w:r>
    </w:p>
    <w:tbl>
      <w:tblPr>
        <w:tblStyle w:val="a6"/>
        <w:tblW w:w="0" w:type="auto"/>
        <w:jc w:val="center"/>
        <w:tblLook w:val="04A0" w:firstRow="1" w:lastRow="0" w:firstColumn="1" w:lastColumn="0" w:noHBand="0" w:noVBand="1"/>
      </w:tblPr>
      <w:tblGrid>
        <w:gridCol w:w="836"/>
        <w:gridCol w:w="7833"/>
        <w:gridCol w:w="676"/>
      </w:tblGrid>
      <w:tr w:rsidR="00A252A1" w14:paraId="07DE84B7" w14:textId="77777777" w:rsidTr="005F5E18">
        <w:trPr>
          <w:jc w:val="center"/>
        </w:trPr>
        <w:tc>
          <w:tcPr>
            <w:tcW w:w="836" w:type="dxa"/>
            <w:vAlign w:val="center"/>
          </w:tcPr>
          <w:p w14:paraId="5E9B7A5F" w14:textId="77777777" w:rsidR="00A252A1" w:rsidRDefault="00A252A1" w:rsidP="005F5E18">
            <w:pPr>
              <w:spacing w:after="120"/>
              <w:ind w:firstLine="0"/>
              <w:rPr>
                <w:rFonts w:cs="Arial"/>
                <w:szCs w:val="18"/>
              </w:rPr>
            </w:pPr>
          </w:p>
        </w:tc>
        <w:tc>
          <w:tcPr>
            <w:tcW w:w="7833" w:type="dxa"/>
            <w:vAlign w:val="center"/>
          </w:tcPr>
          <w:p w14:paraId="0DB28713" w14:textId="6E6F38B8" w:rsidR="00A252A1" w:rsidRPr="00A252A1" w:rsidRDefault="00CF4DC1" w:rsidP="005F5E18">
            <w:pPr>
              <w:spacing w:after="120"/>
              <w:jc w:val="cente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ПП: </m:t>
                        </m:r>
                        <m:acc>
                          <m:accPr>
                            <m:chr m:val="̇"/>
                            <m:ctrlPr>
                              <w:rPr>
                                <w:rFonts w:ascii="Cambria Math" w:hAnsi="Cambria Math"/>
                                <w:i/>
                              </w:rPr>
                            </m:ctrlPr>
                          </m:accPr>
                          <m:e>
                            <m:r>
                              <w:rPr>
                                <w:rFonts w:ascii="Cambria Math" w:hAnsi="Cambria Math"/>
                              </w:rPr>
                              <m:t>PDR3</m:t>
                            </m:r>
                          </m:e>
                        </m:acc>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1,B2</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1,B1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-90</m:t>
                                </m:r>
                                <m:r>
                                  <m:rPr>
                                    <m:sty m:val="p"/>
                                  </m:rPr>
                                  <w:rPr>
                                    <w:rFonts w:ascii="Cambria Math" w:hAnsi="Cambria Math" w:cs="Arial"/>
                                    <w:sz w:val="21"/>
                                    <w:szCs w:val="21"/>
                                    <w:shd w:val="clear" w:color="auto" w:fill="FFFFFF"/>
                                  </w:rPr>
                                  <m:t>°</m:t>
                                </m:r>
                              </m:sup>
                            </m:sSup>
                          </m:num>
                          <m:den>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1,B2</m:t>
                                    </m:r>
                                  </m:sub>
                                </m:sSub>
                              </m:e>
                            </m:d>
                          </m:den>
                        </m:f>
                      </m:e>
                      <m:e>
                        <m:ctrlPr>
                          <w:rPr>
                            <w:rFonts w:ascii="Cambria Math" w:eastAsia="Cambria Math" w:hAnsi="Cambria Math" w:cs="Cambria Math"/>
                            <w:i/>
                          </w:rPr>
                        </m:ctrlPr>
                      </m:e>
                      <m:e>
                        <m:r>
                          <w:rPr>
                            <w:rFonts w:ascii="Cambria Math" w:hAnsi="Cambria Math"/>
                          </w:rPr>
                          <m:t xml:space="preserve">Фазный: </m:t>
                        </m:r>
                        <m:sSub>
                          <m:sSubPr>
                            <m:ctrlPr>
                              <w:rPr>
                                <w:rFonts w:ascii="Cambria Math" w:hAnsi="Cambria Math"/>
                                <w:i/>
                              </w:rPr>
                            </m:ctrlPr>
                          </m:sSubPr>
                          <m:e>
                            <m:acc>
                              <m:accPr>
                                <m:chr m:val="̇"/>
                                <m:ctrlPr>
                                  <w:rPr>
                                    <w:rFonts w:ascii="Cambria Math" w:hAnsi="Cambria Math"/>
                                    <w:i/>
                                  </w:rPr>
                                </m:ctrlPr>
                              </m:accPr>
                              <m:e>
                                <m:r>
                                  <w:rPr>
                                    <w:rFonts w:ascii="Cambria Math" w:hAnsi="Cambria Math"/>
                                  </w:rPr>
                                  <m:t>PDR4</m:t>
                                </m:r>
                              </m:e>
                            </m:acc>
                          </m:e>
                          <m:sub>
                            <m:r>
                              <w:rPr>
                                <w:rFonts w:ascii="Cambria Math" w:hAnsi="Cambria Math"/>
                              </w:rPr>
                              <m:t>A</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BC,B2</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A,B1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-180</m:t>
                                </m:r>
                                <m:r>
                                  <m:rPr>
                                    <m:sty m:val="p"/>
                                  </m:rPr>
                                  <w:rPr>
                                    <w:rFonts w:ascii="Cambria Math" w:hAnsi="Cambria Math" w:cs="Arial"/>
                                    <w:sz w:val="21"/>
                                    <w:szCs w:val="21"/>
                                    <w:shd w:val="clear" w:color="auto" w:fill="FFFFFF"/>
                                  </w:rPr>
                                  <m:t>°</m:t>
                                </m:r>
                              </m:sup>
                            </m:sSup>
                          </m:num>
                          <m:den>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BC,B1</m:t>
                                    </m:r>
                                  </m:sub>
                                </m:sSub>
                                <m:r>
                                  <w:rPr>
                                    <w:rFonts w:ascii="Cambria Math" w:hAnsi="Cambria Math"/>
                                  </w:rPr>
                                  <m:t>+k∙</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BC,B2</m:t>
                                    </m:r>
                                  </m:sub>
                                </m:sSub>
                              </m:e>
                            </m:d>
                          </m:den>
                        </m:f>
                      </m:e>
                    </m:eqArr>
                  </m:e>
                </m:d>
              </m:oMath>
            </m:oMathPara>
          </w:p>
        </w:tc>
        <w:tc>
          <w:tcPr>
            <w:tcW w:w="676" w:type="dxa"/>
            <w:vAlign w:val="center"/>
          </w:tcPr>
          <w:p w14:paraId="14F4A159" w14:textId="3DEF6FB1" w:rsidR="00A252A1" w:rsidRPr="00EA2861" w:rsidRDefault="00A252A1" w:rsidP="005F5E18">
            <w:pPr>
              <w:pStyle w:val="afa"/>
            </w:pPr>
            <w:bookmarkStart w:id="137" w:name="_Ref198924357"/>
            <w:r>
              <w:t>(</w:t>
            </w:r>
            <w:fldSimple w:instr=" STYLEREF 1 \s ">
              <w:r w:rsidR="00F16688">
                <w:rPr>
                  <w:noProof/>
                </w:rPr>
                <w:t>2</w:t>
              </w:r>
            </w:fldSimple>
            <w:r>
              <w:t>.</w:t>
            </w:r>
            <w:fldSimple w:instr=" SEQ Формула \* ARABIC \s 1 ">
              <w:r w:rsidR="00F16688">
                <w:rPr>
                  <w:noProof/>
                </w:rPr>
                <w:t>8</w:t>
              </w:r>
            </w:fldSimple>
            <w:r>
              <w:t>)</w:t>
            </w:r>
            <w:bookmarkEnd w:id="137"/>
          </w:p>
        </w:tc>
      </w:tr>
    </w:tbl>
    <w:p w14:paraId="0B14461B" w14:textId="77777777" w:rsidR="00A252A1" w:rsidRPr="00FE7891" w:rsidRDefault="00A252A1" w:rsidP="00FE6350">
      <w:pPr>
        <w:ind w:firstLine="284"/>
      </w:pPr>
    </w:p>
    <w:p w14:paraId="226651EA" w14:textId="40E08961" w:rsidR="00FE6350" w:rsidRDefault="00FE6350" w:rsidP="00F834CB">
      <w:r w:rsidRPr="00FE7891">
        <w:t xml:space="preserve">где </w:t>
      </w:r>
      <m:oMath>
        <m:acc>
          <m:accPr>
            <m:chr m:val="̇"/>
            <m:ctrlPr>
              <w:rPr>
                <w:rFonts w:ascii="Cambria Math" w:hAnsi="Cambria Math"/>
                <w:i/>
              </w:rPr>
            </m:ctrlPr>
          </m:accPr>
          <m:e>
            <m:r>
              <w:rPr>
                <w:rFonts w:ascii="Cambria Math" w:hAnsi="Cambria Math"/>
              </w:rPr>
              <m:t>PDR</m:t>
            </m:r>
          </m:e>
        </m:acc>
      </m:oMath>
      <w:r w:rsidRPr="00FE7891">
        <w:t xml:space="preserve"> – итоговый вектор РНМ прямой последовательности или фазный,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1,B1</m:t>
            </m:r>
          </m:sub>
        </m:sSub>
      </m:oMath>
      <w:r w:rsidRPr="00FE7891">
        <w:t xml:space="preserve"> – вектора напряжения прямой последовательности или перпендикулярного линейного напряжения (BC для фазы А) для данной секции шин (B1) или смежной (B2), </w:t>
      </w:r>
      <m:oMath>
        <m:r>
          <w:rPr>
            <w:rFonts w:ascii="Cambria Math" w:hAnsi="Cambria Math"/>
          </w:rPr>
          <m:t>k</m:t>
        </m:r>
      </m:oMath>
      <w:r w:rsidRPr="00FE7891">
        <w:t xml:space="preserve"> – коэффициент связи,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1,B1</m:t>
            </m:r>
          </m:sub>
        </m:sSub>
      </m:oMath>
      <w:r w:rsidRPr="00FE7891">
        <w:t xml:space="preserve"> – сопряжённый вектор тока прямой последовательности или исследуемой фазы.</w:t>
      </w:r>
    </w:p>
    <w:p w14:paraId="28CEEB78" w14:textId="11BD6BCE" w:rsidR="00FE6350" w:rsidRPr="00BC263D" w:rsidRDefault="00FE6350" w:rsidP="00F834CB">
      <w:r w:rsidRPr="00BC263D">
        <w:rPr>
          <w:rFonts w:cs="Arial"/>
          <w:szCs w:val="18"/>
        </w:rPr>
        <w:t>Усреднение сигналов с ТТ и КР производится за счёт слож</w:t>
      </w:r>
      <w:r w:rsidRPr="00BC263D">
        <w:rPr>
          <w:szCs w:val="18"/>
        </w:rPr>
        <w:t>ения выходных комплексных значений векторов РНМ</w:t>
      </w:r>
      <w:r w:rsidR="00BE74F5">
        <w:rPr>
          <w:szCs w:val="18"/>
        </w:rPr>
        <w:t xml:space="preserve">, формулы </w:t>
      </w:r>
      <w:r w:rsidR="00BE74F5">
        <w:rPr>
          <w:szCs w:val="18"/>
        </w:rPr>
        <w:fldChar w:fldCharType="begin"/>
      </w:r>
      <w:r w:rsidR="00BE74F5">
        <w:rPr>
          <w:szCs w:val="18"/>
        </w:rPr>
        <w:instrText xml:space="preserve"> REF _Ref198924373 \h </w:instrText>
      </w:r>
      <w:r w:rsidR="00F834CB">
        <w:rPr>
          <w:szCs w:val="18"/>
        </w:rPr>
        <w:instrText xml:space="preserve"> \* MERGEFORMAT </w:instrText>
      </w:r>
      <w:r w:rsidR="00BE74F5">
        <w:rPr>
          <w:szCs w:val="18"/>
        </w:rPr>
      </w:r>
      <w:r w:rsidR="00BE74F5">
        <w:rPr>
          <w:szCs w:val="18"/>
        </w:rPr>
        <w:fldChar w:fldCharType="separate"/>
      </w:r>
      <w:r w:rsidR="00F16688">
        <w:t>(</w:t>
      </w:r>
      <w:r w:rsidR="00F16688">
        <w:rPr>
          <w:noProof/>
        </w:rPr>
        <w:t>2</w:t>
      </w:r>
      <w:r w:rsidR="00F16688">
        <w:t>.</w:t>
      </w:r>
      <w:r w:rsidR="00F16688">
        <w:rPr>
          <w:noProof/>
        </w:rPr>
        <w:t>7</w:t>
      </w:r>
      <w:r w:rsidR="00F16688">
        <w:t>)</w:t>
      </w:r>
      <w:r w:rsidR="00BE74F5">
        <w:rPr>
          <w:szCs w:val="18"/>
        </w:rPr>
        <w:fldChar w:fldCharType="end"/>
      </w:r>
      <w:r w:rsidR="00BE74F5">
        <w:rPr>
          <w:szCs w:val="18"/>
        </w:rPr>
        <w:t xml:space="preserve"> и </w:t>
      </w:r>
      <w:r w:rsidR="00BE74F5">
        <w:rPr>
          <w:szCs w:val="18"/>
        </w:rPr>
        <w:fldChar w:fldCharType="begin"/>
      </w:r>
      <w:r w:rsidR="00BE74F5">
        <w:rPr>
          <w:szCs w:val="18"/>
        </w:rPr>
        <w:instrText xml:space="preserve"> REF _Ref198924357 \h </w:instrText>
      </w:r>
      <w:r w:rsidR="00F834CB">
        <w:rPr>
          <w:szCs w:val="18"/>
        </w:rPr>
        <w:instrText xml:space="preserve"> \* MERGEFORMAT </w:instrText>
      </w:r>
      <w:r w:rsidR="00BE74F5">
        <w:rPr>
          <w:szCs w:val="18"/>
        </w:rPr>
      </w:r>
      <w:r w:rsidR="00BE74F5">
        <w:rPr>
          <w:szCs w:val="18"/>
        </w:rPr>
        <w:fldChar w:fldCharType="separate"/>
      </w:r>
      <w:r w:rsidR="00F16688">
        <w:t>(</w:t>
      </w:r>
      <w:r w:rsidR="00F16688">
        <w:rPr>
          <w:noProof/>
        </w:rPr>
        <w:t>2</w:t>
      </w:r>
      <w:r w:rsidR="00F16688">
        <w:t>.</w:t>
      </w:r>
      <w:r w:rsidR="00F16688">
        <w:rPr>
          <w:noProof/>
        </w:rPr>
        <w:t>8</w:t>
      </w:r>
      <w:r w:rsidR="00F16688">
        <w:t>)</w:t>
      </w:r>
      <w:r w:rsidR="00BE74F5">
        <w:rPr>
          <w:szCs w:val="18"/>
        </w:rPr>
        <w:fldChar w:fldCharType="end"/>
      </w:r>
      <w:r w:rsidR="00BE74F5">
        <w:rPr>
          <w:szCs w:val="18"/>
        </w:rPr>
        <w:t xml:space="preserve"> </w:t>
      </w:r>
      <w:r w:rsidRPr="00BC263D">
        <w:t xml:space="preserve">по выражению идентичному формуле </w:t>
      </w:r>
      <w:r w:rsidR="00BE74F5">
        <w:fldChar w:fldCharType="begin"/>
      </w:r>
      <w:r w:rsidR="00BE74F5">
        <w:instrText xml:space="preserve"> REF _Ref198924180 \h </w:instrText>
      </w:r>
      <w:r w:rsidR="00F834CB">
        <w:instrText xml:space="preserve"> \* MERGEFORMAT </w:instrText>
      </w:r>
      <w:r w:rsidR="00BE74F5">
        <w:fldChar w:fldCharType="separate"/>
      </w:r>
      <w:r w:rsidR="00F16688">
        <w:t>(</w:t>
      </w:r>
      <w:r w:rsidR="00F16688">
        <w:rPr>
          <w:noProof/>
        </w:rPr>
        <w:t>2</w:t>
      </w:r>
      <w:r w:rsidR="00F16688">
        <w:t>.</w:t>
      </w:r>
      <w:r w:rsidR="00F16688">
        <w:rPr>
          <w:noProof/>
        </w:rPr>
        <w:t>4</w:t>
      </w:r>
      <w:r w:rsidR="00F16688">
        <w:t>)</w:t>
      </w:r>
      <w:r w:rsidR="00BE74F5">
        <w:fldChar w:fldCharType="end"/>
      </w:r>
      <w:r w:rsidRPr="00BC263D">
        <w:t>. Гибридный же алгоритм на первом этапе предлагается осуществлять по следующему алгоритму:</w:t>
      </w:r>
    </w:p>
    <w:p w14:paraId="252C2FCA" w14:textId="77777777" w:rsidR="00FE6350" w:rsidRPr="00FE6350" w:rsidRDefault="00FE6350" w:rsidP="00FE6350">
      <w:pPr>
        <w:pStyle w:val="a7"/>
        <w:numPr>
          <w:ilvl w:val="0"/>
          <w:numId w:val="29"/>
        </w:numPr>
        <w:spacing w:after="120" w:line="276" w:lineRule="auto"/>
        <w:rPr>
          <w:szCs w:val="24"/>
        </w:rPr>
      </w:pPr>
      <w:r w:rsidRPr="00FE6350">
        <w:rPr>
          <w:szCs w:val="24"/>
        </w:rPr>
        <w:t>Рассчитывать производную с датчиков ТТ.</w:t>
      </w:r>
    </w:p>
    <w:p w14:paraId="2B322004" w14:textId="77777777" w:rsidR="00FE6350" w:rsidRPr="00FE6350" w:rsidRDefault="00FE6350" w:rsidP="00FE6350">
      <w:pPr>
        <w:pStyle w:val="a7"/>
        <w:numPr>
          <w:ilvl w:val="0"/>
          <w:numId w:val="29"/>
        </w:numPr>
        <w:spacing w:after="120" w:line="276" w:lineRule="auto"/>
        <w:rPr>
          <w:i/>
          <w:iCs/>
          <w:szCs w:val="24"/>
        </w:rPr>
      </w:pPr>
      <w:r w:rsidRPr="00FE6350">
        <w:rPr>
          <w:szCs w:val="24"/>
        </w:rPr>
        <w:t>Находить разность математической производной тока (с ТТ) и физической (с КР). Для удобства сравнения сигналы были приведены к масштабу токов делением значений на ω.</w:t>
      </w:r>
    </w:p>
    <w:p w14:paraId="3D0305CE" w14:textId="77777777" w:rsidR="00FE6350" w:rsidRPr="00FE6350" w:rsidRDefault="00FE6350" w:rsidP="00FE6350">
      <w:pPr>
        <w:pStyle w:val="a7"/>
        <w:numPr>
          <w:ilvl w:val="0"/>
          <w:numId w:val="29"/>
        </w:numPr>
        <w:spacing w:after="120" w:line="276" w:lineRule="auto"/>
        <w:rPr>
          <w:szCs w:val="24"/>
        </w:rPr>
      </w:pPr>
      <w:r w:rsidRPr="00FE6350">
        <w:rPr>
          <w:szCs w:val="24"/>
        </w:rPr>
        <w:t>По уровню разницы производных рассчитывать коэффициент гибридной связи (</w:t>
      </w:r>
      <w:r w:rsidRPr="00FE6350">
        <w:rPr>
          <w:szCs w:val="24"/>
          <w:lang w:val="en-US"/>
        </w:rPr>
        <w:t>k</w:t>
      </w:r>
      <w:r w:rsidRPr="00FE6350">
        <w:rPr>
          <w:szCs w:val="24"/>
        </w:rPr>
        <w:t>). Для случаев погрешности менее d</w:t>
      </w:r>
      <w:r w:rsidRPr="00FE6350">
        <w:rPr>
          <w:szCs w:val="24"/>
          <w:lang w:val="en-US"/>
        </w:rPr>
        <w:t> </w:t>
      </w:r>
      <w:r w:rsidRPr="00FE6350">
        <w:rPr>
          <w:szCs w:val="24"/>
        </w:rPr>
        <w:t>=</w:t>
      </w:r>
      <w:r w:rsidRPr="00FE6350">
        <w:rPr>
          <w:szCs w:val="24"/>
          <w:lang w:val="en-US"/>
        </w:rPr>
        <w:t> </w:t>
      </w:r>
      <w:r w:rsidRPr="00FE6350">
        <w:rPr>
          <w:szCs w:val="24"/>
        </w:rPr>
        <w:t xml:space="preserve">10% от </w:t>
      </w:r>
      <w:r w:rsidRPr="00FE6350">
        <w:rPr>
          <w:szCs w:val="24"/>
          <w:lang w:val="en-US"/>
        </w:rPr>
        <w:t>I</w:t>
      </w:r>
      <w:r w:rsidRPr="00FE6350">
        <w:rPr>
          <w:szCs w:val="24"/>
          <w:vertAlign w:val="subscript"/>
        </w:rPr>
        <w:t>ном</w:t>
      </w:r>
      <w:r w:rsidRPr="00FE6350">
        <w:rPr>
          <w:szCs w:val="24"/>
        </w:rPr>
        <w:t>, предлагается брать сигнал с ТТ (</w:t>
      </w:r>
      <w:r w:rsidRPr="00FE6350">
        <w:rPr>
          <w:szCs w:val="24"/>
          <w:lang w:val="en-US"/>
        </w:rPr>
        <w:t>k </w:t>
      </w:r>
      <w:r w:rsidRPr="00FE6350">
        <w:rPr>
          <w:szCs w:val="24"/>
        </w:rPr>
        <w:t>=</w:t>
      </w:r>
      <w:r w:rsidRPr="00FE6350">
        <w:rPr>
          <w:szCs w:val="24"/>
          <w:lang w:val="en-US"/>
        </w:rPr>
        <w:t> </w:t>
      </w:r>
      <w:r w:rsidRPr="00FE6350">
        <w:rPr>
          <w:szCs w:val="24"/>
        </w:rPr>
        <w:t>0), в промежуточном диапазоне d</w:t>
      </w:r>
      <w:r w:rsidRPr="00FE6350">
        <w:rPr>
          <w:szCs w:val="24"/>
          <w:lang w:val="en-US"/>
        </w:rPr>
        <w:t> </w:t>
      </w:r>
      <w:r w:rsidRPr="00FE6350">
        <w:rPr>
          <w:szCs w:val="24"/>
        </w:rPr>
        <w:t>=</w:t>
      </w:r>
      <w:r w:rsidRPr="00FE6350">
        <w:rPr>
          <w:szCs w:val="24"/>
          <w:lang w:val="en-US"/>
        </w:rPr>
        <w:t> </w:t>
      </w:r>
      <w:r w:rsidRPr="00FE6350">
        <w:rPr>
          <w:szCs w:val="24"/>
        </w:rPr>
        <w:t>10</w:t>
      </w:r>
      <w:r w:rsidRPr="00FE6350">
        <w:rPr>
          <w:szCs w:val="24"/>
          <w:lang w:val="en-US"/>
        </w:rPr>
        <w:t> </w:t>
      </w:r>
      <w:r w:rsidRPr="00FE6350">
        <w:rPr>
          <w:szCs w:val="24"/>
        </w:rPr>
        <w:t>÷</w:t>
      </w:r>
      <w:r w:rsidRPr="00FE6350">
        <w:rPr>
          <w:szCs w:val="24"/>
          <w:lang w:val="en-US"/>
        </w:rPr>
        <w:t> </w:t>
      </w:r>
      <w:r w:rsidRPr="00FE6350">
        <w:rPr>
          <w:szCs w:val="24"/>
        </w:rPr>
        <w:t>20% осуществлять плавный переход (</w:t>
      </w:r>
      <w:r w:rsidRPr="00FE6350">
        <w:rPr>
          <w:szCs w:val="24"/>
          <w:lang w:val="en-US"/>
        </w:rPr>
        <w:t>k </w:t>
      </w:r>
      <w:r w:rsidRPr="00FE6350">
        <w:rPr>
          <w:szCs w:val="24"/>
        </w:rPr>
        <w:t>=</w:t>
      </w:r>
      <w:r w:rsidRPr="00FE6350">
        <w:rPr>
          <w:szCs w:val="24"/>
          <w:lang w:val="en-US"/>
        </w:rPr>
        <w:t> </w:t>
      </w:r>
      <m:oMath>
        <m:f>
          <m:fPr>
            <m:ctrlPr>
              <w:rPr>
                <w:rFonts w:ascii="Cambria Math" w:hAnsi="Cambria Math"/>
                <w:i/>
                <w:szCs w:val="24"/>
              </w:rPr>
            </m:ctrlPr>
          </m:fPr>
          <m:num>
            <m:r>
              <w:rPr>
                <w:rFonts w:ascii="Cambria Math" w:hAnsi="Cambria Math"/>
                <w:szCs w:val="24"/>
              </w:rPr>
              <m:t>d-10</m:t>
            </m:r>
          </m:num>
          <m:den>
            <m:r>
              <w:rPr>
                <w:rFonts w:ascii="Cambria Math" w:hAnsi="Cambria Math"/>
                <w:szCs w:val="24"/>
              </w:rPr>
              <m:t>10</m:t>
            </m:r>
          </m:den>
        </m:f>
      </m:oMath>
      <w:r w:rsidRPr="00FE6350">
        <w:rPr>
          <w:szCs w:val="24"/>
        </w:rPr>
        <w:t>), а для случая с большей погрешностью использовать сигнал с КР (</w:t>
      </w:r>
      <w:r w:rsidRPr="00FE6350">
        <w:rPr>
          <w:szCs w:val="24"/>
          <w:lang w:val="en-US"/>
        </w:rPr>
        <w:t>k </w:t>
      </w:r>
      <w:r w:rsidRPr="00FE6350">
        <w:rPr>
          <w:szCs w:val="24"/>
        </w:rPr>
        <w:t>=</w:t>
      </w:r>
      <w:r w:rsidRPr="00FE6350">
        <w:rPr>
          <w:szCs w:val="24"/>
          <w:lang w:val="en-US"/>
        </w:rPr>
        <w:t> </w:t>
      </w:r>
      <w:r w:rsidRPr="00FE6350">
        <w:rPr>
          <w:szCs w:val="24"/>
        </w:rPr>
        <w:t xml:space="preserve">1). </w:t>
      </w:r>
    </w:p>
    <w:p w14:paraId="0100EEF8" w14:textId="60F216EF" w:rsidR="00BE74F5" w:rsidRPr="00BE74F5" w:rsidRDefault="00FE6350" w:rsidP="00BE74F5">
      <w:pPr>
        <w:pStyle w:val="a7"/>
        <w:numPr>
          <w:ilvl w:val="0"/>
          <w:numId w:val="29"/>
        </w:numPr>
        <w:spacing w:after="120" w:line="276" w:lineRule="auto"/>
        <w:rPr>
          <w:szCs w:val="24"/>
        </w:rPr>
      </w:pPr>
      <w:r w:rsidRPr="00FE6350">
        <w:rPr>
          <w:szCs w:val="24"/>
        </w:rPr>
        <w:t xml:space="preserve">Для каждой фазы производить расчёт гибридного сигнала по формуле </w:t>
      </w:r>
      <w:r w:rsidR="00BE74F5">
        <w:rPr>
          <w:szCs w:val="24"/>
        </w:rPr>
        <w:fldChar w:fldCharType="begin"/>
      </w:r>
      <w:r w:rsidR="00BE74F5">
        <w:rPr>
          <w:szCs w:val="24"/>
        </w:rPr>
        <w:instrText xml:space="preserve"> REF _Ref198924595 \h </w:instrText>
      </w:r>
      <w:r w:rsidR="00BE74F5">
        <w:rPr>
          <w:szCs w:val="24"/>
        </w:rPr>
      </w:r>
      <w:r w:rsidR="00BE74F5">
        <w:rPr>
          <w:szCs w:val="24"/>
        </w:rPr>
        <w:fldChar w:fldCharType="separate"/>
      </w:r>
      <w:r w:rsidR="00F16688">
        <w:t>(</w:t>
      </w:r>
      <w:r w:rsidR="00F16688">
        <w:rPr>
          <w:noProof/>
        </w:rPr>
        <w:t>2</w:t>
      </w:r>
      <w:r w:rsidR="00F16688">
        <w:t>.</w:t>
      </w:r>
      <w:r w:rsidR="00F16688">
        <w:rPr>
          <w:noProof/>
        </w:rPr>
        <w:t>9</w:t>
      </w:r>
      <w:r w:rsidR="00F16688">
        <w:t>)</w:t>
      </w:r>
      <w:r w:rsidR="00BE74F5">
        <w:rPr>
          <w:szCs w:val="24"/>
        </w:rPr>
        <w:fldChar w:fldCharType="end"/>
      </w:r>
      <w:r w:rsidRPr="00FE6350">
        <w:rPr>
          <w:szCs w:val="24"/>
        </w:rPr>
        <w:t>.</w:t>
      </w:r>
    </w:p>
    <w:tbl>
      <w:tblPr>
        <w:tblStyle w:val="a6"/>
        <w:tblW w:w="0" w:type="auto"/>
        <w:jc w:val="center"/>
        <w:tblLook w:val="04A0" w:firstRow="1" w:lastRow="0" w:firstColumn="1" w:lastColumn="0" w:noHBand="0" w:noVBand="1"/>
      </w:tblPr>
      <w:tblGrid>
        <w:gridCol w:w="836"/>
        <w:gridCol w:w="7833"/>
        <w:gridCol w:w="676"/>
      </w:tblGrid>
      <w:tr w:rsidR="00BE74F5" w14:paraId="25CC9431" w14:textId="77777777" w:rsidTr="005F5E18">
        <w:trPr>
          <w:jc w:val="center"/>
        </w:trPr>
        <w:tc>
          <w:tcPr>
            <w:tcW w:w="836" w:type="dxa"/>
            <w:vAlign w:val="center"/>
          </w:tcPr>
          <w:p w14:paraId="0E3A17BD" w14:textId="77777777" w:rsidR="00BE74F5" w:rsidRDefault="00BE74F5" w:rsidP="005F5E18">
            <w:pPr>
              <w:spacing w:after="120"/>
              <w:ind w:firstLine="0"/>
              <w:rPr>
                <w:rFonts w:cs="Arial"/>
                <w:szCs w:val="18"/>
              </w:rPr>
            </w:pPr>
          </w:p>
        </w:tc>
        <w:tc>
          <w:tcPr>
            <w:tcW w:w="7833" w:type="dxa"/>
            <w:vAlign w:val="center"/>
          </w:tcPr>
          <w:p w14:paraId="65AD7331" w14:textId="6B22F860" w:rsidR="00BE74F5" w:rsidRPr="00A252A1" w:rsidRDefault="00CF4DC1" w:rsidP="005F5E18">
            <w:pPr>
              <w:spacing w:after="120"/>
              <w:jc w:val="center"/>
            </w:pPr>
            <m:oMathPara>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I</m:t>
                        </m:r>
                      </m:e>
                    </m:acc>
                  </m:e>
                  <m:sub>
                    <m:r>
                      <w:rPr>
                        <w:rFonts w:ascii="Cambria Math" w:hAnsi="Cambria Math"/>
                        <w:szCs w:val="24"/>
                      </w:rPr>
                      <m:t>гибрид.</m:t>
                    </m:r>
                  </m:sub>
                </m:sSub>
                <m:r>
                  <w:rPr>
                    <w:rFonts w:ascii="Cambria Math" w:hAnsi="Cambria Math"/>
                    <w:szCs w:val="24"/>
                  </w:rPr>
                  <m:t>=(1-k)∙</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I</m:t>
                        </m:r>
                      </m:e>
                    </m:acc>
                  </m:e>
                  <m:sub>
                    <m:r>
                      <w:rPr>
                        <w:rFonts w:ascii="Cambria Math" w:hAnsi="Cambria Math"/>
                        <w:szCs w:val="24"/>
                      </w:rPr>
                      <m:t>ТТ</m:t>
                    </m:r>
                  </m:sub>
                </m:sSub>
                <m:r>
                  <w:rPr>
                    <w:rFonts w:ascii="Cambria Math" w:hAnsi="Cambria Math"/>
                    <w:szCs w:val="24"/>
                  </w:rPr>
                  <m:t>+k∙(-j)∙</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I</m:t>
                        </m:r>
                      </m:e>
                    </m:acc>
                  </m:e>
                  <m:sub>
                    <m:r>
                      <w:rPr>
                        <w:rFonts w:ascii="Cambria Math" w:hAnsi="Cambria Math"/>
                        <w:szCs w:val="24"/>
                      </w:rPr>
                      <m:t>КР</m:t>
                    </m:r>
                  </m:sub>
                </m:sSub>
              </m:oMath>
            </m:oMathPara>
          </w:p>
        </w:tc>
        <w:tc>
          <w:tcPr>
            <w:tcW w:w="676" w:type="dxa"/>
            <w:vAlign w:val="center"/>
          </w:tcPr>
          <w:p w14:paraId="4A2919B8" w14:textId="016C6151" w:rsidR="00BE74F5" w:rsidRPr="00EA2861" w:rsidRDefault="00BE74F5" w:rsidP="005F5E18">
            <w:pPr>
              <w:pStyle w:val="afa"/>
            </w:pPr>
            <w:bookmarkStart w:id="138" w:name="_Ref198924595"/>
            <w:r>
              <w:t>(</w:t>
            </w:r>
            <w:fldSimple w:instr=" STYLEREF 1 \s ">
              <w:r w:rsidR="00F16688">
                <w:rPr>
                  <w:noProof/>
                </w:rPr>
                <w:t>2</w:t>
              </w:r>
            </w:fldSimple>
            <w:r>
              <w:t>.</w:t>
            </w:r>
            <w:fldSimple w:instr=" SEQ Формула \* ARABIC \s 1 ">
              <w:r w:rsidR="00F16688">
                <w:rPr>
                  <w:noProof/>
                </w:rPr>
                <w:t>9</w:t>
              </w:r>
            </w:fldSimple>
            <w:r>
              <w:t>)</w:t>
            </w:r>
            <w:bookmarkEnd w:id="138"/>
          </w:p>
        </w:tc>
      </w:tr>
    </w:tbl>
    <w:p w14:paraId="0777CF92" w14:textId="29117C5D" w:rsidR="00FE6350" w:rsidRPr="00FE6350" w:rsidRDefault="00FE6350" w:rsidP="00FE6350">
      <w:pPr>
        <w:pStyle w:val="a7"/>
        <w:numPr>
          <w:ilvl w:val="0"/>
          <w:numId w:val="29"/>
        </w:numPr>
        <w:spacing w:after="120" w:line="276" w:lineRule="auto"/>
        <w:rPr>
          <w:szCs w:val="24"/>
        </w:rPr>
      </w:pPr>
      <w:r w:rsidRPr="00FE6350">
        <w:rPr>
          <w:szCs w:val="24"/>
        </w:rPr>
        <w:t>На основе скорректированных сигналов рассчитывать вектор РНМ по классической формуле</w:t>
      </w:r>
      <w:r w:rsidR="00BE74F5">
        <w:rPr>
          <w:szCs w:val="24"/>
        </w:rPr>
        <w:t xml:space="preserve"> </w:t>
      </w:r>
      <w:r w:rsidR="00BE74F5">
        <w:rPr>
          <w:szCs w:val="24"/>
        </w:rPr>
        <w:fldChar w:fldCharType="begin"/>
      </w:r>
      <w:r w:rsidR="00BE74F5">
        <w:rPr>
          <w:szCs w:val="24"/>
        </w:rPr>
        <w:instrText xml:space="preserve"> REF _Ref198924373 \h </w:instrText>
      </w:r>
      <w:r w:rsidR="00BE74F5">
        <w:rPr>
          <w:szCs w:val="24"/>
        </w:rPr>
      </w:r>
      <w:r w:rsidR="00BE74F5">
        <w:rPr>
          <w:szCs w:val="24"/>
        </w:rPr>
        <w:fldChar w:fldCharType="separate"/>
      </w:r>
      <w:r w:rsidR="00F16688">
        <w:t>(</w:t>
      </w:r>
      <w:r w:rsidR="00F16688">
        <w:rPr>
          <w:noProof/>
        </w:rPr>
        <w:t>2</w:t>
      </w:r>
      <w:r w:rsidR="00F16688">
        <w:t>.</w:t>
      </w:r>
      <w:r w:rsidR="00F16688">
        <w:rPr>
          <w:noProof/>
        </w:rPr>
        <w:t>7</w:t>
      </w:r>
      <w:r w:rsidR="00F16688">
        <w:t>)</w:t>
      </w:r>
      <w:r w:rsidR="00BE74F5">
        <w:rPr>
          <w:szCs w:val="24"/>
        </w:rPr>
        <w:fldChar w:fldCharType="end"/>
      </w:r>
      <w:r w:rsidRPr="00FE6350">
        <w:rPr>
          <w:szCs w:val="24"/>
        </w:rPr>
        <w:t>.</w:t>
      </w:r>
    </w:p>
    <w:p w14:paraId="1A62CD83" w14:textId="77777777" w:rsidR="00FE6350" w:rsidRPr="006512E0" w:rsidRDefault="00FE6350" w:rsidP="00F834CB">
      <w:r w:rsidRPr="00F04F6E">
        <w:t>Пороги гибридного алгоритма могут быть уточнены в дальнейших исследованиях. На начальном этапе значение k принимается равным допустимой погрешности классических ТТ,</w:t>
      </w:r>
      <w:r>
        <w:t xml:space="preserve"> используемых для РЗА</w:t>
      </w:r>
      <w:r w:rsidRPr="00F04F6E">
        <w:t xml:space="preserve"> (10%).</w:t>
      </w:r>
      <w:r>
        <w:t xml:space="preserve"> Отметим, что применением гибридного сигнала позволяет исключить насыщение ТТ выше заданного порога, но никак не сказывается на математических особенностях влияния апериодической составляющей.</w:t>
      </w:r>
    </w:p>
    <w:p w14:paraId="40CBAFF9" w14:textId="78AC0B32" w:rsidR="00145DFD" w:rsidRDefault="00145DFD" w:rsidP="00F834CB">
      <w:r w:rsidRPr="00FE7891">
        <w:t>Первый такой режим – это удалённое однофазное (А) короткое замыкание в сети 230 кВ (точка К-1,</w:t>
      </w:r>
      <w:r w:rsidR="009A7BC0">
        <w:t xml:space="preserve"> </w:t>
      </w:r>
      <w:r w:rsidR="009A7BC0">
        <w:fldChar w:fldCharType="begin"/>
      </w:r>
      <w:r w:rsidR="009A7BC0">
        <w:instrText xml:space="preserve"> REF _Ref198925939 \h </w:instrText>
      </w:r>
      <w:r w:rsidR="00F834CB">
        <w:instrText xml:space="preserve"> \* MERGEFORMAT </w:instrText>
      </w:r>
      <w:r w:rsidR="009A7BC0">
        <w:fldChar w:fldCharType="separate"/>
      </w:r>
      <w:r w:rsidR="00F16688">
        <w:t xml:space="preserve">Рисунок </w:t>
      </w:r>
      <w:r w:rsidR="00F16688">
        <w:rPr>
          <w:noProof/>
        </w:rPr>
        <w:t>2</w:t>
      </w:r>
      <w:r w:rsidR="00F16688">
        <w:t>.</w:t>
      </w:r>
      <w:r w:rsidR="00F16688">
        <w:rPr>
          <w:noProof/>
        </w:rPr>
        <w:t>10</w:t>
      </w:r>
      <w:r w:rsidR="009A7BC0">
        <w:fldChar w:fldCharType="end"/>
      </w:r>
      <w:r w:rsidRPr="00FE7891">
        <w:t>). При возникновении подобного аварийного процесса, вектор РНМ, оказывается близок к границе зоны срабатывания, и ввиду использования классических ТТ имеет описанные ранее колебания [</w:t>
      </w:r>
      <w:commentRangeStart w:id="139"/>
      <w:r w:rsidRPr="00FE7891">
        <w:t>24</w:t>
      </w:r>
      <w:commentRangeEnd w:id="139"/>
      <w:r>
        <w:rPr>
          <w:rStyle w:val="a8"/>
          <w:rFonts w:eastAsia="SimSun" w:cs="Times New Roman"/>
          <w:lang w:val="en-US"/>
        </w:rPr>
        <w:commentReference w:id="139"/>
      </w:r>
      <w:r w:rsidRPr="00FE7891">
        <w:t>], а при насыщении – более ярко выраженные</w:t>
      </w:r>
      <w:r w:rsidR="00F5550F">
        <w:t xml:space="preserve"> (</w:t>
      </w:r>
      <w:r w:rsidR="00F5550F" w:rsidRPr="00BC263D">
        <w:rPr>
          <w:rFonts w:cs="Arial"/>
          <w:szCs w:val="18"/>
        </w:rPr>
        <w:t>сигнал CT_real</w:t>
      </w:r>
      <w:r w:rsidR="00F5550F">
        <w:t>)</w:t>
      </w:r>
      <w:r w:rsidRPr="00FE7891">
        <w:t>. Стоит отметить, что далеко не у всех производителей устройств БАВР имеется гистерезис угловой характеристики, а также не все службы наладки задают нулевые выдержки</w:t>
      </w:r>
      <w:r w:rsidRPr="006D2112">
        <w:t xml:space="preserve"> времени на ср</w:t>
      </w:r>
      <w:r>
        <w:t>абатывание и возврат органа РНМ.</w:t>
      </w:r>
      <w:r w:rsidRPr="006D2112">
        <w:t xml:space="preserve"> </w:t>
      </w:r>
      <w:r>
        <w:t>Ввиду этого</w:t>
      </w:r>
      <w:r w:rsidRPr="006D2112">
        <w:t xml:space="preserve"> данные колебания могут оказывать критическое влияние на поведение всей логики функционирования БАВР. Пример поведения различных векторов РНМ для такого аварийного процесса</w:t>
      </w:r>
      <w:r w:rsidR="009A7BC0">
        <w:t xml:space="preserve"> (</w:t>
      </w:r>
      <w:r w:rsidR="009A7BC0">
        <w:fldChar w:fldCharType="begin"/>
      </w:r>
      <w:r w:rsidR="009A7BC0">
        <w:instrText xml:space="preserve"> REF _Ref198926003 \h </w:instrText>
      </w:r>
      <w:r w:rsidR="00F834CB">
        <w:instrText xml:space="preserve"> \* MERGEFORMAT </w:instrText>
      </w:r>
      <w:r w:rsidR="009A7BC0">
        <w:fldChar w:fldCharType="separate"/>
      </w:r>
      <w:r w:rsidR="00F16688">
        <w:t xml:space="preserve">Рисунок </w:t>
      </w:r>
      <w:r w:rsidR="00F16688">
        <w:rPr>
          <w:noProof/>
        </w:rPr>
        <w:t>2</w:t>
      </w:r>
      <w:r w:rsidR="00F16688">
        <w:t>.</w:t>
      </w:r>
      <w:r w:rsidR="00F16688">
        <w:rPr>
          <w:noProof/>
        </w:rPr>
        <w:t>11</w:t>
      </w:r>
      <w:r w:rsidR="009A7BC0">
        <w:fldChar w:fldCharType="end"/>
      </w:r>
      <w:r w:rsidR="009A7BC0">
        <w:t>)</w:t>
      </w:r>
      <w:r w:rsidRPr="006D2112">
        <w:t>.</w:t>
      </w:r>
    </w:p>
    <w:p w14:paraId="1176368D" w14:textId="6F601DF3" w:rsidR="00145DFD" w:rsidRDefault="00145DFD" w:rsidP="00F834CB">
      <w:r w:rsidRPr="006D2112">
        <w:lastRenderedPageBreak/>
        <w:t>Как мы можем видеть, использование катушек Роговского</w:t>
      </w:r>
      <w:r w:rsidR="00771732">
        <w:t xml:space="preserve"> (</w:t>
      </w:r>
      <w:r w:rsidR="00771732" w:rsidRPr="00BC263D">
        <w:rPr>
          <w:rFonts w:cs="Arial"/>
          <w:szCs w:val="18"/>
        </w:rPr>
        <w:t xml:space="preserve">сигнал </w:t>
      </w:r>
      <w:r w:rsidR="00771732">
        <w:rPr>
          <w:rFonts w:cs="Arial"/>
          <w:szCs w:val="18"/>
          <w:lang w:val="en-US"/>
        </w:rPr>
        <w:t>R</w:t>
      </w:r>
      <w:r w:rsidR="00771732" w:rsidRPr="00BC263D">
        <w:rPr>
          <w:rFonts w:cs="Arial"/>
          <w:szCs w:val="18"/>
        </w:rPr>
        <w:t>C</w:t>
      </w:r>
      <w:r w:rsidR="00771732">
        <w:t>)</w:t>
      </w:r>
      <w:r w:rsidRPr="006D2112">
        <w:t xml:space="preserve"> позволяет обеспечить наибольшую устойчивость функционирования в сравнении с классическими ТТ без насыщения и, особенно, </w:t>
      </w:r>
      <w:r>
        <w:t>при</w:t>
      </w:r>
      <w:r w:rsidRPr="006D2112">
        <w:t xml:space="preserve"> </w:t>
      </w:r>
      <w:r>
        <w:t>насыщении</w:t>
      </w:r>
      <w:r w:rsidRPr="006D2112">
        <w:t xml:space="preserve">. При этом, стоит отметить, что ввиду физических особенностей кривая вектора РНМ для классических ТТ проходит область вблизи начала координат, </w:t>
      </w:r>
      <w:r w:rsidRPr="00FE7891">
        <w:t>что в некоторых случаях может даже привести к ускорению отпадания РНМ. Однако это требует более глубоких исследований функционирования устройства БАВР в целом, так как пусковые сигналы от других органов (27/27S и пуск по углу) могут ещё отсутствовать.</w:t>
      </w:r>
      <w:r>
        <w:t xml:space="preserve"> </w:t>
      </w:r>
      <w:r w:rsidRPr="006D2112">
        <w:t>Поэтому, если колебания вектора,</w:t>
      </w:r>
      <w:r>
        <w:t xml:space="preserve"> обусловленные искажениями от а</w:t>
      </w:r>
      <w:r w:rsidRPr="006D2112">
        <w:t>периодической составляющей не критичны (годографы для ТТ без насыщения), то может быть актуален расчёт вектора РНМ на основе восстановленного исходного тока путём интегрирования сигнала, полученного с КР.</w:t>
      </w:r>
    </w:p>
    <w:p w14:paraId="7F177910" w14:textId="77777777" w:rsidR="00145DFD" w:rsidRDefault="00145DFD" w:rsidP="00F834CB">
      <w:r w:rsidRPr="00FE7891">
        <w:t>Годограф фазного РНМ на основе КР (PDR4) не приводится, так как кривая движения вектора аналогична с прямой последовательностью за исключением конечных точек.</w:t>
      </w:r>
    </w:p>
    <w:p w14:paraId="3CC32666" w14:textId="58B22430" w:rsidR="00145DFD" w:rsidRDefault="00145DFD" w:rsidP="00F834CB">
      <w:pPr>
        <w:rPr>
          <w:rFonts w:cs="Arial"/>
          <w:szCs w:val="18"/>
        </w:rPr>
      </w:pPr>
      <w:r w:rsidRPr="00BC263D">
        <w:rPr>
          <w:rFonts w:cs="Arial"/>
          <w:szCs w:val="18"/>
        </w:rPr>
        <w:t>Применение усреднённого (CT_RC) и гибридного (CT_RC_G) сигналов позволяет снизить влияние эффекта насыщения. При этом гибридный алгоритм значительно уменьшает данный колебательный процесс. Стоит</w:t>
      </w:r>
      <w:r w:rsidRPr="005A2600">
        <w:rPr>
          <w:rFonts w:cs="Arial"/>
          <w:szCs w:val="18"/>
        </w:rPr>
        <w:t xml:space="preserve"> отметить, что далеко не у всех производителей устройств БАВР имеется гистерезис угловой характеристики, а также не все службы наладки задают нулевые выдержки времени на срабатывание и возврат органа РНМ.</w:t>
      </w:r>
      <w:r w:rsidRPr="00C85E32">
        <w:t xml:space="preserve"> </w:t>
      </w:r>
      <w:r w:rsidRPr="00F04F6E">
        <w:rPr>
          <w:rFonts w:cs="Arial"/>
          <w:szCs w:val="18"/>
        </w:rPr>
        <w:t>Колебания вектора РНМ вблизи области срабатывания могут критически влиять на работу БАВР.</w:t>
      </w:r>
    </w:p>
    <w:tbl>
      <w:tblPr>
        <w:tblStyle w:val="a6"/>
        <w:tblW w:w="9351" w:type="dxa"/>
        <w:tblLook w:val="04A0" w:firstRow="1" w:lastRow="0" w:firstColumn="1" w:lastColumn="0" w:noHBand="0" w:noVBand="1"/>
      </w:tblPr>
      <w:tblGrid>
        <w:gridCol w:w="9728"/>
      </w:tblGrid>
      <w:tr w:rsidR="009A7BC0" w:rsidRPr="009A07A3" w14:paraId="23E3603C" w14:textId="77777777" w:rsidTr="005F5E18">
        <w:tc>
          <w:tcPr>
            <w:tcW w:w="9351" w:type="dxa"/>
          </w:tcPr>
          <w:tbl>
            <w:tblPr>
              <w:tblStyle w:val="a6"/>
              <w:tblW w:w="0" w:type="auto"/>
              <w:tblLook w:val="04A0" w:firstRow="1" w:lastRow="0" w:firstColumn="1" w:lastColumn="0" w:noHBand="0" w:noVBand="1"/>
            </w:tblPr>
            <w:tblGrid>
              <w:gridCol w:w="4751"/>
              <w:gridCol w:w="4751"/>
            </w:tblGrid>
            <w:tr w:rsidR="009A7BC0" w14:paraId="0DAFA490" w14:textId="77777777" w:rsidTr="009A7BC0">
              <w:tc>
                <w:tcPr>
                  <w:tcW w:w="4751" w:type="dxa"/>
                </w:tcPr>
                <w:p w14:paraId="1487E68E" w14:textId="0B8552EF" w:rsidR="009A7BC0" w:rsidRDefault="009A7BC0" w:rsidP="005F5E18">
                  <w:pPr>
                    <w:keepNext/>
                    <w:ind w:firstLine="0"/>
                    <w:jc w:val="center"/>
                    <w:rPr>
                      <w:noProof/>
                      <w:sz w:val="20"/>
                      <w:szCs w:val="20"/>
                      <w:lang w:eastAsia="ru-RU"/>
                    </w:rPr>
                  </w:pPr>
                  <w:r>
                    <w:rPr>
                      <w:noProof/>
                      <w:lang w:eastAsia="ru-RU"/>
                    </w:rPr>
                    <w:lastRenderedPageBreak/>
                    <w:drawing>
                      <wp:inline distT="0" distB="0" distL="0" distR="0" wp14:anchorId="14CB5C8A" wp14:editId="58A9D912">
                        <wp:extent cx="2880000" cy="2291348"/>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80000" cy="2291348"/>
                                </a:xfrm>
                                <a:prstGeom prst="rect">
                                  <a:avLst/>
                                </a:prstGeom>
                                <a:noFill/>
                                <a:ln>
                                  <a:noFill/>
                                </a:ln>
                              </pic:spPr>
                            </pic:pic>
                          </a:graphicData>
                        </a:graphic>
                      </wp:inline>
                    </w:drawing>
                  </w:r>
                </w:p>
              </w:tc>
              <w:tc>
                <w:tcPr>
                  <w:tcW w:w="4866" w:type="dxa"/>
                </w:tcPr>
                <w:p w14:paraId="3CA47F2D" w14:textId="535874A4" w:rsidR="009A7BC0" w:rsidRDefault="009A7BC0" w:rsidP="005F5E18">
                  <w:pPr>
                    <w:keepNext/>
                    <w:ind w:firstLine="0"/>
                    <w:jc w:val="center"/>
                    <w:rPr>
                      <w:noProof/>
                      <w:sz w:val="20"/>
                      <w:szCs w:val="20"/>
                      <w:lang w:eastAsia="ru-RU"/>
                    </w:rPr>
                  </w:pPr>
                  <w:r w:rsidRPr="009A3800">
                    <w:rPr>
                      <w:noProof/>
                      <w:sz w:val="16"/>
                    </w:rPr>
                    <w:drawing>
                      <wp:inline distT="0" distB="0" distL="0" distR="0" wp14:anchorId="037F9E89" wp14:editId="276CE520">
                        <wp:extent cx="2880000" cy="2288586"/>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880000" cy="2288586"/>
                                </a:xfrm>
                                <a:prstGeom prst="rect">
                                  <a:avLst/>
                                </a:prstGeom>
                              </pic:spPr>
                            </pic:pic>
                          </a:graphicData>
                        </a:graphic>
                      </wp:inline>
                    </w:drawing>
                  </w:r>
                </w:p>
              </w:tc>
            </w:tr>
            <w:tr w:rsidR="005F5E18" w14:paraId="0962C64E" w14:textId="77777777" w:rsidTr="009A7BC0">
              <w:tc>
                <w:tcPr>
                  <w:tcW w:w="4751" w:type="dxa"/>
                </w:tcPr>
                <w:p w14:paraId="2648D92B" w14:textId="7D5CFEE1" w:rsidR="005F5E18" w:rsidRDefault="005F5E18" w:rsidP="005F5E18">
                  <w:pPr>
                    <w:keepNext/>
                    <w:ind w:firstLine="0"/>
                    <w:jc w:val="center"/>
                    <w:rPr>
                      <w:noProof/>
                      <w:sz w:val="20"/>
                      <w:szCs w:val="20"/>
                      <w:lang w:eastAsia="ru-RU"/>
                    </w:rPr>
                  </w:pPr>
                  <w:r>
                    <w:rPr>
                      <w:noProof/>
                      <w:sz w:val="20"/>
                      <w:szCs w:val="20"/>
                      <w:lang w:eastAsia="ru-RU"/>
                    </w:rPr>
                    <w:t>а)</w:t>
                  </w:r>
                </w:p>
              </w:tc>
              <w:tc>
                <w:tcPr>
                  <w:tcW w:w="4866" w:type="dxa"/>
                </w:tcPr>
                <w:p w14:paraId="53C00A95" w14:textId="73AAFACA" w:rsidR="005F5E18" w:rsidRDefault="005F5E18" w:rsidP="005F5E18">
                  <w:pPr>
                    <w:keepNext/>
                    <w:ind w:firstLine="0"/>
                    <w:jc w:val="center"/>
                    <w:rPr>
                      <w:noProof/>
                      <w:sz w:val="20"/>
                      <w:szCs w:val="20"/>
                      <w:lang w:eastAsia="ru-RU"/>
                    </w:rPr>
                  </w:pPr>
                  <w:r>
                    <w:rPr>
                      <w:noProof/>
                      <w:sz w:val="20"/>
                      <w:szCs w:val="20"/>
                      <w:lang w:eastAsia="ru-RU"/>
                    </w:rPr>
                    <w:t>б)</w:t>
                  </w:r>
                </w:p>
              </w:tc>
            </w:tr>
            <w:tr w:rsidR="009A7BC0" w14:paraId="1788A14A" w14:textId="77777777" w:rsidTr="009A7BC0">
              <w:tc>
                <w:tcPr>
                  <w:tcW w:w="4751" w:type="dxa"/>
                </w:tcPr>
                <w:p w14:paraId="2D5E5F73" w14:textId="47D9A51E" w:rsidR="009A7BC0" w:rsidRDefault="009A7BC0" w:rsidP="005F5E18">
                  <w:pPr>
                    <w:keepNext/>
                    <w:ind w:firstLine="0"/>
                    <w:jc w:val="center"/>
                    <w:rPr>
                      <w:noProof/>
                      <w:sz w:val="20"/>
                      <w:szCs w:val="20"/>
                      <w:lang w:eastAsia="ru-RU"/>
                    </w:rPr>
                  </w:pPr>
                  <w:r>
                    <w:rPr>
                      <w:noProof/>
                      <w:lang w:eastAsia="ru-RU"/>
                    </w:rPr>
                    <w:drawing>
                      <wp:inline distT="0" distB="0" distL="0" distR="0" wp14:anchorId="03A058E1" wp14:editId="397E4F35">
                        <wp:extent cx="2880000" cy="2196877"/>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80000" cy="2196877"/>
                                </a:xfrm>
                                <a:prstGeom prst="rect">
                                  <a:avLst/>
                                </a:prstGeom>
                                <a:noFill/>
                                <a:ln>
                                  <a:noFill/>
                                </a:ln>
                              </pic:spPr>
                            </pic:pic>
                          </a:graphicData>
                        </a:graphic>
                      </wp:inline>
                    </w:drawing>
                  </w:r>
                </w:p>
              </w:tc>
              <w:tc>
                <w:tcPr>
                  <w:tcW w:w="4866" w:type="dxa"/>
                </w:tcPr>
                <w:p w14:paraId="188092B3" w14:textId="7878E611" w:rsidR="009A7BC0" w:rsidRDefault="009A7BC0" w:rsidP="005F5E18">
                  <w:pPr>
                    <w:keepNext/>
                    <w:ind w:firstLine="0"/>
                    <w:jc w:val="center"/>
                    <w:rPr>
                      <w:noProof/>
                      <w:sz w:val="20"/>
                      <w:szCs w:val="20"/>
                      <w:lang w:eastAsia="ru-RU"/>
                    </w:rPr>
                  </w:pPr>
                  <w:r w:rsidRPr="009A3800">
                    <w:rPr>
                      <w:noProof/>
                      <w:sz w:val="16"/>
                    </w:rPr>
                    <w:drawing>
                      <wp:inline distT="0" distB="0" distL="0" distR="0" wp14:anchorId="511F0B77" wp14:editId="2F07C6A6">
                        <wp:extent cx="2880000" cy="2172016"/>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880000" cy="2172016"/>
                                </a:xfrm>
                                <a:prstGeom prst="rect">
                                  <a:avLst/>
                                </a:prstGeom>
                              </pic:spPr>
                            </pic:pic>
                          </a:graphicData>
                        </a:graphic>
                      </wp:inline>
                    </w:drawing>
                  </w:r>
                </w:p>
              </w:tc>
            </w:tr>
            <w:tr w:rsidR="005F5E18" w14:paraId="05D6039E" w14:textId="77777777" w:rsidTr="009A7BC0">
              <w:tc>
                <w:tcPr>
                  <w:tcW w:w="4751" w:type="dxa"/>
                </w:tcPr>
                <w:p w14:paraId="6FA05990" w14:textId="33A61B97" w:rsidR="005F5E18" w:rsidRDefault="005F5E18" w:rsidP="005F5E18">
                  <w:pPr>
                    <w:keepNext/>
                    <w:ind w:firstLine="0"/>
                    <w:jc w:val="center"/>
                    <w:rPr>
                      <w:noProof/>
                      <w:sz w:val="20"/>
                      <w:szCs w:val="20"/>
                      <w:lang w:eastAsia="ru-RU"/>
                    </w:rPr>
                  </w:pPr>
                  <w:r>
                    <w:rPr>
                      <w:noProof/>
                      <w:sz w:val="20"/>
                      <w:szCs w:val="20"/>
                      <w:lang w:eastAsia="ru-RU"/>
                    </w:rPr>
                    <w:t>в)</w:t>
                  </w:r>
                </w:p>
              </w:tc>
              <w:tc>
                <w:tcPr>
                  <w:tcW w:w="4866" w:type="dxa"/>
                </w:tcPr>
                <w:p w14:paraId="7598E6AA" w14:textId="0C8185DF" w:rsidR="005F5E18" w:rsidRDefault="005F5E18" w:rsidP="005F5E18">
                  <w:pPr>
                    <w:keepNext/>
                    <w:ind w:firstLine="0"/>
                    <w:jc w:val="center"/>
                    <w:rPr>
                      <w:noProof/>
                      <w:sz w:val="20"/>
                      <w:szCs w:val="20"/>
                      <w:lang w:eastAsia="ru-RU"/>
                    </w:rPr>
                  </w:pPr>
                  <w:r>
                    <w:rPr>
                      <w:noProof/>
                      <w:sz w:val="20"/>
                      <w:szCs w:val="20"/>
                      <w:lang w:eastAsia="ru-RU"/>
                    </w:rPr>
                    <w:t>г)</w:t>
                  </w:r>
                </w:p>
              </w:tc>
            </w:tr>
          </w:tbl>
          <w:p w14:paraId="24BBA1C0" w14:textId="15FD93BD" w:rsidR="009A7BC0" w:rsidRDefault="009A7BC0" w:rsidP="009A7BC0">
            <w:pPr>
              <w:pStyle w:val="af9"/>
            </w:pPr>
            <w:bookmarkStart w:id="140" w:name="_Ref198926003"/>
            <w:r>
              <w:t xml:space="preserve">Рисунок </w:t>
            </w:r>
            <w:fldSimple w:instr=" STYLEREF 1 \s ">
              <w:r w:rsidR="00F16688">
                <w:rPr>
                  <w:noProof/>
                </w:rPr>
                <w:t>2</w:t>
              </w:r>
            </w:fldSimple>
            <w:r>
              <w:t>.</w:t>
            </w:r>
            <w:fldSimple w:instr=" SEQ Рисунок \* ARABIC \s 1 ">
              <w:r w:rsidR="00F16688">
                <w:rPr>
                  <w:noProof/>
                </w:rPr>
                <w:t>11</w:t>
              </w:r>
            </w:fldSimple>
            <w:bookmarkEnd w:id="140"/>
            <w:r>
              <w:t xml:space="preserve"> Годографы векторов РНМ при внешнем коротком замыкании:</w:t>
            </w:r>
          </w:p>
          <w:p w14:paraId="4D38FE78" w14:textId="77777777" w:rsidR="009A7BC0" w:rsidRDefault="009A7BC0" w:rsidP="009A7BC0">
            <w:pPr>
              <w:pStyle w:val="af9"/>
            </w:pPr>
            <w:r>
              <w:t xml:space="preserve">а) ПП для ТТ без насыщения, б) для ТТ с насыщением и КР, </w:t>
            </w:r>
          </w:p>
          <w:p w14:paraId="1206A48D" w14:textId="1E871285" w:rsidR="009A7BC0" w:rsidRPr="00961142" w:rsidRDefault="009A7BC0" w:rsidP="009A7BC0">
            <w:pPr>
              <w:pStyle w:val="af9"/>
            </w:pPr>
            <w:r>
              <w:t>в) фазный для ТТ с насыщением, г) для ТТ с насыщением и КР с усреднением или гибридным алгоритмами (G),</w:t>
            </w:r>
          </w:p>
        </w:tc>
      </w:tr>
    </w:tbl>
    <w:p w14:paraId="7E731112" w14:textId="3FCCA635" w:rsidR="00771732" w:rsidRPr="006D2112" w:rsidRDefault="00771732" w:rsidP="00F834CB">
      <w:r w:rsidRPr="006D2112">
        <w:t xml:space="preserve">Второй рассматриваемый режим – это </w:t>
      </w:r>
      <w:r>
        <w:t>двойное замыкание</w:t>
      </w:r>
      <w:r w:rsidRPr="006D2112">
        <w:t xml:space="preserve"> </w:t>
      </w:r>
      <w:r>
        <w:t>на землю в разных точках</w:t>
      </w:r>
      <w:r w:rsidRPr="006D2112">
        <w:t xml:space="preserve"> сети 10 кВ, которое развилось из однофазного замыкания на землю (ОЗЗ). </w:t>
      </w:r>
      <w:r>
        <w:t>Сначала</w:t>
      </w:r>
      <w:r w:rsidRPr="006D2112">
        <w:t xml:space="preserve"> было замыкание фазы С на отходящей линии (точка К-2), которое </w:t>
      </w:r>
      <w:r>
        <w:t>перешло</w:t>
      </w:r>
      <w:r w:rsidRPr="006D2112">
        <w:t xml:space="preserve"> в двухфазное на землю за счёт </w:t>
      </w:r>
      <w:r w:rsidRPr="00FE7891">
        <w:t>замыкания фазы А вблизи секции шин на участке от силового трансформатора до выключателя и датчиков тока (К-3). Переходное сопротивление дуги моделируется дополнительным сопротивлением (в блоке «Fault» Simulink). Данный тип развития ОЗЗ в двухфазное замыкание является частым явлением. Пример поведения различных векторов РНМ для такого аварийного процесса</w:t>
      </w:r>
      <w:r w:rsidR="005F5E18">
        <w:t xml:space="preserve"> (</w:t>
      </w:r>
      <w:r w:rsidR="005F5E18">
        <w:fldChar w:fldCharType="begin"/>
      </w:r>
      <w:r w:rsidR="005F5E18">
        <w:instrText xml:space="preserve"> REF _Ref198926121 \h </w:instrText>
      </w:r>
      <w:r w:rsidR="00F834CB">
        <w:instrText xml:space="preserve"> \* MERGEFORMAT </w:instrText>
      </w:r>
      <w:r w:rsidR="005F5E18">
        <w:fldChar w:fldCharType="separate"/>
      </w:r>
      <w:r w:rsidR="00F16688">
        <w:t xml:space="preserve">Рисунок </w:t>
      </w:r>
      <w:r w:rsidR="00F16688">
        <w:rPr>
          <w:noProof/>
        </w:rPr>
        <w:t>2</w:t>
      </w:r>
      <w:r w:rsidR="00F16688">
        <w:t>.</w:t>
      </w:r>
      <w:r w:rsidR="00F16688">
        <w:rPr>
          <w:noProof/>
        </w:rPr>
        <w:t>12</w:t>
      </w:r>
      <w:r w:rsidR="005F5E18">
        <w:fldChar w:fldCharType="end"/>
      </w:r>
      <w:r w:rsidR="005F5E18">
        <w:t>)</w:t>
      </w:r>
      <w:r w:rsidRPr="00FE7891">
        <w:t>.</w:t>
      </w:r>
    </w:p>
    <w:p w14:paraId="634CDB4B" w14:textId="0AC5EF2D" w:rsidR="00771732" w:rsidRPr="006D2112" w:rsidRDefault="00771732" w:rsidP="00F834CB">
      <w:r w:rsidRPr="006D2112">
        <w:t xml:space="preserve">В данном случае, аварию стоит </w:t>
      </w:r>
      <w:r>
        <w:t>расценивать как внутреннюю, и</w:t>
      </w:r>
      <w:r w:rsidRPr="006D2112">
        <w:t xml:space="preserve"> РНМ </w:t>
      </w:r>
      <w:r>
        <w:t>должен блокировать</w:t>
      </w:r>
      <w:r w:rsidRPr="006D2112">
        <w:t xml:space="preserve"> БАВР. Для случаев с реальными (насыщаемыми</w:t>
      </w:r>
      <w:r w:rsidRPr="00771732">
        <w:t xml:space="preserve"> </w:t>
      </w:r>
      <w:r>
        <w:t>–</w:t>
      </w:r>
      <w:r w:rsidRPr="00771732">
        <w:t xml:space="preserve"> </w:t>
      </w:r>
      <w:r>
        <w:t xml:space="preserve">сигнал </w:t>
      </w:r>
      <w:r w:rsidRPr="00BC263D">
        <w:rPr>
          <w:rFonts w:cs="Arial"/>
          <w:szCs w:val="18"/>
        </w:rPr>
        <w:t>CT_real</w:t>
      </w:r>
      <w:r w:rsidRPr="006D2112">
        <w:t>) ТТ, траектория вектора РНМ на начальном участке, где ещё не произошло насыщение, совпадает с идеальной</w:t>
      </w:r>
      <w:r>
        <w:t xml:space="preserve"> (сигнал </w:t>
      </w:r>
      <w:r w:rsidRPr="00BC263D">
        <w:rPr>
          <w:rFonts w:cs="Arial"/>
          <w:szCs w:val="18"/>
        </w:rPr>
        <w:t>CT_</w:t>
      </w:r>
      <w:r>
        <w:rPr>
          <w:rFonts w:cs="Arial"/>
          <w:szCs w:val="18"/>
          <w:lang w:val="en-US"/>
        </w:rPr>
        <w:t>ideal</w:t>
      </w:r>
      <w:r>
        <w:t>)</w:t>
      </w:r>
      <w:r w:rsidRPr="00E423E4">
        <w:t xml:space="preserve">. </w:t>
      </w:r>
      <w:r>
        <w:t>О</w:t>
      </w:r>
      <w:r w:rsidRPr="006D2112">
        <w:t xml:space="preserve">днако после насыщения, она меняет своё направление и на короткий промежуток выходит из зоны по амплитуде (пересечение границы по окружности), что может привести к ложному срабатыванию БАВР. </w:t>
      </w:r>
    </w:p>
    <w:p w14:paraId="1685A87C" w14:textId="77777777" w:rsidR="00771732" w:rsidRDefault="00771732" w:rsidP="00F834CB">
      <w:r w:rsidRPr="006D2112">
        <w:t xml:space="preserve">Траектория векторов фазных реле направления мощности для каждой из фаз различна. Как </w:t>
      </w:r>
      <w:r w:rsidRPr="00387DCF">
        <w:t xml:space="preserve">видно, фаза А и фаза С (ввиду насыщения) выходят из зоны срабатывания. Так как логика их функционирования построена по условию «И» (то есть РНМ выдаёт сигнал о срабатывании, когда все вектора находятся в сработанном состоянии) – то это приведёт к «отпусканию» РНМ, с последующим ложным срабатывание БАВР. Возможность возникновения данных событий является причиной, по которой </w:t>
      </w:r>
      <w:r w:rsidRPr="00387DCF">
        <w:lastRenderedPageBreak/>
        <w:t>рекомендуется не использовать фазный РНМ в сетях 6-35 кВ. Поэтому указанный алгоритм реле направления мощности применяется лишь в сетях с несимметричной нагрузкой – например, 0,4 кВ.</w:t>
      </w:r>
    </w:p>
    <w:p w14:paraId="174DC75E" w14:textId="3E74C001" w:rsidR="00771732" w:rsidRPr="00C41D9B" w:rsidRDefault="00771732" w:rsidP="00F834CB">
      <w:pPr>
        <w:rPr>
          <w:rFonts w:cs="Arial"/>
          <w:szCs w:val="18"/>
        </w:rPr>
      </w:pPr>
      <w:r w:rsidRPr="00BC263D">
        <w:rPr>
          <w:rFonts w:cs="Arial"/>
          <w:szCs w:val="18"/>
        </w:rPr>
        <w:t>Применение усредненного и гибридного сигналов снижает колебания, вызванные эффектом насыщения ТТ, особенно гибридный алгоритм.</w:t>
      </w:r>
      <w:r>
        <w:rPr>
          <w:rFonts w:cs="Arial"/>
          <w:szCs w:val="18"/>
        </w:rPr>
        <w:t xml:space="preserve"> </w:t>
      </w:r>
      <w:r w:rsidRPr="007B25C9">
        <w:rPr>
          <w:rFonts w:cs="Arial"/>
          <w:szCs w:val="18"/>
          <w:highlight w:val="yellow"/>
        </w:rPr>
        <w:t>Это позволяет избежать ложного срабатывания при внутреннем замыкании</w:t>
      </w:r>
      <w:r w:rsidR="00C41D9B">
        <w:rPr>
          <w:rFonts w:cs="Arial"/>
          <w:szCs w:val="18"/>
        </w:rPr>
        <w:t>.</w:t>
      </w:r>
    </w:p>
    <w:tbl>
      <w:tblPr>
        <w:tblStyle w:val="a6"/>
        <w:tblW w:w="9351" w:type="dxa"/>
        <w:tblLook w:val="04A0" w:firstRow="1" w:lastRow="0" w:firstColumn="1" w:lastColumn="0" w:noHBand="0" w:noVBand="1"/>
      </w:tblPr>
      <w:tblGrid>
        <w:gridCol w:w="9728"/>
      </w:tblGrid>
      <w:tr w:rsidR="005F5E18" w:rsidRPr="009A07A3" w14:paraId="14C17811" w14:textId="77777777" w:rsidTr="005F5E18">
        <w:tc>
          <w:tcPr>
            <w:tcW w:w="9351" w:type="dxa"/>
          </w:tcPr>
          <w:tbl>
            <w:tblPr>
              <w:tblStyle w:val="a6"/>
              <w:tblW w:w="0" w:type="auto"/>
              <w:tblLook w:val="04A0" w:firstRow="1" w:lastRow="0" w:firstColumn="1" w:lastColumn="0" w:noHBand="0" w:noVBand="1"/>
            </w:tblPr>
            <w:tblGrid>
              <w:gridCol w:w="4751"/>
              <w:gridCol w:w="4751"/>
            </w:tblGrid>
            <w:tr w:rsidR="005F5E18" w14:paraId="218C8A8C" w14:textId="77777777" w:rsidTr="005F5E18">
              <w:tc>
                <w:tcPr>
                  <w:tcW w:w="4751" w:type="dxa"/>
                </w:tcPr>
                <w:p w14:paraId="15F43337" w14:textId="22F6225E" w:rsidR="005F5E18" w:rsidRDefault="005F5E18" w:rsidP="005F5E18">
                  <w:pPr>
                    <w:keepNext/>
                    <w:ind w:firstLine="0"/>
                    <w:jc w:val="center"/>
                    <w:rPr>
                      <w:noProof/>
                      <w:sz w:val="20"/>
                      <w:szCs w:val="20"/>
                      <w:lang w:eastAsia="ru-RU"/>
                    </w:rPr>
                  </w:pPr>
                  <w:r>
                    <w:rPr>
                      <w:noProof/>
                      <w:lang w:eastAsia="ru-RU"/>
                    </w:rPr>
                    <w:drawing>
                      <wp:inline distT="0" distB="0" distL="0" distR="0" wp14:anchorId="579139CD" wp14:editId="2D92CA68">
                        <wp:extent cx="2880000" cy="2338032"/>
                        <wp:effectExtent l="0" t="0" r="0" b="571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80000" cy="2338032"/>
                                </a:xfrm>
                                <a:prstGeom prst="rect">
                                  <a:avLst/>
                                </a:prstGeom>
                                <a:noFill/>
                                <a:ln>
                                  <a:noFill/>
                                </a:ln>
                              </pic:spPr>
                            </pic:pic>
                          </a:graphicData>
                        </a:graphic>
                      </wp:inline>
                    </w:drawing>
                  </w:r>
                </w:p>
              </w:tc>
              <w:tc>
                <w:tcPr>
                  <w:tcW w:w="4866" w:type="dxa"/>
                </w:tcPr>
                <w:p w14:paraId="545D7CE0" w14:textId="38CB10C1" w:rsidR="005F5E18" w:rsidRDefault="005F5E18" w:rsidP="005F5E18">
                  <w:pPr>
                    <w:keepNext/>
                    <w:ind w:firstLine="0"/>
                    <w:jc w:val="center"/>
                    <w:rPr>
                      <w:noProof/>
                      <w:sz w:val="20"/>
                      <w:szCs w:val="20"/>
                      <w:lang w:eastAsia="ru-RU"/>
                    </w:rPr>
                  </w:pPr>
                  <w:r w:rsidRPr="006724AF">
                    <w:rPr>
                      <w:noProof/>
                      <w:sz w:val="16"/>
                    </w:rPr>
                    <w:drawing>
                      <wp:inline distT="0" distB="0" distL="0" distR="0" wp14:anchorId="614E895D" wp14:editId="2BE89E5E">
                        <wp:extent cx="2880000" cy="2323943"/>
                        <wp:effectExtent l="0" t="0" r="0" b="63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880000" cy="2323943"/>
                                </a:xfrm>
                                <a:prstGeom prst="rect">
                                  <a:avLst/>
                                </a:prstGeom>
                              </pic:spPr>
                            </pic:pic>
                          </a:graphicData>
                        </a:graphic>
                      </wp:inline>
                    </w:drawing>
                  </w:r>
                </w:p>
              </w:tc>
            </w:tr>
            <w:tr w:rsidR="005F5E18" w14:paraId="644C5BFC" w14:textId="77777777" w:rsidTr="005F5E18">
              <w:tc>
                <w:tcPr>
                  <w:tcW w:w="4751" w:type="dxa"/>
                </w:tcPr>
                <w:p w14:paraId="27ABE94A" w14:textId="4561D328" w:rsidR="005F5E18" w:rsidRDefault="005F5E18" w:rsidP="005F5E18">
                  <w:pPr>
                    <w:keepNext/>
                    <w:ind w:firstLine="0"/>
                    <w:jc w:val="center"/>
                    <w:rPr>
                      <w:noProof/>
                      <w:sz w:val="20"/>
                      <w:szCs w:val="20"/>
                      <w:lang w:eastAsia="ru-RU"/>
                    </w:rPr>
                  </w:pPr>
                  <w:r>
                    <w:rPr>
                      <w:noProof/>
                      <w:sz w:val="20"/>
                      <w:szCs w:val="20"/>
                      <w:lang w:eastAsia="ru-RU"/>
                    </w:rPr>
                    <w:t>а)</w:t>
                  </w:r>
                </w:p>
              </w:tc>
              <w:tc>
                <w:tcPr>
                  <w:tcW w:w="4866" w:type="dxa"/>
                </w:tcPr>
                <w:p w14:paraId="092179DA" w14:textId="5ABEE685" w:rsidR="005F5E18" w:rsidRDefault="005F5E18" w:rsidP="005F5E18">
                  <w:pPr>
                    <w:keepNext/>
                    <w:ind w:firstLine="0"/>
                    <w:jc w:val="center"/>
                    <w:rPr>
                      <w:noProof/>
                      <w:sz w:val="20"/>
                      <w:szCs w:val="20"/>
                      <w:lang w:eastAsia="ru-RU"/>
                    </w:rPr>
                  </w:pPr>
                  <w:r>
                    <w:rPr>
                      <w:noProof/>
                      <w:sz w:val="20"/>
                      <w:szCs w:val="20"/>
                      <w:lang w:eastAsia="ru-RU"/>
                    </w:rPr>
                    <w:t>б)</w:t>
                  </w:r>
                </w:p>
              </w:tc>
            </w:tr>
            <w:tr w:rsidR="005F5E18" w14:paraId="61E40477" w14:textId="77777777" w:rsidTr="005F5E18">
              <w:tc>
                <w:tcPr>
                  <w:tcW w:w="4751" w:type="dxa"/>
                </w:tcPr>
                <w:p w14:paraId="6071D0CD" w14:textId="18B16486" w:rsidR="005F5E18" w:rsidRDefault="005F5E18" w:rsidP="005F5E18">
                  <w:pPr>
                    <w:keepNext/>
                    <w:ind w:firstLine="0"/>
                    <w:jc w:val="center"/>
                    <w:rPr>
                      <w:noProof/>
                      <w:sz w:val="20"/>
                      <w:szCs w:val="20"/>
                      <w:lang w:eastAsia="ru-RU"/>
                    </w:rPr>
                  </w:pPr>
                  <w:r>
                    <w:rPr>
                      <w:noProof/>
                      <w:lang w:eastAsia="ru-RU"/>
                    </w:rPr>
                    <w:drawing>
                      <wp:inline distT="0" distB="0" distL="0" distR="0" wp14:anchorId="686A1928" wp14:editId="49540160">
                        <wp:extent cx="2880000" cy="2213451"/>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80000" cy="2213451"/>
                                </a:xfrm>
                                <a:prstGeom prst="rect">
                                  <a:avLst/>
                                </a:prstGeom>
                                <a:noFill/>
                                <a:ln>
                                  <a:noFill/>
                                </a:ln>
                              </pic:spPr>
                            </pic:pic>
                          </a:graphicData>
                        </a:graphic>
                      </wp:inline>
                    </w:drawing>
                  </w:r>
                </w:p>
              </w:tc>
              <w:tc>
                <w:tcPr>
                  <w:tcW w:w="4866" w:type="dxa"/>
                </w:tcPr>
                <w:p w14:paraId="096424CA" w14:textId="3A4C4B15" w:rsidR="005F5E18" w:rsidRDefault="005F5E18" w:rsidP="005F5E18">
                  <w:pPr>
                    <w:keepNext/>
                    <w:ind w:firstLine="0"/>
                    <w:jc w:val="center"/>
                    <w:rPr>
                      <w:noProof/>
                      <w:sz w:val="20"/>
                      <w:szCs w:val="20"/>
                      <w:lang w:eastAsia="ru-RU"/>
                    </w:rPr>
                  </w:pPr>
                  <w:r w:rsidRPr="006724AF">
                    <w:rPr>
                      <w:noProof/>
                      <w:sz w:val="16"/>
                    </w:rPr>
                    <w:drawing>
                      <wp:inline distT="0" distB="0" distL="0" distR="0" wp14:anchorId="1BE93747" wp14:editId="1FB63580">
                        <wp:extent cx="2880000" cy="2151575"/>
                        <wp:effectExtent l="0" t="0" r="0" b="127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880000" cy="2151575"/>
                                </a:xfrm>
                                <a:prstGeom prst="rect">
                                  <a:avLst/>
                                </a:prstGeom>
                              </pic:spPr>
                            </pic:pic>
                          </a:graphicData>
                        </a:graphic>
                      </wp:inline>
                    </w:drawing>
                  </w:r>
                </w:p>
              </w:tc>
            </w:tr>
            <w:tr w:rsidR="005F5E18" w14:paraId="619E452F" w14:textId="77777777" w:rsidTr="005F5E18">
              <w:tc>
                <w:tcPr>
                  <w:tcW w:w="4751" w:type="dxa"/>
                </w:tcPr>
                <w:p w14:paraId="038C3415" w14:textId="21753F00" w:rsidR="005F5E18" w:rsidRDefault="005F5E18" w:rsidP="005F5E18">
                  <w:pPr>
                    <w:keepNext/>
                    <w:ind w:firstLine="0"/>
                    <w:jc w:val="center"/>
                    <w:rPr>
                      <w:noProof/>
                      <w:sz w:val="20"/>
                      <w:szCs w:val="20"/>
                      <w:lang w:eastAsia="ru-RU"/>
                    </w:rPr>
                  </w:pPr>
                  <w:r>
                    <w:rPr>
                      <w:noProof/>
                      <w:sz w:val="20"/>
                      <w:szCs w:val="20"/>
                      <w:lang w:eastAsia="ru-RU"/>
                    </w:rPr>
                    <w:t>в)</w:t>
                  </w:r>
                </w:p>
              </w:tc>
              <w:tc>
                <w:tcPr>
                  <w:tcW w:w="4866" w:type="dxa"/>
                </w:tcPr>
                <w:p w14:paraId="34B6BDDB" w14:textId="2B5A8465" w:rsidR="005F5E18" w:rsidRDefault="005F5E18" w:rsidP="005F5E18">
                  <w:pPr>
                    <w:keepNext/>
                    <w:ind w:firstLine="0"/>
                    <w:jc w:val="center"/>
                    <w:rPr>
                      <w:noProof/>
                      <w:sz w:val="20"/>
                      <w:szCs w:val="20"/>
                      <w:lang w:eastAsia="ru-RU"/>
                    </w:rPr>
                  </w:pPr>
                  <w:r>
                    <w:rPr>
                      <w:noProof/>
                      <w:sz w:val="20"/>
                      <w:szCs w:val="20"/>
                      <w:lang w:eastAsia="ru-RU"/>
                    </w:rPr>
                    <w:t>г)</w:t>
                  </w:r>
                </w:p>
              </w:tc>
            </w:tr>
          </w:tbl>
          <w:p w14:paraId="0FD118FC" w14:textId="6B095215" w:rsidR="005F5E18" w:rsidRDefault="005F5E18" w:rsidP="005F5E18">
            <w:pPr>
              <w:pStyle w:val="af9"/>
            </w:pPr>
            <w:bookmarkStart w:id="141" w:name="_Ref198926121"/>
            <w:r>
              <w:t xml:space="preserve">Рисунок </w:t>
            </w:r>
            <w:fldSimple w:instr=" STYLEREF 1 \s ">
              <w:r w:rsidR="00F16688">
                <w:rPr>
                  <w:noProof/>
                </w:rPr>
                <w:t>2</w:t>
              </w:r>
            </w:fldSimple>
            <w:r>
              <w:t>.</w:t>
            </w:r>
            <w:fldSimple w:instr=" SEQ Рисунок \* ARABIC \s 1 ">
              <w:r w:rsidR="00F16688">
                <w:rPr>
                  <w:noProof/>
                </w:rPr>
                <w:t>12</w:t>
              </w:r>
            </w:fldSimple>
            <w:bookmarkEnd w:id="141"/>
            <w:r>
              <w:t xml:space="preserve"> Годографы векторов РНМ при </w:t>
            </w:r>
            <w:r w:rsidR="00C41D9B">
              <w:t>внутреннем</w:t>
            </w:r>
            <w:r>
              <w:t xml:space="preserve"> коротком замыкании:</w:t>
            </w:r>
          </w:p>
          <w:p w14:paraId="63B82727" w14:textId="77777777" w:rsidR="005F5E18" w:rsidRDefault="005F5E18" w:rsidP="005F5E18">
            <w:pPr>
              <w:pStyle w:val="af9"/>
            </w:pPr>
            <w:r>
              <w:t xml:space="preserve">а) ПП для ТТ без насыщения, б) для ТТ с насыщением и КР, </w:t>
            </w:r>
          </w:p>
          <w:p w14:paraId="2AC2F86F" w14:textId="77777777" w:rsidR="005F5E18" w:rsidRPr="00961142" w:rsidRDefault="005F5E18" w:rsidP="005F5E18">
            <w:pPr>
              <w:pStyle w:val="af9"/>
            </w:pPr>
            <w:r>
              <w:t>в) фазный для ТТ с насыщением, г) для ТТ с насыщением и КР с усреднением или гибридным алгоритмами (G),</w:t>
            </w:r>
          </w:p>
        </w:tc>
      </w:tr>
    </w:tbl>
    <w:p w14:paraId="111A1EF7" w14:textId="1FF6C347" w:rsidR="00FE6350" w:rsidRDefault="00771732" w:rsidP="00F834CB">
      <w:r w:rsidRPr="00C85E32">
        <w:t>Результаты исследований в сложных режимах, в которых возможно некорректное срабатывание БАВР с ТТ, продемонстрировали актуальность применения КР для повышения стабильности и быстродействия.</w:t>
      </w:r>
      <w:r>
        <w:t xml:space="preserve"> </w:t>
      </w:r>
      <w:r w:rsidRPr="005A2600">
        <w:t>В связи с чем, было принято решение провести исследования на реальном энергообъекте</w:t>
      </w:r>
      <w:r>
        <w:t xml:space="preserve"> с подключением БАВР с помощью КР. Одновременное же использование сигналов и с ТТ, и с КР считаем полезным и актуальным для будущих разработок.</w:t>
      </w:r>
    </w:p>
    <w:p w14:paraId="44D4F2FE" w14:textId="486CD3A8" w:rsidR="00F15C5D" w:rsidRPr="00C41D9B" w:rsidRDefault="00F15C5D" w:rsidP="00C41D9B">
      <w:pPr>
        <w:pStyle w:val="3"/>
      </w:pPr>
      <w:bookmarkStart w:id="142" w:name="_Toc201697676"/>
      <w:r w:rsidRPr="00F15C5D">
        <w:t>Практическое применение в промышленности</w:t>
      </w:r>
      <w:bookmarkEnd w:id="142"/>
    </w:p>
    <w:p w14:paraId="08EE4D4D" w14:textId="77777777" w:rsidR="00F15C5D" w:rsidRPr="005A2600" w:rsidRDefault="00F15C5D" w:rsidP="00F834CB">
      <w:r w:rsidRPr="00C85E32">
        <w:t>С 2023 года было введено в эксплуатацию 6 терминалов БАВР и 2 терминала РЗА</w:t>
      </w:r>
      <w:commentRangeStart w:id="143"/>
      <w:commentRangeStart w:id="144"/>
      <w:commentRangeStart w:id="145"/>
      <w:commentRangeEnd w:id="143"/>
      <w:r w:rsidRPr="005A2600">
        <w:rPr>
          <w:rStyle w:val="a8"/>
        </w:rPr>
        <w:commentReference w:id="143"/>
      </w:r>
      <w:commentRangeEnd w:id="144"/>
      <w:commentRangeEnd w:id="145"/>
      <w:r w:rsidRPr="005A2600">
        <w:t xml:space="preserve"> </w:t>
      </w:r>
      <w:r w:rsidRPr="005A2600">
        <w:rPr>
          <w:rStyle w:val="a8"/>
        </w:rPr>
        <w:commentReference w:id="144"/>
      </w:r>
      <w:r w:rsidRPr="005A2600">
        <w:rPr>
          <w:rStyle w:val="a8"/>
        </w:rPr>
        <w:commentReference w:id="145"/>
      </w:r>
      <w:r>
        <w:t>с подключением токовых каналов с помощью</w:t>
      </w:r>
      <w:r w:rsidRPr="005A2600">
        <w:t xml:space="preserve"> катушек Роговского. Данные решения активно применялись в следующих вариантах:</w:t>
      </w:r>
    </w:p>
    <w:p w14:paraId="391836D3" w14:textId="77777777" w:rsidR="00F15C5D" w:rsidRPr="00F15C5D" w:rsidRDefault="00F15C5D" w:rsidP="00F15C5D">
      <w:pPr>
        <w:pStyle w:val="a7"/>
        <w:numPr>
          <w:ilvl w:val="0"/>
          <w:numId w:val="28"/>
        </w:numPr>
        <w:spacing w:after="200" w:line="276" w:lineRule="auto"/>
        <w:ind w:left="567" w:hanging="283"/>
        <w:rPr>
          <w:szCs w:val="20"/>
        </w:rPr>
      </w:pPr>
      <w:r w:rsidRPr="00F15C5D">
        <w:rPr>
          <w:szCs w:val="20"/>
        </w:rPr>
        <w:lastRenderedPageBreak/>
        <w:t>При модернизации существующих подстанций 6 ÷ 35 кВ с целью удешевления и упрощения осуществления монтажных работ за счёт отсутствия необходимости в подключении токовых цепей.</w:t>
      </w:r>
    </w:p>
    <w:p w14:paraId="70FC0ACD" w14:textId="77777777" w:rsidR="00F15C5D" w:rsidRPr="00F15C5D" w:rsidRDefault="00F15C5D" w:rsidP="00F15C5D">
      <w:pPr>
        <w:pStyle w:val="a7"/>
        <w:numPr>
          <w:ilvl w:val="0"/>
          <w:numId w:val="28"/>
        </w:numPr>
        <w:spacing w:after="200" w:line="276" w:lineRule="auto"/>
        <w:ind w:left="567" w:hanging="283"/>
        <w:rPr>
          <w:szCs w:val="20"/>
        </w:rPr>
      </w:pPr>
      <w:r w:rsidRPr="00F15C5D">
        <w:rPr>
          <w:szCs w:val="20"/>
        </w:rPr>
        <w:t>При установки современных терминалов БАВР, предназначенных для работы на подстанциях 0,4 кВ. Это обусловлено полным отсутствием каких-либо измерительных датчиков тока.</w:t>
      </w:r>
    </w:p>
    <w:p w14:paraId="103745A0" w14:textId="77777777" w:rsidR="00F15C5D" w:rsidRPr="00F15C5D" w:rsidRDefault="00F15C5D" w:rsidP="00F15C5D">
      <w:pPr>
        <w:pStyle w:val="a7"/>
        <w:numPr>
          <w:ilvl w:val="0"/>
          <w:numId w:val="28"/>
        </w:numPr>
        <w:spacing w:after="0" w:line="276" w:lineRule="auto"/>
        <w:ind w:left="567" w:hanging="283"/>
        <w:rPr>
          <w:szCs w:val="20"/>
        </w:rPr>
      </w:pPr>
      <w:r w:rsidRPr="00F15C5D">
        <w:rPr>
          <w:szCs w:val="20"/>
        </w:rPr>
        <w:t>При установке БАВР на современных подстанциях, выполненных на ячейках, осуществляющих полный перечень защит, и, следовательно, исключающих возможность подключения дополнительных цепей. Отметим, что в этом случае, дополнительно был разработан промежуточный преобразователь аналоговых сигналов, осуществляющий оцифровку и передачу токов и напряжений через SV (МЭК-61850).</w:t>
      </w:r>
    </w:p>
    <w:p w14:paraId="3376B503" w14:textId="77777777" w:rsidR="00F15C5D" w:rsidRPr="005A2600" w:rsidRDefault="00F15C5D" w:rsidP="00F834CB">
      <w:r w:rsidRPr="005A2600">
        <w:t xml:space="preserve">Во всех случаях был осуществлён комплекс пуско-наладочных работ, и с того времени устройства показали успешное функционирование не хуже классических устройств на базе ТТ. </w:t>
      </w:r>
      <w:r w:rsidRPr="00F93456">
        <w:t>Опытно-промышленные испытания завершены в конце 2023 года, подход рекомендован к внедрению</w:t>
      </w:r>
      <w:r>
        <w:t>.</w:t>
      </w:r>
    </w:p>
    <w:p w14:paraId="6C0AFC2B" w14:textId="2C144E8F" w:rsidR="00F15C5D" w:rsidRPr="005A2600" w:rsidRDefault="00C41D9B" w:rsidP="00F834CB">
      <w:r>
        <w:t xml:space="preserve">Далее </w:t>
      </w:r>
      <w:r w:rsidR="00F15C5D" w:rsidRPr="005A2600">
        <w:t>приведён пример осциллограммы срабатывания БАВР в сети 6 кВ с применением КР (</w:t>
      </w:r>
      <w:r>
        <w:fldChar w:fldCharType="begin"/>
      </w:r>
      <w:r>
        <w:instrText xml:space="preserve"> REF _Ref198926381 \h </w:instrText>
      </w:r>
      <w:r w:rsidR="00F834CB">
        <w:instrText xml:space="preserve"> \* MERGEFORMAT </w:instrText>
      </w:r>
      <w:r>
        <w:fldChar w:fldCharType="separate"/>
      </w:r>
      <w:r w:rsidR="00F16688">
        <w:t xml:space="preserve">Рисунок </w:t>
      </w:r>
      <w:r w:rsidR="00F16688">
        <w:rPr>
          <w:noProof/>
        </w:rPr>
        <w:t>2</w:t>
      </w:r>
      <w:r w:rsidR="00F16688">
        <w:t>.</w:t>
      </w:r>
      <w:r w:rsidR="00F16688">
        <w:rPr>
          <w:noProof/>
        </w:rPr>
        <w:t>13</w:t>
      </w:r>
      <w:r>
        <w:fldChar w:fldCharType="end"/>
      </w:r>
      <w:r>
        <w:t>.а</w:t>
      </w:r>
      <w:r w:rsidR="00F15C5D" w:rsidRPr="005A2600">
        <w:t>). Здесь ОЗЗ пере</w:t>
      </w:r>
      <w:r w:rsidR="00F15C5D">
        <w:t>шло</w:t>
      </w:r>
      <w:r w:rsidR="00F15C5D" w:rsidRPr="005A2600">
        <w:t xml:space="preserve"> в междуфазное КЗ</w:t>
      </w:r>
      <w:r w:rsidR="00F15C5D">
        <w:t xml:space="preserve"> (тока t</w:t>
      </w:r>
      <w:r w:rsidR="00F15C5D" w:rsidRPr="001E605D">
        <w:t>1</w:t>
      </w:r>
      <w:r w:rsidR="00F15C5D">
        <w:t>)</w:t>
      </w:r>
      <w:r w:rsidR="00F15C5D" w:rsidRPr="005A2600">
        <w:t>, и ввиду просадки линейных напряжений отработал БАВР</w:t>
      </w:r>
      <w:r w:rsidR="00F15C5D">
        <w:t xml:space="preserve"> (</w:t>
      </w:r>
      <w:r w:rsidR="00F15C5D" w:rsidRPr="007F39FE">
        <w:rPr>
          <w:highlight w:val="yellow"/>
        </w:rPr>
        <w:t>точка t2</w:t>
      </w:r>
      <w:r w:rsidR="00F15C5D">
        <w:t>)</w:t>
      </w:r>
      <w:r w:rsidR="00F15C5D" w:rsidRPr="005A2600">
        <w:t>. Время реакции пускового органа составило 6 мс</w:t>
      </w:r>
      <w:r w:rsidR="00F15C5D" w:rsidRPr="001E605D">
        <w:t xml:space="preserve"> (</w:t>
      </w:r>
      <w:r w:rsidR="00F15C5D" w:rsidRPr="007F39FE">
        <w:rPr>
          <w:highlight w:val="yellow"/>
        </w:rPr>
        <w:t>t1–&gt;t2</w:t>
      </w:r>
      <w:r w:rsidR="00F15C5D" w:rsidRPr="001E605D">
        <w:t>)</w:t>
      </w:r>
      <w:r w:rsidR="00F15C5D" w:rsidRPr="005A2600">
        <w:t>, а время возврата РНМ 4 мс. На второй секции наблюдается небольшой бросок тока, однако без апериодической составляющей</w:t>
      </w:r>
      <w:r w:rsidR="00F15C5D" w:rsidRPr="00C30EAF">
        <w:t>.</w:t>
      </w:r>
      <w:r w:rsidR="00F15C5D" w:rsidRPr="005A2600">
        <w:rPr>
          <w:color w:val="FF0000"/>
        </w:rPr>
        <w:t xml:space="preserve"> </w:t>
      </w:r>
      <w:r w:rsidR="00F15C5D" w:rsidRPr="005A2600">
        <w:t>Для примера приведено аналогичное срабатывание при развитии ОЗЗ для другого объекта (</w:t>
      </w:r>
      <w:r>
        <w:fldChar w:fldCharType="begin"/>
      </w:r>
      <w:r>
        <w:instrText xml:space="preserve"> REF _Ref198926381 \h </w:instrText>
      </w:r>
      <w:r>
        <w:fldChar w:fldCharType="separate"/>
      </w:r>
      <w:r w:rsidR="00F16688">
        <w:t xml:space="preserve">Рисунок </w:t>
      </w:r>
      <w:r w:rsidR="00F16688">
        <w:rPr>
          <w:noProof/>
        </w:rPr>
        <w:t>2</w:t>
      </w:r>
      <w:r w:rsidR="00F16688">
        <w:t>.</w:t>
      </w:r>
      <w:r w:rsidR="00F16688">
        <w:rPr>
          <w:noProof/>
        </w:rPr>
        <w:t>13</w:t>
      </w:r>
      <w:r>
        <w:fldChar w:fldCharType="end"/>
      </w:r>
      <w:r>
        <w:t>.б</w:t>
      </w:r>
      <w:r w:rsidR="00F15C5D" w:rsidRPr="005A2600">
        <w:t>) с классическими ТТ. Как можем видеть, при включении секционного выключателя наблюдается бросок тока с апериодической составляющей ввиду чего, происходит насыщение ТТ.</w:t>
      </w:r>
    </w:p>
    <w:tbl>
      <w:tblPr>
        <w:tblStyle w:val="a6"/>
        <w:tblW w:w="9351" w:type="dxa"/>
        <w:tblLook w:val="04A0" w:firstRow="1" w:lastRow="0" w:firstColumn="1" w:lastColumn="0" w:noHBand="0" w:noVBand="1"/>
      </w:tblPr>
      <w:tblGrid>
        <w:gridCol w:w="9728"/>
      </w:tblGrid>
      <w:tr w:rsidR="00C41D9B" w:rsidRPr="009A07A3" w14:paraId="3B62BBC6" w14:textId="77777777" w:rsidTr="00936CBA">
        <w:tc>
          <w:tcPr>
            <w:tcW w:w="9351" w:type="dxa"/>
          </w:tcPr>
          <w:tbl>
            <w:tblPr>
              <w:tblStyle w:val="a6"/>
              <w:tblW w:w="0" w:type="auto"/>
              <w:tblLook w:val="04A0" w:firstRow="1" w:lastRow="0" w:firstColumn="1" w:lastColumn="0" w:noHBand="0" w:noVBand="1"/>
            </w:tblPr>
            <w:tblGrid>
              <w:gridCol w:w="4751"/>
              <w:gridCol w:w="4751"/>
            </w:tblGrid>
            <w:tr w:rsidR="00C41D9B" w14:paraId="7BEF9A21" w14:textId="77777777" w:rsidTr="00C41D9B">
              <w:tc>
                <w:tcPr>
                  <w:tcW w:w="4562" w:type="dxa"/>
                </w:tcPr>
                <w:p w14:paraId="1B358C7D" w14:textId="07B4A9C0" w:rsidR="00C41D9B" w:rsidRDefault="00C41D9B" w:rsidP="00936CBA">
                  <w:pPr>
                    <w:pStyle w:val="af9"/>
                    <w:rPr>
                      <w:noProof/>
                    </w:rPr>
                  </w:pPr>
                  <w:commentRangeStart w:id="146"/>
                  <w:r>
                    <w:rPr>
                      <w:noProof/>
                    </w:rPr>
                    <w:drawing>
                      <wp:inline distT="0" distB="0" distL="0" distR="0" wp14:anchorId="38E0EB30" wp14:editId="35C62086">
                        <wp:extent cx="2880000" cy="2239682"/>
                        <wp:effectExtent l="0" t="0" r="0" b="8255"/>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80000" cy="2239682"/>
                                </a:xfrm>
                                <a:prstGeom prst="rect">
                                  <a:avLst/>
                                </a:prstGeom>
                                <a:noFill/>
                                <a:ln>
                                  <a:noFill/>
                                </a:ln>
                              </pic:spPr>
                            </pic:pic>
                          </a:graphicData>
                        </a:graphic>
                      </wp:inline>
                    </w:drawing>
                  </w:r>
                  <w:commentRangeEnd w:id="146"/>
                  <w:r>
                    <w:rPr>
                      <w:rStyle w:val="a8"/>
                      <w:rFonts w:eastAsia="SimSun" w:cs="Times New Roman"/>
                      <w:iCs w:val="0"/>
                      <w:lang w:val="en-US"/>
                    </w:rPr>
                    <w:commentReference w:id="146"/>
                  </w:r>
                </w:p>
              </w:tc>
              <w:tc>
                <w:tcPr>
                  <w:tcW w:w="4563" w:type="dxa"/>
                </w:tcPr>
                <w:p w14:paraId="705B5C44" w14:textId="07B4808C" w:rsidR="00C41D9B" w:rsidRDefault="00C41D9B" w:rsidP="00936CBA">
                  <w:pPr>
                    <w:pStyle w:val="af9"/>
                    <w:rPr>
                      <w:noProof/>
                    </w:rPr>
                  </w:pPr>
                  <w:commentRangeStart w:id="147"/>
                  <w:r>
                    <w:rPr>
                      <w:noProof/>
                    </w:rPr>
                    <w:drawing>
                      <wp:inline distT="0" distB="0" distL="0" distR="0" wp14:anchorId="32B438AD" wp14:editId="78EF03F5">
                        <wp:extent cx="2880000" cy="2241399"/>
                        <wp:effectExtent l="0" t="0" r="0" b="6985"/>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80000" cy="2241399"/>
                                </a:xfrm>
                                <a:prstGeom prst="rect">
                                  <a:avLst/>
                                </a:prstGeom>
                                <a:noFill/>
                                <a:ln>
                                  <a:noFill/>
                                </a:ln>
                              </pic:spPr>
                            </pic:pic>
                          </a:graphicData>
                        </a:graphic>
                      </wp:inline>
                    </w:drawing>
                  </w:r>
                  <w:commentRangeEnd w:id="147"/>
                  <w:r>
                    <w:rPr>
                      <w:rStyle w:val="a8"/>
                      <w:rFonts w:eastAsia="SimSun" w:cs="Times New Roman"/>
                      <w:iCs w:val="0"/>
                      <w:lang w:val="en-US"/>
                    </w:rPr>
                    <w:commentReference w:id="147"/>
                  </w:r>
                </w:p>
              </w:tc>
            </w:tr>
            <w:tr w:rsidR="00C41D9B" w14:paraId="0A30A849" w14:textId="77777777" w:rsidTr="00C41D9B">
              <w:tc>
                <w:tcPr>
                  <w:tcW w:w="4562" w:type="dxa"/>
                </w:tcPr>
                <w:p w14:paraId="31F8E6E4" w14:textId="40D6A30D" w:rsidR="00C41D9B" w:rsidRDefault="00C41D9B" w:rsidP="00936CBA">
                  <w:pPr>
                    <w:pStyle w:val="af9"/>
                    <w:rPr>
                      <w:noProof/>
                    </w:rPr>
                  </w:pPr>
                  <w:r>
                    <w:rPr>
                      <w:noProof/>
                    </w:rPr>
                    <w:t>а)</w:t>
                  </w:r>
                </w:p>
              </w:tc>
              <w:tc>
                <w:tcPr>
                  <w:tcW w:w="4563" w:type="dxa"/>
                </w:tcPr>
                <w:p w14:paraId="34BE78E5" w14:textId="1293880A" w:rsidR="00C41D9B" w:rsidRDefault="00C41D9B" w:rsidP="00936CBA">
                  <w:pPr>
                    <w:pStyle w:val="af9"/>
                    <w:rPr>
                      <w:noProof/>
                    </w:rPr>
                  </w:pPr>
                  <w:r>
                    <w:rPr>
                      <w:noProof/>
                    </w:rPr>
                    <w:t>б)</w:t>
                  </w:r>
                </w:p>
              </w:tc>
            </w:tr>
          </w:tbl>
          <w:p w14:paraId="3CA5B151" w14:textId="4F170027" w:rsidR="00C41D9B" w:rsidRDefault="00C41D9B" w:rsidP="00C41D9B">
            <w:pPr>
              <w:pStyle w:val="af9"/>
            </w:pPr>
            <w:bookmarkStart w:id="148" w:name="_Ref198926381"/>
            <w:r>
              <w:t xml:space="preserve">Рисунок </w:t>
            </w:r>
            <w:fldSimple w:instr=" STYLEREF 1 \s ">
              <w:r w:rsidR="00F16688">
                <w:rPr>
                  <w:noProof/>
                </w:rPr>
                <w:t>2</w:t>
              </w:r>
            </w:fldSimple>
            <w:r>
              <w:t>.</w:t>
            </w:r>
            <w:fldSimple w:instr=" SEQ Рисунок \* ARABIC \s 1 ">
              <w:r w:rsidR="00F16688">
                <w:rPr>
                  <w:noProof/>
                </w:rPr>
                <w:t>13</w:t>
              </w:r>
            </w:fldSimple>
            <w:bookmarkEnd w:id="148"/>
            <w:r>
              <w:t xml:space="preserve"> Срабатывание БАВР, t1 – начало аварии, t2 – момент срабатывания БАВР </w:t>
            </w:r>
            <w:r>
              <w:br/>
              <w:t>а) с применением КР б) с применением ТТ*.</w:t>
            </w:r>
          </w:p>
          <w:p w14:paraId="371BAA58" w14:textId="3B904612" w:rsidR="00C41D9B" w:rsidRPr="00C41D9B" w:rsidRDefault="00C41D9B" w:rsidP="00C41D9B">
            <w:pPr>
              <w:pStyle w:val="af9"/>
              <w:rPr>
                <w:i/>
              </w:rPr>
            </w:pPr>
            <w:r w:rsidRPr="00C41D9B">
              <w:rPr>
                <w:i/>
              </w:rPr>
              <w:t>*</w:t>
            </w:r>
            <w:r w:rsidRPr="00C41D9B">
              <w:rPr>
                <w:b/>
                <w:i/>
              </w:rPr>
              <w:t>Примечание</w:t>
            </w:r>
            <w:r w:rsidRPr="00C41D9B">
              <w:rPr>
                <w:i/>
              </w:rPr>
              <w:t>: классическое срабатывание приведено с другого объекта</w:t>
            </w:r>
          </w:p>
        </w:tc>
      </w:tr>
    </w:tbl>
    <w:p w14:paraId="6E0E0288" w14:textId="77777777" w:rsidR="00F15C5D" w:rsidRPr="005A2600" w:rsidRDefault="00F15C5D" w:rsidP="00F834CB">
      <w:r w:rsidRPr="005A2600">
        <w:t xml:space="preserve">Более того, весной 2024 года были внедрены и опробованы новые реализации БАВР с функциями управления устройств компенсации реактивной мощности (УКРМ), выполненные на батареях статических конденсаторов (БСК). Это позволяет судить о достаточности точности измерения корректного для управления реактивной мощностью. </w:t>
      </w:r>
    </w:p>
    <w:p w14:paraId="2A841312" w14:textId="67431B0C" w:rsidR="00F15C5D" w:rsidRPr="005A2600" w:rsidRDefault="00F15C5D" w:rsidP="00F834CB">
      <w:pPr>
        <w:rPr>
          <w:rFonts w:cs="Arial"/>
          <w:szCs w:val="18"/>
        </w:rPr>
      </w:pPr>
      <w:r w:rsidRPr="005A2600">
        <w:rPr>
          <w:rFonts w:cs="Arial"/>
          <w:szCs w:val="18"/>
        </w:rPr>
        <w:t xml:space="preserve">При включении ёмкостной нагрузки наблюдаются сильные броски (с 25А до 200А, </w:t>
      </w:r>
      <w:r w:rsidR="00C41D9B">
        <w:rPr>
          <w:rFonts w:cs="Arial"/>
          <w:color w:val="FF0000"/>
          <w:szCs w:val="18"/>
          <w:highlight w:val="yellow"/>
        </w:rPr>
        <w:fldChar w:fldCharType="begin"/>
      </w:r>
      <w:r w:rsidR="00C41D9B">
        <w:rPr>
          <w:rFonts w:cs="Arial"/>
          <w:szCs w:val="18"/>
        </w:rPr>
        <w:instrText xml:space="preserve"> REF _Ref198926570 \h </w:instrText>
      </w:r>
      <w:r w:rsidR="00F834CB">
        <w:rPr>
          <w:rFonts w:cs="Arial"/>
          <w:color w:val="FF0000"/>
          <w:szCs w:val="18"/>
          <w:highlight w:val="yellow"/>
        </w:rPr>
        <w:instrText xml:space="preserve"> \* MERGEFORMAT </w:instrText>
      </w:r>
      <w:r w:rsidR="00C41D9B">
        <w:rPr>
          <w:rFonts w:cs="Arial"/>
          <w:color w:val="FF0000"/>
          <w:szCs w:val="18"/>
          <w:highlight w:val="yellow"/>
        </w:rPr>
      </w:r>
      <w:r w:rsidR="00C41D9B">
        <w:rPr>
          <w:rFonts w:cs="Arial"/>
          <w:color w:val="FF0000"/>
          <w:szCs w:val="18"/>
          <w:highlight w:val="yellow"/>
        </w:rPr>
        <w:fldChar w:fldCharType="separate"/>
      </w:r>
      <w:r w:rsidR="00F16688">
        <w:t xml:space="preserve">Рисунок </w:t>
      </w:r>
      <w:r w:rsidR="00F16688">
        <w:rPr>
          <w:noProof/>
        </w:rPr>
        <w:t>2</w:t>
      </w:r>
      <w:r w:rsidR="00F16688">
        <w:t>.</w:t>
      </w:r>
      <w:r w:rsidR="00F16688">
        <w:rPr>
          <w:noProof/>
        </w:rPr>
        <w:t>14</w:t>
      </w:r>
      <w:r w:rsidR="00C41D9B">
        <w:rPr>
          <w:rFonts w:cs="Arial"/>
          <w:color w:val="FF0000"/>
          <w:szCs w:val="18"/>
          <w:highlight w:val="yellow"/>
        </w:rPr>
        <w:fldChar w:fldCharType="end"/>
      </w:r>
      <w:r w:rsidRPr="00771732">
        <w:rPr>
          <w:rFonts w:cs="Arial"/>
          <w:color w:val="FF0000"/>
          <w:szCs w:val="18"/>
          <w:highlight w:val="yellow"/>
        </w:rPr>
        <w:t>.</w:t>
      </w:r>
      <w:r w:rsidRPr="005A2600">
        <w:rPr>
          <w:rFonts w:cs="Arial"/>
          <w:color w:val="FF0000"/>
          <w:szCs w:val="18"/>
        </w:rPr>
        <w:t>а</w:t>
      </w:r>
      <w:r>
        <w:rPr>
          <w:rFonts w:cs="Arial"/>
          <w:color w:val="FF0000"/>
          <w:szCs w:val="18"/>
        </w:rPr>
        <w:t xml:space="preserve"> точка t</w:t>
      </w:r>
      <w:r w:rsidRPr="007F39FE">
        <w:rPr>
          <w:rFonts w:cs="Arial"/>
          <w:color w:val="FF0000"/>
          <w:szCs w:val="18"/>
        </w:rPr>
        <w:t>2</w:t>
      </w:r>
      <w:r w:rsidRPr="005A2600">
        <w:rPr>
          <w:rFonts w:cs="Arial"/>
          <w:szCs w:val="18"/>
        </w:rPr>
        <w:t xml:space="preserve">), которые обусловлены </w:t>
      </w:r>
      <w:r>
        <w:rPr>
          <w:rFonts w:cs="Arial"/>
          <w:szCs w:val="18"/>
        </w:rPr>
        <w:t>физикой процесса</w:t>
      </w:r>
      <w:r w:rsidRPr="005A2600">
        <w:rPr>
          <w:rFonts w:cs="Arial"/>
          <w:szCs w:val="18"/>
        </w:rPr>
        <w:t xml:space="preserve"> измерения сигнала. Данная особенность измерения сигналов в будущем при большей частоте дискретизации </w:t>
      </w:r>
      <w:r w:rsidRPr="005A2600">
        <w:rPr>
          <w:rFonts w:cs="Arial"/>
          <w:szCs w:val="18"/>
        </w:rPr>
        <w:lastRenderedPageBreak/>
        <w:t>сигналов может быть использована для более быстрого и точного реагирования на особые режимы.</w:t>
      </w:r>
    </w:p>
    <w:p w14:paraId="27DC502A" w14:textId="18F4E660" w:rsidR="00F15C5D" w:rsidRPr="005A2600" w:rsidRDefault="00F15C5D" w:rsidP="00F834CB">
      <w:pPr>
        <w:rPr>
          <w:rFonts w:cs="Arial"/>
          <w:szCs w:val="18"/>
        </w:rPr>
      </w:pPr>
      <w:r w:rsidRPr="005A2600">
        <w:rPr>
          <w:rFonts w:cs="Arial"/>
          <w:szCs w:val="18"/>
        </w:rPr>
        <w:t>При срабатывании функции восстановления нормального режима (ВНР</w:t>
      </w:r>
      <w:r>
        <w:rPr>
          <w:rFonts w:cs="Arial"/>
          <w:szCs w:val="18"/>
        </w:rPr>
        <w:t xml:space="preserve">) </w:t>
      </w:r>
      <w:r w:rsidRPr="005A2600">
        <w:rPr>
          <w:rFonts w:cs="Arial"/>
          <w:szCs w:val="18"/>
        </w:rPr>
        <w:t>во всех случаях наблюдались высокочастотные помехи в измерениях тока с КР (</w:t>
      </w:r>
      <w:r w:rsidR="00C41D9B">
        <w:rPr>
          <w:rFonts w:cs="Arial"/>
          <w:szCs w:val="18"/>
        </w:rPr>
        <w:fldChar w:fldCharType="begin"/>
      </w:r>
      <w:r w:rsidR="00C41D9B">
        <w:rPr>
          <w:rFonts w:cs="Arial"/>
          <w:szCs w:val="18"/>
        </w:rPr>
        <w:instrText xml:space="preserve"> REF _Ref198926570 \h </w:instrText>
      </w:r>
      <w:r w:rsidR="00C41D9B">
        <w:rPr>
          <w:rFonts w:cs="Arial"/>
          <w:szCs w:val="18"/>
        </w:rPr>
      </w:r>
      <w:r w:rsidR="00C41D9B">
        <w:rPr>
          <w:rFonts w:cs="Arial"/>
          <w:szCs w:val="18"/>
        </w:rPr>
        <w:fldChar w:fldCharType="separate"/>
      </w:r>
      <w:r w:rsidR="00F16688">
        <w:t xml:space="preserve">Рисунок </w:t>
      </w:r>
      <w:r w:rsidR="00F16688">
        <w:rPr>
          <w:noProof/>
        </w:rPr>
        <w:t>2</w:t>
      </w:r>
      <w:r w:rsidR="00F16688">
        <w:t>.</w:t>
      </w:r>
      <w:r w:rsidR="00F16688">
        <w:rPr>
          <w:noProof/>
        </w:rPr>
        <w:t>14</w:t>
      </w:r>
      <w:r w:rsidR="00C41D9B">
        <w:rPr>
          <w:rFonts w:cs="Arial"/>
          <w:szCs w:val="18"/>
        </w:rPr>
        <w:fldChar w:fldCharType="end"/>
      </w:r>
      <w:r w:rsidRPr="00771732">
        <w:rPr>
          <w:rFonts w:cs="Arial"/>
          <w:color w:val="FF0000"/>
          <w:szCs w:val="18"/>
          <w:highlight w:val="yellow"/>
        </w:rPr>
        <w:t>.б</w:t>
      </w:r>
      <w:r>
        <w:rPr>
          <w:rFonts w:cs="Arial"/>
          <w:color w:val="FF0000"/>
          <w:szCs w:val="18"/>
        </w:rPr>
        <w:t xml:space="preserve"> </w:t>
      </w:r>
      <w:r w:rsidRPr="007F39FE">
        <w:rPr>
          <w:highlight w:val="yellow"/>
        </w:rPr>
        <w:t>t1–&gt;t2</w:t>
      </w:r>
      <w:r w:rsidRPr="005A2600">
        <w:rPr>
          <w:rFonts w:cs="Arial"/>
          <w:szCs w:val="18"/>
        </w:rPr>
        <w:t>), данный аспект требует дополнительных исследований</w:t>
      </w:r>
      <w:r>
        <w:rPr>
          <w:rFonts w:cs="Arial"/>
          <w:szCs w:val="18"/>
        </w:rPr>
        <w:t xml:space="preserve"> в будущих работах</w:t>
      </w:r>
      <w:r w:rsidRPr="005A2600">
        <w:rPr>
          <w:rFonts w:cs="Arial"/>
          <w:szCs w:val="18"/>
        </w:rPr>
        <w:t>.</w:t>
      </w:r>
    </w:p>
    <w:tbl>
      <w:tblPr>
        <w:tblStyle w:val="a6"/>
        <w:tblW w:w="9351" w:type="dxa"/>
        <w:tblLook w:val="04A0" w:firstRow="1" w:lastRow="0" w:firstColumn="1" w:lastColumn="0" w:noHBand="0" w:noVBand="1"/>
      </w:tblPr>
      <w:tblGrid>
        <w:gridCol w:w="9728"/>
      </w:tblGrid>
      <w:tr w:rsidR="00C41D9B" w:rsidRPr="009A07A3" w14:paraId="40D81333" w14:textId="77777777" w:rsidTr="00936CBA">
        <w:tc>
          <w:tcPr>
            <w:tcW w:w="9351" w:type="dxa"/>
          </w:tcPr>
          <w:tbl>
            <w:tblPr>
              <w:tblStyle w:val="a6"/>
              <w:tblW w:w="0" w:type="auto"/>
              <w:tblLook w:val="04A0" w:firstRow="1" w:lastRow="0" w:firstColumn="1" w:lastColumn="0" w:noHBand="0" w:noVBand="1"/>
            </w:tblPr>
            <w:tblGrid>
              <w:gridCol w:w="4751"/>
              <w:gridCol w:w="4751"/>
            </w:tblGrid>
            <w:tr w:rsidR="00C41D9B" w14:paraId="66231C4D" w14:textId="77777777" w:rsidTr="00936CBA">
              <w:tc>
                <w:tcPr>
                  <w:tcW w:w="4562" w:type="dxa"/>
                </w:tcPr>
                <w:p w14:paraId="0AA35A42" w14:textId="3CA0B04B" w:rsidR="00C41D9B" w:rsidRDefault="00C41D9B" w:rsidP="00936CBA">
                  <w:pPr>
                    <w:pStyle w:val="af9"/>
                    <w:rPr>
                      <w:noProof/>
                    </w:rPr>
                  </w:pPr>
                  <w:commentRangeStart w:id="149"/>
                  <w:r>
                    <w:rPr>
                      <w:noProof/>
                    </w:rPr>
                    <w:drawing>
                      <wp:inline distT="0" distB="0" distL="0" distR="0" wp14:anchorId="7B97F46D" wp14:editId="4E366B94">
                        <wp:extent cx="2880000" cy="2243115"/>
                        <wp:effectExtent l="0" t="0" r="0" b="508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80000" cy="2243115"/>
                                </a:xfrm>
                                <a:prstGeom prst="rect">
                                  <a:avLst/>
                                </a:prstGeom>
                                <a:noFill/>
                                <a:ln>
                                  <a:noFill/>
                                </a:ln>
                              </pic:spPr>
                            </pic:pic>
                          </a:graphicData>
                        </a:graphic>
                      </wp:inline>
                    </w:drawing>
                  </w:r>
                  <w:commentRangeEnd w:id="149"/>
                  <w:r>
                    <w:rPr>
                      <w:rStyle w:val="a8"/>
                      <w:rFonts w:eastAsia="SimSun" w:cs="Times New Roman"/>
                      <w:iCs w:val="0"/>
                      <w:lang w:val="en-US"/>
                    </w:rPr>
                    <w:commentReference w:id="149"/>
                  </w:r>
                </w:p>
              </w:tc>
              <w:tc>
                <w:tcPr>
                  <w:tcW w:w="4563" w:type="dxa"/>
                </w:tcPr>
                <w:p w14:paraId="37CA476E" w14:textId="288D0EDB" w:rsidR="00C41D9B" w:rsidRDefault="00C41D9B" w:rsidP="00936CBA">
                  <w:pPr>
                    <w:pStyle w:val="af9"/>
                    <w:rPr>
                      <w:noProof/>
                    </w:rPr>
                  </w:pPr>
                  <w:r>
                    <w:rPr>
                      <w:noProof/>
                    </w:rPr>
                    <w:drawing>
                      <wp:inline distT="0" distB="0" distL="0" distR="0" wp14:anchorId="467FB855" wp14:editId="50707F7C">
                        <wp:extent cx="2880000" cy="2250554"/>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80000" cy="2250554"/>
                                </a:xfrm>
                                <a:prstGeom prst="rect">
                                  <a:avLst/>
                                </a:prstGeom>
                                <a:noFill/>
                                <a:ln>
                                  <a:noFill/>
                                </a:ln>
                              </pic:spPr>
                            </pic:pic>
                          </a:graphicData>
                        </a:graphic>
                      </wp:inline>
                    </w:drawing>
                  </w:r>
                </w:p>
              </w:tc>
            </w:tr>
            <w:tr w:rsidR="00C41D9B" w14:paraId="25913B84" w14:textId="77777777" w:rsidTr="00936CBA">
              <w:tc>
                <w:tcPr>
                  <w:tcW w:w="4562" w:type="dxa"/>
                </w:tcPr>
                <w:p w14:paraId="6C01B1E7" w14:textId="77777777" w:rsidR="00C41D9B" w:rsidRDefault="00C41D9B" w:rsidP="00936CBA">
                  <w:pPr>
                    <w:pStyle w:val="af9"/>
                    <w:rPr>
                      <w:noProof/>
                    </w:rPr>
                  </w:pPr>
                  <w:r>
                    <w:rPr>
                      <w:noProof/>
                    </w:rPr>
                    <w:t>а)</w:t>
                  </w:r>
                </w:p>
              </w:tc>
              <w:tc>
                <w:tcPr>
                  <w:tcW w:w="4563" w:type="dxa"/>
                </w:tcPr>
                <w:p w14:paraId="1812D565" w14:textId="77777777" w:rsidR="00C41D9B" w:rsidRDefault="00C41D9B" w:rsidP="00936CBA">
                  <w:pPr>
                    <w:pStyle w:val="af9"/>
                    <w:rPr>
                      <w:noProof/>
                    </w:rPr>
                  </w:pPr>
                  <w:r>
                    <w:rPr>
                      <w:noProof/>
                    </w:rPr>
                    <w:t>б)</w:t>
                  </w:r>
                </w:p>
              </w:tc>
            </w:tr>
          </w:tbl>
          <w:p w14:paraId="3802F7F2" w14:textId="2A2B5A49" w:rsidR="00C41D9B" w:rsidRDefault="00C41D9B" w:rsidP="00C41D9B">
            <w:pPr>
              <w:pStyle w:val="af9"/>
            </w:pPr>
            <w:bookmarkStart w:id="150" w:name="_Ref198926570"/>
            <w:r>
              <w:t xml:space="preserve">Рисунок </w:t>
            </w:r>
            <w:fldSimple w:instr=" STYLEREF 1 \s ">
              <w:r w:rsidR="00F16688">
                <w:rPr>
                  <w:noProof/>
                </w:rPr>
                <w:t>2</w:t>
              </w:r>
            </w:fldSimple>
            <w:r>
              <w:t>.</w:t>
            </w:r>
            <w:fldSimple w:instr=" SEQ Рисунок \* ARABIC \s 1 ">
              <w:r w:rsidR="00F16688">
                <w:rPr>
                  <w:noProof/>
                </w:rPr>
                <w:t>14</w:t>
              </w:r>
            </w:fldSimple>
            <w:bookmarkEnd w:id="150"/>
            <w:r>
              <w:t xml:space="preserve"> Осциллограммы терминала БАВР с применением КР:</w:t>
            </w:r>
          </w:p>
          <w:p w14:paraId="64EEE018" w14:textId="5BEBB6B3" w:rsidR="00C41D9B" w:rsidRDefault="00C41D9B" w:rsidP="00C41D9B">
            <w:pPr>
              <w:pStyle w:val="af9"/>
            </w:pPr>
            <w:r>
              <w:t>а) при коммутации УКРМ, t1 – подача команды включения, t2 – броски ёмкостного тока;</w:t>
            </w:r>
          </w:p>
          <w:p w14:paraId="069C9A4C" w14:textId="5BA00981" w:rsidR="00C41D9B" w:rsidRPr="00C41D9B" w:rsidRDefault="00C41D9B" w:rsidP="00C41D9B">
            <w:pPr>
              <w:pStyle w:val="af9"/>
              <w:rPr>
                <w:i/>
              </w:rPr>
            </w:pPr>
            <w:r>
              <w:t>б) при функционировании ВНР, t1 – включение в параллель, t2 – отключение параллели.</w:t>
            </w:r>
          </w:p>
        </w:tc>
      </w:tr>
    </w:tbl>
    <w:p w14:paraId="4EA1A022" w14:textId="620C3E8E" w:rsidR="00F15C5D" w:rsidRDefault="00F15C5D" w:rsidP="00F834CB">
      <w:pPr>
        <w:ind w:firstLine="708"/>
      </w:pPr>
      <w:r w:rsidRPr="005A2600">
        <w:rPr>
          <w:rFonts w:cs="Arial"/>
          <w:szCs w:val="18"/>
        </w:rPr>
        <w:t>В завершение отметим, что выходным сигналом КР является напряжение, амплитуда которого составляет «мВ», в следствии чего, при прокладке длинного соединяющего провода по кабель-каналам, даже с учётом его экранирования</w:t>
      </w:r>
      <w:r>
        <w:rPr>
          <w:rFonts w:cs="Arial"/>
          <w:szCs w:val="18"/>
        </w:rPr>
        <w:t>,</w:t>
      </w:r>
      <w:r w:rsidRPr="005A2600">
        <w:rPr>
          <w:rFonts w:cs="Arial"/>
          <w:szCs w:val="18"/>
        </w:rPr>
        <w:t xml:space="preserve"> могут наводиться различные шумы. В сетях 0,4 кВ, указанный эффект не столь существенен, и адекватная точность измерения обеспечивается уже при нескольких амперах – десятках ампер. Однако в сетях с более высоким напряжением, может оказывать более заметное влияние и требует дальнейшего исследования. Решением этой проблемы может выступать вариант измерений сигнала непосредственно в ячейке промежуточным преобразователем</w:t>
      </w:r>
      <w:r>
        <w:rPr>
          <w:rFonts w:cs="Arial"/>
          <w:szCs w:val="18"/>
        </w:rPr>
        <w:t xml:space="preserve"> с</w:t>
      </w:r>
      <w:r w:rsidRPr="005A2600">
        <w:rPr>
          <w:rFonts w:cs="Arial"/>
          <w:szCs w:val="18"/>
        </w:rPr>
        <w:t xml:space="preserve"> последующей передачей сигнала по цифровому каналу (SV поток по стандарту МЭК-61850).</w:t>
      </w:r>
    </w:p>
    <w:p w14:paraId="0805AF79" w14:textId="6A0C4B91" w:rsidR="00F15C5D" w:rsidRPr="00F15C5D" w:rsidRDefault="00F15C5D" w:rsidP="00FE6350">
      <w:pPr>
        <w:pStyle w:val="3"/>
        <w:spacing w:after="120"/>
        <w:ind w:firstLine="284"/>
        <w:rPr>
          <w:rFonts w:cs="Arial"/>
          <w:szCs w:val="18"/>
        </w:rPr>
      </w:pPr>
      <w:bookmarkStart w:id="151" w:name="_Toc201697677"/>
      <w:r>
        <w:t>Выводы о применении катушек Роговского для БАВР</w:t>
      </w:r>
      <w:bookmarkEnd w:id="151"/>
    </w:p>
    <w:p w14:paraId="365CF184" w14:textId="77777777" w:rsidR="00F15C5D" w:rsidRPr="00F834CB" w:rsidRDefault="00F15C5D" w:rsidP="00F834CB">
      <w:pPr>
        <w:ind w:firstLine="708"/>
        <w:rPr>
          <w:rFonts w:cs="Arial"/>
          <w:szCs w:val="18"/>
        </w:rPr>
      </w:pPr>
      <w:r w:rsidRPr="00F834CB">
        <w:rPr>
          <w:rFonts w:cs="Arial"/>
          <w:szCs w:val="18"/>
        </w:rPr>
        <w:t>Проведенное исследование продемонстрировало актуальность применения катушек Роговского (КР) в устройствах быстродействующего автоматического ввода резерва (БАВР). Основными достоинствами КР являются их более быстрый переход в установившийся режим, минимальное влияние апериодической составляющей, отсутствие насыщения, а также простота монтажа и интеграции в современные устройств.</w:t>
      </w:r>
    </w:p>
    <w:p w14:paraId="26AA3829" w14:textId="77777777" w:rsidR="00F15C5D" w:rsidRPr="00F834CB" w:rsidRDefault="00F15C5D" w:rsidP="00F834CB">
      <w:pPr>
        <w:ind w:firstLine="708"/>
        <w:rPr>
          <w:rFonts w:cs="Arial"/>
          <w:szCs w:val="18"/>
        </w:rPr>
      </w:pPr>
      <w:r w:rsidRPr="00F834CB">
        <w:rPr>
          <w:rFonts w:cs="Arial"/>
          <w:szCs w:val="18"/>
        </w:rPr>
        <w:t>Анализ динамических характеристик показал, что при расчёте первой гармоники (F1) время от начала переходного процесса до установившегося режима (1% и 1° для класса точности 5Р) для КР не превышает период промышленной частоты (20 мс). В то время как для ТТ, подверженных насыщению и большему влиянию апериодической составляющей, может быть значительно больше. Это обеспечивает более надежное и своевременное срабатывание БАВР, минимизируя последствия аварийных ситуаций.</w:t>
      </w:r>
    </w:p>
    <w:p w14:paraId="6B394340" w14:textId="77777777" w:rsidR="00F15C5D" w:rsidRPr="00F834CB" w:rsidRDefault="00F15C5D" w:rsidP="00F834CB">
      <w:pPr>
        <w:ind w:firstLine="708"/>
        <w:rPr>
          <w:rFonts w:cs="Arial"/>
          <w:szCs w:val="18"/>
        </w:rPr>
      </w:pPr>
      <w:r w:rsidRPr="00F834CB">
        <w:rPr>
          <w:rFonts w:cs="Arial"/>
          <w:szCs w:val="18"/>
        </w:rPr>
        <w:t>Преимущество КР в точности измерений проявляется при сложных аварийных режимах, таких как короткие замыкания с высокой апериодической составляющей или с большим уровнем тока, приводящем к насыщению ТТ. Исследование работы реле направления мощности (РНМ) подтвердило, что при использовании КР траектории вектора РНМ остаются стабильными, тогда как ТТ могут выдавать ложные срабатывания.</w:t>
      </w:r>
    </w:p>
    <w:p w14:paraId="0ED5DD99" w14:textId="77777777" w:rsidR="00F15C5D" w:rsidRPr="00F834CB" w:rsidRDefault="00F15C5D" w:rsidP="00F834CB">
      <w:pPr>
        <w:ind w:firstLine="708"/>
        <w:rPr>
          <w:rFonts w:cs="Arial"/>
          <w:szCs w:val="18"/>
        </w:rPr>
      </w:pPr>
      <w:r w:rsidRPr="00F834CB">
        <w:rPr>
          <w:rFonts w:cs="Arial"/>
          <w:szCs w:val="18"/>
        </w:rPr>
        <w:lastRenderedPageBreak/>
        <w:t>Практическое внедрение терминалов БАВР с использованием КР на подстанциях различного уровня напряжения (от 0,4 кВ до 35 кВ) подтвердило эффективность предложенного решения и надёжность функционирования в различных режимах.</w:t>
      </w:r>
    </w:p>
    <w:p w14:paraId="3DA2E710" w14:textId="77777777" w:rsidR="00F15C5D" w:rsidRPr="00F834CB" w:rsidRDefault="00F15C5D" w:rsidP="00F834CB">
      <w:pPr>
        <w:ind w:firstLine="708"/>
        <w:rPr>
          <w:rFonts w:cs="Arial"/>
          <w:szCs w:val="18"/>
        </w:rPr>
      </w:pPr>
      <w:r w:rsidRPr="00F834CB">
        <w:rPr>
          <w:rFonts w:cs="Arial"/>
          <w:szCs w:val="18"/>
        </w:rPr>
        <w:t>Следует отметить перспективу одновременного использования сигналов как от классических трансформаторов тока, так и от катушек Роговского. Гибридный подход, сочетающий точность измерений ТТ в нормальных режимах, с большей устойчивостью и отсутствием насыщения в переходных режима у КР, является перспективным направлением.</w:t>
      </w:r>
    </w:p>
    <w:p w14:paraId="048DDDF9" w14:textId="77777777" w:rsidR="00F834CB" w:rsidRDefault="00F15C5D" w:rsidP="00F834CB">
      <w:pPr>
        <w:ind w:firstLine="708"/>
        <w:rPr>
          <w:rFonts w:cs="Arial"/>
          <w:szCs w:val="18"/>
        </w:rPr>
      </w:pPr>
      <w:r w:rsidRPr="00F834CB">
        <w:rPr>
          <w:rFonts w:cs="Arial"/>
          <w:szCs w:val="18"/>
        </w:rPr>
        <w:t xml:space="preserve">Таким образом, использование катушек Роговского в качестве первичных преобразователей повышает надежность и эффективность релейной защиты и автоматики, обеспечивая стабильность электроснабжения промышленных </w:t>
      </w:r>
      <w:commentRangeStart w:id="152"/>
      <w:r w:rsidRPr="00F834CB">
        <w:rPr>
          <w:rFonts w:cs="Arial"/>
          <w:szCs w:val="18"/>
        </w:rPr>
        <w:t>объектов</w:t>
      </w:r>
      <w:commentRangeEnd w:id="152"/>
      <w:r w:rsidR="00F834CB">
        <w:rPr>
          <w:rStyle w:val="a8"/>
          <w:rFonts w:eastAsia="SimSun" w:cs="Times New Roman"/>
          <w:lang w:val="en-US"/>
        </w:rPr>
        <w:commentReference w:id="152"/>
      </w:r>
      <w:r w:rsidRPr="00F834CB">
        <w:rPr>
          <w:rFonts w:cs="Arial"/>
          <w:szCs w:val="18"/>
        </w:rPr>
        <w:t>.</w:t>
      </w:r>
    </w:p>
    <w:p w14:paraId="527A3C02" w14:textId="6190DCDB" w:rsidR="00F15C5D" w:rsidRDefault="0009684F" w:rsidP="0009684F">
      <w:pPr>
        <w:ind w:firstLine="708"/>
      </w:pPr>
      <w:r w:rsidRPr="0009684F">
        <w:t>Обеспечение точного и быстрого обнаружения аварийного режима и корректной работы измерительных органов, как это достигается с применением катушек Роговского, является первым и критически важным этапом функционирования систем автоматического ввода резерва. Однако, после успешного переключения на резервный источник питания, не менее значимой задачей становится безопасное и надежное восстановление нормальной схемы электроснабжения. Именно этому аспекту, а именно совершенствованию алгоритмов восстановления нормального режима (ВНР), посвящена следующая часть выводов, так как эффективность всего комплекса БАВР-ВНР определяется слаженной работой обеих его компонент.</w:t>
      </w:r>
    </w:p>
    <w:p w14:paraId="3B99F894" w14:textId="1CE2120C" w:rsidR="00F15C5D" w:rsidRDefault="00F15C5D" w:rsidP="00C871EA">
      <w:pPr>
        <w:ind w:firstLine="284"/>
      </w:pPr>
    </w:p>
    <w:p w14:paraId="27DB0664" w14:textId="1890EE5E" w:rsidR="00F15C5D" w:rsidRDefault="00F15C5D" w:rsidP="00C871EA">
      <w:pPr>
        <w:ind w:firstLine="284"/>
      </w:pPr>
    </w:p>
    <w:p w14:paraId="3FD01A79" w14:textId="77777777" w:rsidR="00C871EA" w:rsidRDefault="00C871EA" w:rsidP="003E4F8C">
      <w:pPr>
        <w:ind w:firstLine="284"/>
      </w:pPr>
    </w:p>
    <w:p w14:paraId="71113C01" w14:textId="77777777" w:rsidR="00A47426" w:rsidRPr="004F29B0" w:rsidRDefault="00A47426" w:rsidP="00A47426">
      <w:pPr>
        <w:spacing w:after="120" w:line="20" w:lineRule="atLeast"/>
        <w:rPr>
          <w:rFonts w:cs="Times New Roman"/>
          <w:b/>
          <w:bCs/>
          <w:highlight w:val="yellow"/>
        </w:rPr>
      </w:pPr>
      <w:r w:rsidRPr="004F29B0">
        <w:rPr>
          <w:rFonts w:cs="Times New Roman"/>
          <w:b/>
          <w:bCs/>
          <w:color w:val="FF0000"/>
          <w:spacing w:val="-4"/>
          <w:highlight w:val="yellow"/>
        </w:rPr>
        <w:t xml:space="preserve">На </w:t>
      </w:r>
      <w:commentRangeStart w:id="153"/>
      <w:r w:rsidRPr="004F29B0">
        <w:rPr>
          <w:rFonts w:cs="Times New Roman"/>
          <w:b/>
          <w:bCs/>
          <w:color w:val="FF0000"/>
          <w:spacing w:val="-4"/>
          <w:highlight w:val="yellow"/>
        </w:rPr>
        <w:t>подумать</w:t>
      </w:r>
      <w:commentRangeEnd w:id="153"/>
      <w:r w:rsidR="004F29B0">
        <w:rPr>
          <w:rStyle w:val="a8"/>
          <w:rFonts w:eastAsia="SimSun" w:cs="Times New Roman"/>
          <w:lang w:val="en-US"/>
        </w:rPr>
        <w:commentReference w:id="153"/>
      </w:r>
    </w:p>
    <w:p w14:paraId="38CAC7F7" w14:textId="6D96AF0D" w:rsidR="00FE6A89" w:rsidRPr="004F29B0" w:rsidRDefault="00FE6A89" w:rsidP="00D15BEF">
      <w:pPr>
        <w:spacing w:after="120" w:line="20" w:lineRule="atLeast"/>
        <w:rPr>
          <w:rFonts w:cs="Times New Roman"/>
          <w:highlight w:val="yellow"/>
        </w:rPr>
      </w:pPr>
      <w:r w:rsidRPr="004F29B0">
        <w:rPr>
          <w:rFonts w:cs="Times New Roman"/>
          <w:highlight w:val="yellow"/>
        </w:rPr>
        <w:t xml:space="preserve">У разных производителей устройств БАВР, орган определяющий направление протекания тока (РНМ) различается, поэтому разбор существующих базовых проблем до введения адаптаций, и современных работ будет произведён на основе устройств производства ООО «АПС». </w:t>
      </w:r>
      <w:r w:rsidR="007B5879" w:rsidRPr="004F29B0">
        <w:rPr>
          <w:rFonts w:cs="Times New Roman"/>
          <w:highlight w:val="yellow"/>
        </w:rPr>
        <w:t xml:space="preserve">Таким образом за «базовое исполнение РНМ» принимается </w:t>
      </w:r>
      <w:r w:rsidR="00A110C0" w:rsidRPr="004F29B0">
        <w:rPr>
          <w:rFonts w:cs="Times New Roman"/>
          <w:highlight w:val="yellow"/>
        </w:rPr>
        <w:t>логика,</w:t>
      </w:r>
      <w:r w:rsidR="007B5879" w:rsidRPr="004F29B0">
        <w:rPr>
          <w:rFonts w:cs="Times New Roman"/>
          <w:highlight w:val="yellow"/>
        </w:rPr>
        <w:t xml:space="preserve"> используемая в терминалах МИР производства ООО «АПС». </w:t>
      </w:r>
      <w:r w:rsidRPr="004F29B0">
        <w:rPr>
          <w:rFonts w:cs="Times New Roman"/>
          <w:highlight w:val="yellow"/>
        </w:rPr>
        <w:t>А сравнительный анализ и оценка влияния описанных проблем будет проведена в конце раздела.</w:t>
      </w:r>
    </w:p>
    <w:p w14:paraId="1DC71E59" w14:textId="3BE7281E" w:rsidR="00B42E2A" w:rsidRPr="004F29B0" w:rsidRDefault="00B42E2A" w:rsidP="00B42E2A">
      <w:pPr>
        <w:spacing w:after="120" w:line="20" w:lineRule="atLeast"/>
        <w:rPr>
          <w:rFonts w:cs="Times New Roman"/>
          <w:highlight w:val="yellow"/>
        </w:rPr>
      </w:pPr>
      <w:r w:rsidRPr="004F29B0">
        <w:rPr>
          <w:rFonts w:cs="Times New Roman"/>
          <w:highlight w:val="yellow"/>
        </w:rPr>
        <w:t>Здесь речь идёт только про РНМ, но в моих анализах достаточно много и про пуск по углу. И работа в целом про БАВР, а не только РНМ. Однако идеи, связанные с внутренней логикой, могут считать корпоративной тайной (пока что). Вероятно, сиё может быть освещено только с точки зрения активации каких-либо функций и наличия самого факта проблем. Собственно, как и описывалось про РНМ.</w:t>
      </w:r>
    </w:p>
    <w:p w14:paraId="2DFACBE9" w14:textId="4F945BB3" w:rsidR="005F0137" w:rsidRPr="004F29B0" w:rsidRDefault="005F0137" w:rsidP="00B42E2A">
      <w:pPr>
        <w:spacing w:after="120" w:line="20" w:lineRule="atLeast"/>
        <w:rPr>
          <w:rFonts w:cs="Times New Roman"/>
          <w:highlight w:val="yellow"/>
        </w:rPr>
      </w:pPr>
      <w:r w:rsidRPr="004F29B0">
        <w:rPr>
          <w:rFonts w:cs="Times New Roman"/>
          <w:highlight w:val="yellow"/>
        </w:rPr>
        <w:t>Пока что в данный разбор добавлять что либо, кроме РНМ не стал.</w:t>
      </w:r>
    </w:p>
    <w:p w14:paraId="7F15F491" w14:textId="77777777" w:rsidR="00A110C0" w:rsidRPr="004F29B0" w:rsidRDefault="00A110C0">
      <w:pPr>
        <w:rPr>
          <w:highlight w:val="yellow"/>
        </w:rPr>
      </w:pPr>
    </w:p>
    <w:p w14:paraId="393F6714" w14:textId="66F29FBA" w:rsidR="00A110C0" w:rsidRPr="004F29B0" w:rsidRDefault="00A110C0" w:rsidP="00A110C0">
      <w:pPr>
        <w:spacing w:after="120" w:line="20" w:lineRule="atLeast"/>
        <w:rPr>
          <w:rFonts w:cs="Times New Roman"/>
          <w:b/>
          <w:bCs/>
          <w:highlight w:val="yellow"/>
        </w:rPr>
      </w:pPr>
      <w:r w:rsidRPr="004F29B0">
        <w:rPr>
          <w:rFonts w:cs="Times New Roman"/>
          <w:b/>
          <w:bCs/>
          <w:color w:val="FF0000"/>
          <w:spacing w:val="-4"/>
          <w:highlight w:val="yellow"/>
        </w:rPr>
        <w:t>ИЗУЧИТЬ</w:t>
      </w:r>
    </w:p>
    <w:p w14:paraId="29583D96" w14:textId="1D50A617" w:rsidR="00A110C0" w:rsidRPr="000C3764" w:rsidRDefault="00A110C0" w:rsidP="004A56F7">
      <w:pPr>
        <w:ind w:firstLine="708"/>
      </w:pPr>
      <w:r w:rsidRPr="004F29B0">
        <w:rPr>
          <w:rFonts w:cs="Times New Roman"/>
          <w:highlight w:val="yellow"/>
        </w:rPr>
        <w:t xml:space="preserve">В </w:t>
      </w:r>
      <w:r w:rsidR="004A56F7" w:rsidRPr="004F29B0">
        <w:rPr>
          <w:rFonts w:cs="Times New Roman"/>
          <w:highlight w:val="yellow"/>
        </w:rPr>
        <w:t>локальной библиотеке имеется папка «Библиотека\Дисеры по адаптивным реле», требуется её изучить, очень вероятно, потом актуально будет делать ссылки на данный работы о том, что что-то по РНМ уже изучалось (если там РНМ)</w:t>
      </w:r>
    </w:p>
    <w:p w14:paraId="287AA7FC" w14:textId="0A071391" w:rsidR="0016457C" w:rsidRDefault="0016457C">
      <w:pPr>
        <w:spacing w:line="259" w:lineRule="auto"/>
        <w:ind w:firstLine="0"/>
        <w:jc w:val="left"/>
      </w:pPr>
      <w:r>
        <w:br w:type="page"/>
      </w:r>
    </w:p>
    <w:p w14:paraId="62370B00" w14:textId="670F995E" w:rsidR="00771732" w:rsidRPr="00980FD3" w:rsidRDefault="0016457C" w:rsidP="00771732">
      <w:pPr>
        <w:pStyle w:val="2"/>
      </w:pPr>
      <w:bookmarkStart w:id="154" w:name="_Ref200802825"/>
      <w:bookmarkStart w:id="155" w:name="_Toc201697678"/>
      <w:bookmarkStart w:id="156" w:name="_Hlk200801248"/>
      <w:r w:rsidRPr="00771732">
        <w:lastRenderedPageBreak/>
        <w:t xml:space="preserve">Совершенствование алгоритмов функционирования восстановления нормального </w:t>
      </w:r>
      <w:commentRangeStart w:id="157"/>
      <w:r w:rsidRPr="00771732">
        <w:t>режима</w:t>
      </w:r>
      <w:commentRangeStart w:id="158"/>
      <w:r w:rsidR="00771732" w:rsidRPr="00980FD3">
        <w:t xml:space="preserve"> </w:t>
      </w:r>
      <w:commentRangeEnd w:id="158"/>
      <w:r w:rsidR="00771732" w:rsidRPr="00980FD3">
        <w:rPr>
          <w:rStyle w:val="a8"/>
          <w:rFonts w:eastAsia="SimSun" w:cs="Times New Roman"/>
          <w:b w:val="0"/>
          <w:lang w:val="en-US"/>
        </w:rPr>
        <w:commentReference w:id="158"/>
      </w:r>
      <w:commentRangeEnd w:id="157"/>
      <w:r w:rsidR="002A7727">
        <w:rPr>
          <w:rStyle w:val="a8"/>
          <w:rFonts w:eastAsia="SimSun" w:cs="Times New Roman"/>
          <w:b w:val="0"/>
          <w:lang w:val="en-US"/>
        </w:rPr>
        <w:commentReference w:id="157"/>
      </w:r>
      <w:bookmarkEnd w:id="154"/>
      <w:bookmarkEnd w:id="155"/>
    </w:p>
    <w:bookmarkEnd w:id="156"/>
    <w:p w14:paraId="09F1AC6B" w14:textId="146E6B91" w:rsidR="0033600C" w:rsidRDefault="0033600C" w:rsidP="0033600C">
      <w:r>
        <w:t>С целью повышения надежности электроснабжения, сокращения времени перерыва питания потребителей и упрощения работы оперативного персонала [</w:t>
      </w:r>
      <w:r w:rsidR="002A7727">
        <w:fldChar w:fldCharType="begin"/>
      </w:r>
      <w:r w:rsidR="002A7727">
        <w:instrText xml:space="preserve"> REF _Ref200798337 \r \h </w:instrText>
      </w:r>
      <w:r w:rsidR="002A7727">
        <w:fldChar w:fldCharType="separate"/>
      </w:r>
      <w:r w:rsidR="00F16688">
        <w:t>40</w:t>
      </w:r>
      <w:r w:rsidR="002A7727">
        <w:fldChar w:fldCharType="end"/>
      </w:r>
      <w:r w:rsidR="002A7727">
        <w:t xml:space="preserve">, </w:t>
      </w:r>
      <w:r w:rsidR="002A7727">
        <w:fldChar w:fldCharType="begin"/>
      </w:r>
      <w:r w:rsidR="002A7727">
        <w:instrText xml:space="preserve"> REF _Ref200798346 \r \h </w:instrText>
      </w:r>
      <w:r w:rsidR="002A7727">
        <w:fldChar w:fldCharType="separate"/>
      </w:r>
      <w:r w:rsidR="00F16688">
        <w:t>41</w:t>
      </w:r>
      <w:r w:rsidR="002A7727">
        <w:fldChar w:fldCharType="end"/>
      </w:r>
      <w:r>
        <w:t>] на современных подстанциях предусматривается наличие нескольких независимых источников питания. Для автоматического переключения между ними применяются функции автоматического ввода резерва (АВР) и восстановления нормального режима (ВНР).</w:t>
      </w:r>
    </w:p>
    <w:p w14:paraId="17703BF2" w14:textId="73E32AE5" w:rsidR="0033600C" w:rsidRDefault="0033600C" w:rsidP="0033600C">
      <w:r>
        <w:t>Алгоритм АВР обеспечивает переключение питания секции шин, оказавшейся без питания (например, вследствие внешнего короткого замыкания с последующим отключением питающей линии электропередачи), на резервный источник питания, работа которого не была нарушена аварийным процессом</w:t>
      </w:r>
      <w:r w:rsidR="00B7038C">
        <w:t xml:space="preserve"> (</w:t>
      </w:r>
      <w:r w:rsidR="00B7038C">
        <w:fldChar w:fldCharType="begin"/>
      </w:r>
      <w:r w:rsidR="00B7038C">
        <w:instrText xml:space="preserve"> REF _Ref200799428 \h </w:instrText>
      </w:r>
      <w:r w:rsidR="00B7038C">
        <w:fldChar w:fldCharType="separate"/>
      </w:r>
      <w:r w:rsidR="00F16688">
        <w:t xml:space="preserve">Рисунок </w:t>
      </w:r>
      <w:r w:rsidR="00F16688">
        <w:rPr>
          <w:noProof/>
        </w:rPr>
        <w:t>2</w:t>
      </w:r>
      <w:r w:rsidR="00F16688">
        <w:t>.</w:t>
      </w:r>
      <w:r w:rsidR="00F16688">
        <w:rPr>
          <w:noProof/>
        </w:rPr>
        <w:t>15</w:t>
      </w:r>
      <w:r w:rsidR="00B7038C">
        <w:fldChar w:fldCharType="end"/>
      </w:r>
      <w:r w:rsidR="00B7038C">
        <w:t>.а)</w:t>
      </w:r>
      <w:r>
        <w:t>. Восстановление исходной (нормальной) схемы электроснабжения осуществляется либо вручную оперативным персоналом, либо автоматически посредством функции ВНР</w:t>
      </w:r>
      <w:r w:rsidR="00B7038C">
        <w:t xml:space="preserve"> (</w:t>
      </w:r>
      <w:r w:rsidR="00B7038C">
        <w:fldChar w:fldCharType="begin"/>
      </w:r>
      <w:r w:rsidR="00B7038C">
        <w:instrText xml:space="preserve"> REF _Ref200799428 \h </w:instrText>
      </w:r>
      <w:r w:rsidR="00B7038C">
        <w:fldChar w:fldCharType="separate"/>
      </w:r>
      <w:r w:rsidR="00F16688">
        <w:t xml:space="preserve">Рисунок </w:t>
      </w:r>
      <w:r w:rsidR="00F16688">
        <w:rPr>
          <w:noProof/>
        </w:rPr>
        <w:t>2</w:t>
      </w:r>
      <w:r w:rsidR="00F16688">
        <w:t>.</w:t>
      </w:r>
      <w:r w:rsidR="00F16688">
        <w:rPr>
          <w:noProof/>
        </w:rPr>
        <w:t>15</w:t>
      </w:r>
      <w:r w:rsidR="00B7038C">
        <w:fldChar w:fldCharType="end"/>
      </w:r>
      <w:r w:rsidR="00B7038C">
        <w:t>.б)</w:t>
      </w:r>
      <w:r>
        <w:t>.</w:t>
      </w:r>
    </w:p>
    <w:p w14:paraId="47B879CC" w14:textId="77777777" w:rsidR="0033600C" w:rsidRDefault="0033600C" w:rsidP="0033600C">
      <w:r>
        <w:t>Вследствие происходящего цифрового прогресса и возможности реализации сложных логических схем на микропроцессорных устройствах, были созданы быстродействующие АВР (БАВР). Данные устройства способные обеспечивать переключения на резервный источник питания за десятки миллисекунд, что критически важно для технологических процессов в ряде отраслей промышленности. Современные терминалы БАВР, как правило, реализуют и функцию ВНР.</w:t>
      </w:r>
    </w:p>
    <w:p w14:paraId="4C8D4258" w14:textId="6E18AEFD" w:rsidR="00771732" w:rsidRDefault="0033600C" w:rsidP="0033600C">
      <w:r>
        <w:t>За последние десятилетия на энергообъектах внедрено значительное количество терминалов БАВР различных производителей, реализующих и функцию ВНР. Алгоритмы функционирования данных устройств, включая процессы ликвидации аварийных режимов и последующего восстановления нормальной схемы, претерпели существенные изменения. Ряд таких усовершенствований функционирования ВНР рассматриваются в данной статье далее.</w:t>
      </w:r>
    </w:p>
    <w:tbl>
      <w:tblPr>
        <w:tblStyle w:val="a6"/>
        <w:tblW w:w="9351" w:type="dxa"/>
        <w:tblLook w:val="04A0" w:firstRow="1" w:lastRow="0" w:firstColumn="1" w:lastColumn="0" w:noHBand="0" w:noVBand="1"/>
      </w:tblPr>
      <w:tblGrid>
        <w:gridCol w:w="9351"/>
      </w:tblGrid>
      <w:tr w:rsidR="002A7727" w:rsidRPr="009A07A3" w14:paraId="48A841E1" w14:textId="77777777" w:rsidTr="000911BA">
        <w:tc>
          <w:tcPr>
            <w:tcW w:w="9351" w:type="dxa"/>
          </w:tcPr>
          <w:tbl>
            <w:tblPr>
              <w:tblStyle w:val="a6"/>
              <w:tblW w:w="5000" w:type="pct"/>
              <w:tblLook w:val="04A0" w:firstRow="1" w:lastRow="0" w:firstColumn="1" w:lastColumn="0" w:noHBand="0" w:noVBand="1"/>
            </w:tblPr>
            <w:tblGrid>
              <w:gridCol w:w="9125"/>
            </w:tblGrid>
            <w:tr w:rsidR="00B7038C" w14:paraId="08E871F2" w14:textId="77777777" w:rsidTr="00B7038C">
              <w:tc>
                <w:tcPr>
                  <w:tcW w:w="5000" w:type="pct"/>
                </w:tcPr>
                <w:p w14:paraId="22DA74F6" w14:textId="026CB2B4" w:rsidR="00B7038C" w:rsidRDefault="00B7038C" w:rsidP="000911BA">
                  <w:pPr>
                    <w:keepNext/>
                    <w:ind w:firstLine="0"/>
                    <w:jc w:val="center"/>
                    <w:rPr>
                      <w:noProof/>
                      <w:sz w:val="20"/>
                      <w:szCs w:val="20"/>
                      <w:lang w:eastAsia="ru-RU"/>
                    </w:rPr>
                  </w:pPr>
                  <w:r w:rsidRPr="002A7727">
                    <w:rPr>
                      <w:noProof/>
                      <w:sz w:val="20"/>
                    </w:rPr>
                    <w:lastRenderedPageBreak/>
                    <w:drawing>
                      <wp:inline distT="0" distB="0" distL="0" distR="0" wp14:anchorId="1F104F87" wp14:editId="4FC7A0FF">
                        <wp:extent cx="3990877" cy="2207118"/>
                        <wp:effectExtent l="0" t="0" r="0" b="3175"/>
                        <wp:docPr id="58" name="Рисунок 8">
                          <a:extLst xmlns:a="http://schemas.openxmlformats.org/drawingml/2006/main">
                            <a:ext uri="{FF2B5EF4-FFF2-40B4-BE49-F238E27FC236}">
                              <a16:creationId xmlns:a16="http://schemas.microsoft.com/office/drawing/2014/main" id="{E06B534A-2A31-4617-8C39-938B47018C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E06B534A-2A31-4617-8C39-938B47018C77}"/>
                                    </a:ext>
                                  </a:extLst>
                                </pic:cNvPr>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3990877" cy="2207118"/>
                                </a:xfrm>
                                <a:prstGeom prst="rect">
                                  <a:avLst/>
                                </a:prstGeom>
                              </pic:spPr>
                            </pic:pic>
                          </a:graphicData>
                        </a:graphic>
                      </wp:inline>
                    </w:drawing>
                  </w:r>
                </w:p>
              </w:tc>
            </w:tr>
            <w:tr w:rsidR="00B7038C" w14:paraId="062E2851" w14:textId="77777777" w:rsidTr="00B7038C">
              <w:tc>
                <w:tcPr>
                  <w:tcW w:w="5000" w:type="pct"/>
                </w:tcPr>
                <w:p w14:paraId="58680A9C" w14:textId="77777777" w:rsidR="00B7038C" w:rsidRDefault="00B7038C" w:rsidP="000911BA">
                  <w:pPr>
                    <w:keepNext/>
                    <w:ind w:firstLine="0"/>
                    <w:jc w:val="center"/>
                    <w:rPr>
                      <w:noProof/>
                      <w:sz w:val="20"/>
                      <w:szCs w:val="20"/>
                      <w:lang w:eastAsia="ru-RU"/>
                    </w:rPr>
                  </w:pPr>
                  <w:r>
                    <w:rPr>
                      <w:noProof/>
                      <w:sz w:val="20"/>
                      <w:szCs w:val="20"/>
                      <w:lang w:eastAsia="ru-RU"/>
                    </w:rPr>
                    <w:t>а)</w:t>
                  </w:r>
                </w:p>
              </w:tc>
            </w:tr>
            <w:tr w:rsidR="00B7038C" w14:paraId="720126D1" w14:textId="77777777" w:rsidTr="00B7038C">
              <w:tc>
                <w:tcPr>
                  <w:tcW w:w="5000" w:type="pct"/>
                </w:tcPr>
                <w:p w14:paraId="33CD7262" w14:textId="30D92874" w:rsidR="00B7038C" w:rsidRDefault="00B7038C" w:rsidP="000911BA">
                  <w:pPr>
                    <w:keepNext/>
                    <w:ind w:firstLine="0"/>
                    <w:jc w:val="center"/>
                    <w:rPr>
                      <w:noProof/>
                      <w:sz w:val="20"/>
                      <w:szCs w:val="20"/>
                      <w:lang w:eastAsia="ru-RU"/>
                    </w:rPr>
                  </w:pPr>
                  <w:r w:rsidRPr="002A7727">
                    <w:rPr>
                      <w:noProof/>
                      <w:sz w:val="16"/>
                    </w:rPr>
                    <w:drawing>
                      <wp:inline distT="0" distB="0" distL="0" distR="0" wp14:anchorId="15F1B5F9" wp14:editId="74DEBE09">
                        <wp:extent cx="4409733" cy="1894278"/>
                        <wp:effectExtent l="0" t="0" r="0" b="0"/>
                        <wp:docPr id="60" name="Рисунок 5">
                          <a:extLst xmlns:a="http://schemas.openxmlformats.org/drawingml/2006/main">
                            <a:ext uri="{FF2B5EF4-FFF2-40B4-BE49-F238E27FC236}">
                              <a16:creationId xmlns:a16="http://schemas.microsoft.com/office/drawing/2014/main" id="{0CCAD9F1-BCD6-4345-A492-DC72A80ACA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0CCAD9F1-BCD6-4345-A492-DC72A80ACA66}"/>
                                    </a:ext>
                                  </a:extLst>
                                </pic:cNvPr>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4409733" cy="1894278"/>
                                </a:xfrm>
                                <a:prstGeom prst="rect">
                                  <a:avLst/>
                                </a:prstGeom>
                              </pic:spPr>
                            </pic:pic>
                          </a:graphicData>
                        </a:graphic>
                      </wp:inline>
                    </w:drawing>
                  </w:r>
                </w:p>
              </w:tc>
            </w:tr>
            <w:tr w:rsidR="00B7038C" w14:paraId="4255B24C" w14:textId="77777777" w:rsidTr="00B7038C">
              <w:tc>
                <w:tcPr>
                  <w:tcW w:w="5000" w:type="pct"/>
                </w:tcPr>
                <w:p w14:paraId="313B02E8" w14:textId="33825F5B" w:rsidR="00B7038C" w:rsidRDefault="00B7038C" w:rsidP="000911BA">
                  <w:pPr>
                    <w:keepNext/>
                    <w:ind w:firstLine="0"/>
                    <w:jc w:val="center"/>
                    <w:rPr>
                      <w:noProof/>
                      <w:sz w:val="20"/>
                      <w:szCs w:val="20"/>
                      <w:lang w:eastAsia="ru-RU"/>
                    </w:rPr>
                  </w:pPr>
                  <w:r>
                    <w:rPr>
                      <w:noProof/>
                      <w:sz w:val="20"/>
                      <w:szCs w:val="20"/>
                      <w:lang w:eastAsia="ru-RU"/>
                    </w:rPr>
                    <w:t>б)</w:t>
                  </w:r>
                </w:p>
              </w:tc>
            </w:tr>
          </w:tbl>
          <w:p w14:paraId="4EF5D990" w14:textId="11104AEC" w:rsidR="002A7727" w:rsidRPr="00961142" w:rsidRDefault="002A7727" w:rsidP="00B7038C">
            <w:pPr>
              <w:pStyle w:val="af9"/>
            </w:pPr>
            <w:bookmarkStart w:id="159" w:name="_Ref200799428"/>
            <w:r>
              <w:t xml:space="preserve">Рисунок </w:t>
            </w:r>
            <w:fldSimple w:instr=" STYLEREF 1 \s ">
              <w:r w:rsidR="00F16688">
                <w:rPr>
                  <w:noProof/>
                </w:rPr>
                <w:t>2</w:t>
              </w:r>
            </w:fldSimple>
            <w:r>
              <w:t>.</w:t>
            </w:r>
            <w:fldSimple w:instr=" SEQ Рисунок \* ARABIC \s 1 ">
              <w:r w:rsidR="00F16688">
                <w:rPr>
                  <w:noProof/>
                </w:rPr>
                <w:t>15</w:t>
              </w:r>
            </w:fldSimple>
            <w:bookmarkEnd w:id="159"/>
            <w:r>
              <w:t xml:space="preserve"> </w:t>
            </w:r>
            <w:r w:rsidR="00B7038C">
              <w:t xml:space="preserve">Логика подачи команд автоматикой при возникновении аварии (АВР) и его последующего восстановления (ВНР) на примере первой секции: </w:t>
            </w:r>
            <w:r>
              <w:t xml:space="preserve">а) </w:t>
            </w:r>
            <w:r w:rsidR="00B7038C">
              <w:t>логика АВР</w:t>
            </w:r>
            <w:r>
              <w:t xml:space="preserve"> б) </w:t>
            </w:r>
            <w:r w:rsidR="00B7038C">
              <w:t>логика работы ВНР</w:t>
            </w:r>
          </w:p>
        </w:tc>
      </w:tr>
    </w:tbl>
    <w:p w14:paraId="186BDADB" w14:textId="7020B3B7" w:rsidR="002A7727" w:rsidRDefault="002A7727" w:rsidP="002A7727">
      <w:pPr>
        <w:ind w:firstLine="0"/>
      </w:pPr>
    </w:p>
    <w:p w14:paraId="46CCFD44" w14:textId="04906EFF" w:rsidR="0033600C" w:rsidRPr="00F15C5D" w:rsidRDefault="0033600C" w:rsidP="0033600C">
      <w:pPr>
        <w:pStyle w:val="3"/>
        <w:spacing w:after="120"/>
        <w:ind w:firstLine="284"/>
        <w:rPr>
          <w:rFonts w:cs="Arial"/>
          <w:szCs w:val="18"/>
        </w:rPr>
      </w:pPr>
      <w:bookmarkStart w:id="160" w:name="_Toc201697679"/>
      <w:r w:rsidRPr="0033600C">
        <w:t>Существующие требования к ВНР</w:t>
      </w:r>
      <w:bookmarkEnd w:id="160"/>
    </w:p>
    <w:p w14:paraId="27C68AA7" w14:textId="1D5B80EA" w:rsidR="0033600C" w:rsidRDefault="0033600C" w:rsidP="0033600C">
      <w:r>
        <w:t>Согласно требованиям нормативных документам [</w:t>
      </w:r>
      <w:r w:rsidR="002A7727">
        <w:fldChar w:fldCharType="begin"/>
      </w:r>
      <w:r w:rsidR="002A7727">
        <w:instrText xml:space="preserve"> REF _Ref200798590 \r \h </w:instrText>
      </w:r>
      <w:r w:rsidR="002A7727">
        <w:fldChar w:fldCharType="separate"/>
      </w:r>
      <w:r w:rsidR="00F16688">
        <w:t>42</w:t>
      </w:r>
      <w:r w:rsidR="002A7727">
        <w:fldChar w:fldCharType="end"/>
      </w:r>
      <w:r>
        <w:t>] устройства ВНР должны обеспечивать контроль восстановления напряжения, отсутствие пуска или срабатывания токовых защит на вводах, а также отстройку от трёхкратного автоматического повторного включения (АПВ) на линиях.</w:t>
      </w:r>
    </w:p>
    <w:p w14:paraId="1B44F2A5" w14:textId="78ABDDB9" w:rsidR="0033600C" w:rsidRDefault="0033600C" w:rsidP="0033600C">
      <w:r>
        <w:t>Однако перечисленных условий может быть недостаточно для предотвращения некорректных переключений ВНР в ряде сложных режимов, которые могут привести к аварийным ситуациям или недопустимым перегрузкам оборудования, вызывающим последующие отключения.</w:t>
      </w:r>
    </w:p>
    <w:p w14:paraId="0491D4B2" w14:textId="08D38CEF" w:rsidR="0033600C" w:rsidRPr="00F15C5D" w:rsidRDefault="0033600C" w:rsidP="0033600C">
      <w:pPr>
        <w:pStyle w:val="3"/>
        <w:spacing w:after="120"/>
        <w:ind w:firstLine="284"/>
        <w:rPr>
          <w:rFonts w:cs="Arial"/>
          <w:szCs w:val="18"/>
        </w:rPr>
      </w:pPr>
      <w:bookmarkStart w:id="161" w:name="_Toc201697680"/>
      <w:r w:rsidRPr="0033600C">
        <w:t>Последовательный и параллельный ВНР</w:t>
      </w:r>
      <w:bookmarkEnd w:id="161"/>
    </w:p>
    <w:p w14:paraId="766D60A4" w14:textId="53ADEF13" w:rsidR="0033600C" w:rsidRDefault="0033600C" w:rsidP="0033600C">
      <w:r w:rsidRPr="0033600C">
        <w:t>На многих промышленных предприятиях применяется алгоритм параллельного ВНР, предусматривающий кратковременную параллельную работу источников питания. Такой подход позволяет обеспечить непрерывность питания для нагрузки в процессе переключений, однако, в отличие от алгоритма последовательного ВНР, он несет в себе риски развития аварийных ситуаций при определенных условиях, рассмотренных далее.</w:t>
      </w:r>
    </w:p>
    <w:p w14:paraId="321E9DC4" w14:textId="25DB4001" w:rsidR="0033600C" w:rsidRPr="00F15C5D" w:rsidRDefault="0033600C" w:rsidP="0033600C">
      <w:pPr>
        <w:pStyle w:val="3"/>
        <w:spacing w:after="120"/>
        <w:ind w:firstLine="284"/>
        <w:rPr>
          <w:rFonts w:cs="Arial"/>
          <w:szCs w:val="18"/>
        </w:rPr>
      </w:pPr>
      <w:bookmarkStart w:id="162" w:name="_Toc201697681"/>
      <w:r w:rsidRPr="0033600C">
        <w:t>Блокировка по однофазным замыканиям на землю</w:t>
      </w:r>
      <w:bookmarkEnd w:id="162"/>
    </w:p>
    <w:p w14:paraId="3CB13CFC" w14:textId="1FD0BB2E" w:rsidR="0033600C" w:rsidRDefault="0033600C" w:rsidP="0033600C">
      <w:r w:rsidRPr="0033600C">
        <w:t>Одним из первых усовершенствований, внедренных многими производителями [</w:t>
      </w:r>
      <w:r w:rsidR="002A7727">
        <w:fldChar w:fldCharType="begin"/>
      </w:r>
      <w:r w:rsidR="002A7727">
        <w:instrText xml:space="preserve"> REF _Ref200798814 \r \h </w:instrText>
      </w:r>
      <w:r w:rsidR="002A7727">
        <w:fldChar w:fldCharType="separate"/>
      </w:r>
      <w:r w:rsidR="00F16688">
        <w:t>43</w:t>
      </w:r>
      <w:r w:rsidR="002A7727">
        <w:fldChar w:fldCharType="end"/>
      </w:r>
      <w:r w:rsidR="002A7727">
        <w:t>, </w:t>
      </w:r>
      <w:r w:rsidR="002A7727">
        <w:fldChar w:fldCharType="begin"/>
      </w:r>
      <w:r w:rsidR="002A7727">
        <w:instrText xml:space="preserve"> REF _Ref200798830 \r \h </w:instrText>
      </w:r>
      <w:r w:rsidR="002A7727">
        <w:fldChar w:fldCharType="separate"/>
      </w:r>
      <w:r w:rsidR="00F16688">
        <w:t>44</w:t>
      </w:r>
      <w:r w:rsidR="002A7727">
        <w:fldChar w:fldCharType="end"/>
      </w:r>
      <w:r w:rsidR="002A7727">
        <w:t>, </w:t>
      </w:r>
      <w:r w:rsidR="002A7727">
        <w:fldChar w:fldCharType="begin"/>
      </w:r>
      <w:r w:rsidR="002A7727">
        <w:instrText xml:space="preserve"> REF _Ref200798832 \r \h </w:instrText>
      </w:r>
      <w:r w:rsidR="002A7727">
        <w:fldChar w:fldCharType="separate"/>
      </w:r>
      <w:r w:rsidR="00F16688">
        <w:t>45</w:t>
      </w:r>
      <w:r w:rsidR="002A7727">
        <w:fldChar w:fldCharType="end"/>
      </w:r>
      <w:r w:rsidR="002A7727">
        <w:t>, </w:t>
      </w:r>
      <w:r w:rsidR="002A7727">
        <w:fldChar w:fldCharType="begin"/>
      </w:r>
      <w:r w:rsidR="002A7727">
        <w:instrText xml:space="preserve"> REF _Ref200798834 \r \h </w:instrText>
      </w:r>
      <w:r w:rsidR="002A7727">
        <w:fldChar w:fldCharType="separate"/>
      </w:r>
      <w:r w:rsidR="00F16688">
        <w:t>46</w:t>
      </w:r>
      <w:r w:rsidR="002A7727">
        <w:fldChar w:fldCharType="end"/>
      </w:r>
      <w:r w:rsidRPr="0033600C">
        <w:t>], стала блокировка ВНР при возникновении однофазных замыканий на землю (ОЗЗ). Применяются различные варианты реализации данной блокировки</w:t>
      </w:r>
    </w:p>
    <w:p w14:paraId="55F2C073" w14:textId="0693E647" w:rsidR="0033600C" w:rsidRDefault="0033600C" w:rsidP="0033600C">
      <w:pPr>
        <w:pStyle w:val="a7"/>
        <w:numPr>
          <w:ilvl w:val="0"/>
          <w:numId w:val="28"/>
        </w:numPr>
      </w:pPr>
      <w:r w:rsidRPr="0033600C">
        <w:lastRenderedPageBreak/>
        <w:t>Блокировка при наличии ОЗЗ на обеих секциях шин. Данный алгоритм предотвращает возникновение междуфазного короткого замыкания (КЗ) при включении на параллельную работу секций с ОЗЗ на разных фазах</w:t>
      </w:r>
      <w:r w:rsidR="002A7727">
        <w:t>.</w:t>
      </w:r>
    </w:p>
    <w:p w14:paraId="775D9E7C" w14:textId="77777777" w:rsidR="002A7727" w:rsidRPr="002A7727" w:rsidRDefault="002A7727" w:rsidP="002A7727">
      <w:pPr>
        <w:pStyle w:val="a7"/>
        <w:numPr>
          <w:ilvl w:val="0"/>
          <w:numId w:val="28"/>
        </w:numPr>
      </w:pPr>
      <w:r w:rsidRPr="002A7727">
        <w:t>Блокировка при наличии ОЗЗ на любой из секций шин. Этот вариант дополнительно снижает риск возникновения ОЗЗ на ранее неповрежденной секции или перерастания существующего ОЗЗ в более тяжелый вид повреждения (например, двойное замыкание на землю).</w:t>
      </w:r>
    </w:p>
    <w:p w14:paraId="686A7A7B" w14:textId="77777777" w:rsidR="002A7727" w:rsidRPr="002A7727" w:rsidRDefault="002A7727" w:rsidP="002A7727">
      <w:pPr>
        <w:rPr>
          <w:spacing w:val="-2"/>
          <w:sz w:val="16"/>
        </w:rPr>
      </w:pPr>
      <w:r w:rsidRPr="002A7727">
        <w:rPr>
          <w:spacing w:val="-2"/>
        </w:rPr>
        <w:t>Данная блокировка является стандартной для современных терминалов БАВР с функцией ВНР и позволяет предотвратить развитие очевидных аварийных режимов при ОЗЗ.</w:t>
      </w:r>
    </w:p>
    <w:p w14:paraId="28C05A3B" w14:textId="75259ACB" w:rsidR="002A7727" w:rsidRPr="00F15C5D" w:rsidRDefault="002A7727" w:rsidP="002A7727">
      <w:pPr>
        <w:pStyle w:val="3"/>
        <w:spacing w:after="120"/>
        <w:ind w:firstLine="284"/>
        <w:rPr>
          <w:rFonts w:cs="Arial"/>
          <w:szCs w:val="18"/>
        </w:rPr>
      </w:pPr>
      <w:bookmarkStart w:id="163" w:name="_Toc201697682"/>
      <w:r w:rsidRPr="002A7727">
        <w:t>Блокировка при превышении угла</w:t>
      </w:r>
      <w:bookmarkEnd w:id="163"/>
    </w:p>
    <w:p w14:paraId="3A79A941" w14:textId="77777777" w:rsidR="002A7727" w:rsidRDefault="002A7727" w:rsidP="002A7727">
      <w:r>
        <w:t>С целью ускорения срабатывания АВР (особенно при наличии мощной синхронной нагрузки, замедляющей снижение напряжения) в ряде терминалов БАВР, помимо контроля снижения напряжения, был внедрен пусковой орган по углу между векторами напряжений источников. Стандартные уставки срабатывания по углу для БАВР составляют 10-15°. Превышение этого значения обычно свидетельствует о наступлении аварийного режима.</w:t>
      </w:r>
    </w:p>
    <w:p w14:paraId="685F0391" w14:textId="66CC6E37" w:rsidR="002A7727" w:rsidRDefault="002A7727" w:rsidP="002A7727">
      <w:r>
        <w:t>Однако при проведении ремонтных работ, на ряде объектов угол между секциями может составлять 15-25°. Такое значение угла выходит за допустимые диапазоны, и даже применение адаптивных уставок доступных у некоторых производителей [</w:t>
      </w:r>
      <w:r w:rsidR="00B7038C">
        <w:fldChar w:fldCharType="begin"/>
      </w:r>
      <w:r w:rsidR="00B7038C">
        <w:instrText xml:space="preserve"> REF _Ref200798814 \r \h </w:instrText>
      </w:r>
      <w:r w:rsidR="00B7038C">
        <w:fldChar w:fldCharType="separate"/>
      </w:r>
      <w:r w:rsidR="00F16688">
        <w:t>43</w:t>
      </w:r>
      <w:r w:rsidR="00B7038C">
        <w:fldChar w:fldCharType="end"/>
      </w:r>
      <w:r>
        <w:t>] не всегда исключает ложное срабатывание БАВР в подобных режимах</w:t>
      </w:r>
      <w:r w:rsidR="00B7038C">
        <w:t xml:space="preserve"> (</w:t>
      </w:r>
      <w:r w:rsidR="00B7038C">
        <w:fldChar w:fldCharType="begin"/>
      </w:r>
      <w:r w:rsidR="00B7038C">
        <w:instrText xml:space="preserve"> REF _Ref200799806 \h </w:instrText>
      </w:r>
      <w:r w:rsidR="00B7038C">
        <w:fldChar w:fldCharType="separate"/>
      </w:r>
      <w:r w:rsidR="00F16688">
        <w:t xml:space="preserve">Рисунок </w:t>
      </w:r>
      <w:r w:rsidR="00F16688">
        <w:rPr>
          <w:noProof/>
        </w:rPr>
        <w:t>2</w:t>
      </w:r>
      <w:r w:rsidR="00F16688">
        <w:t>.</w:t>
      </w:r>
      <w:r w:rsidR="00F16688">
        <w:rPr>
          <w:noProof/>
        </w:rPr>
        <w:t>16</w:t>
      </w:r>
      <w:r w:rsidR="00B7038C">
        <w:fldChar w:fldCharType="end"/>
      </w:r>
      <w:r w:rsidR="00B7038C">
        <w:t>)</w:t>
      </w:r>
      <w:r>
        <w:t>.</w:t>
      </w:r>
    </w:p>
    <w:p w14:paraId="1E2D7B40" w14:textId="52308D21" w:rsidR="002A7727" w:rsidRDefault="002A7727" w:rsidP="002A7727">
      <w:r>
        <w:t>До внедрения дополнительных блокировок в таких ситуациях наблюдались циклические срабатывания АВР–ВНР. Это происходило потому, что напряжение на вводах по модулю оставалось в пределах нормы, и после отработки выдержки времени готовности ВНР происходило восстановление нормальной схемы, что приводило к повторному срабатыванию БАВР по углу. Эксплуатирующему персоналу приходилось временно выводить из работы функции АВР и ВНР на период таких режимов.</w:t>
      </w:r>
    </w:p>
    <w:p w14:paraId="2BA30188" w14:textId="25EA6B46" w:rsidR="002A7727" w:rsidRDefault="002A7727" w:rsidP="002A7727">
      <w:r w:rsidRPr="002A7727">
        <w:t>Для решения данной проблемы были внедрены следующие две блокировки ВНР:</w:t>
      </w:r>
    </w:p>
    <w:p w14:paraId="7C9A39B6" w14:textId="77777777" w:rsidR="002A7727" w:rsidRPr="002A7727" w:rsidRDefault="002A7727" w:rsidP="002A7727">
      <w:pPr>
        <w:pStyle w:val="a7"/>
        <w:numPr>
          <w:ilvl w:val="0"/>
          <w:numId w:val="28"/>
        </w:numPr>
      </w:pPr>
      <w:r w:rsidRPr="002A7727">
        <w:t>Блокировка ВНР по углу. Предотвращает срабатывание ВНР, если угол превышает заданное допустимое значение (значение должно быть меньше уставки пуска по углу).</w:t>
      </w:r>
    </w:p>
    <w:p w14:paraId="29F2C0BF" w14:textId="29D794FB" w:rsidR="00B7038C" w:rsidRDefault="002A7727" w:rsidP="00B7038C">
      <w:pPr>
        <w:pStyle w:val="a7"/>
        <w:numPr>
          <w:ilvl w:val="0"/>
          <w:numId w:val="28"/>
        </w:numPr>
      </w:pPr>
      <w:r w:rsidRPr="002A7727">
        <w:t>Блокировка ВНР по числу срабатываний за определенный интервал времени. Предотвращает циклические переключения после их наступления.</w:t>
      </w:r>
    </w:p>
    <w:tbl>
      <w:tblPr>
        <w:tblStyle w:val="a6"/>
        <w:tblW w:w="9351" w:type="dxa"/>
        <w:tblLook w:val="04A0" w:firstRow="1" w:lastRow="0" w:firstColumn="1" w:lastColumn="0" w:noHBand="0" w:noVBand="1"/>
      </w:tblPr>
      <w:tblGrid>
        <w:gridCol w:w="9576"/>
      </w:tblGrid>
      <w:tr w:rsidR="00B7038C" w:rsidRPr="009A07A3" w14:paraId="45B359CE" w14:textId="77777777" w:rsidTr="000911BA">
        <w:tc>
          <w:tcPr>
            <w:tcW w:w="9351" w:type="dxa"/>
          </w:tcPr>
          <w:p w14:paraId="554978FD" w14:textId="0CF338A1" w:rsidR="00B7038C" w:rsidRDefault="00B7038C" w:rsidP="000911BA">
            <w:pPr>
              <w:keepNext/>
              <w:ind w:firstLine="0"/>
              <w:jc w:val="center"/>
              <w:rPr>
                <w:sz w:val="20"/>
              </w:rPr>
            </w:pPr>
            <w:commentRangeStart w:id="164"/>
            <w:r w:rsidRPr="00B7038C">
              <w:rPr>
                <w:noProof/>
                <w:sz w:val="20"/>
              </w:rPr>
              <w:lastRenderedPageBreak/>
              <w:drawing>
                <wp:inline distT="0" distB="0" distL="0" distR="0" wp14:anchorId="69D0315B" wp14:editId="73026B17">
                  <wp:extent cx="5940425" cy="2677160"/>
                  <wp:effectExtent l="0" t="0" r="3175" b="8890"/>
                  <wp:docPr id="65" name="Рисунок 5">
                    <a:extLst xmlns:a="http://schemas.openxmlformats.org/drawingml/2006/main">
                      <a:ext uri="{FF2B5EF4-FFF2-40B4-BE49-F238E27FC236}">
                        <a16:creationId xmlns:a16="http://schemas.microsoft.com/office/drawing/2014/main" id="{B4D29F44-801A-4E1B-AAEC-94AC850D81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B4D29F44-801A-4E1B-AAEC-94AC850D81CF}"/>
                              </a:ext>
                            </a:extLst>
                          </pic:cNvPr>
                          <pic:cNvPicPr>
                            <a:picLocks noChangeAspect="1"/>
                          </pic:cNvPicPr>
                        </pic:nvPicPr>
                        <pic:blipFill>
                          <a:blip r:embed="rId96"/>
                          <a:stretch>
                            <a:fillRect/>
                          </a:stretch>
                        </pic:blipFill>
                        <pic:spPr>
                          <a:xfrm>
                            <a:off x="0" y="0"/>
                            <a:ext cx="5940425" cy="2677160"/>
                          </a:xfrm>
                          <a:prstGeom prst="rect">
                            <a:avLst/>
                          </a:prstGeom>
                        </pic:spPr>
                      </pic:pic>
                    </a:graphicData>
                  </a:graphic>
                </wp:inline>
              </w:drawing>
            </w:r>
            <w:commentRangeEnd w:id="164"/>
            <w:r>
              <w:rPr>
                <w:rStyle w:val="a8"/>
                <w:rFonts w:eastAsia="SimSun" w:cs="Times New Roman"/>
                <w:lang w:val="en-US"/>
              </w:rPr>
              <w:commentReference w:id="164"/>
            </w:r>
          </w:p>
          <w:p w14:paraId="7EB37599" w14:textId="068F90A6" w:rsidR="00B7038C" w:rsidRPr="00961142" w:rsidRDefault="00B7038C" w:rsidP="000911BA">
            <w:pPr>
              <w:pStyle w:val="af9"/>
            </w:pPr>
            <w:bookmarkStart w:id="165" w:name="_Ref200799806"/>
            <w:r>
              <w:t xml:space="preserve">Рисунок </w:t>
            </w:r>
            <w:fldSimple w:instr=" STYLEREF 1 \s ">
              <w:r w:rsidR="00F16688">
                <w:rPr>
                  <w:noProof/>
                </w:rPr>
                <w:t>2</w:t>
              </w:r>
            </w:fldSimple>
            <w:r>
              <w:t>.</w:t>
            </w:r>
            <w:fldSimple w:instr=" SEQ Рисунок \* ARABIC \s 1 ">
              <w:r w:rsidR="00F16688">
                <w:rPr>
                  <w:noProof/>
                </w:rPr>
                <w:t>16</w:t>
              </w:r>
            </w:fldSimple>
            <w:bookmarkEnd w:id="165"/>
            <w:r>
              <w:t xml:space="preserve"> Срабатывание БАВР по превышению угла при проведении ремонтных работ</w:t>
            </w:r>
            <w:r w:rsidRPr="000663BD">
              <w:t>.</w:t>
            </w:r>
          </w:p>
        </w:tc>
      </w:tr>
    </w:tbl>
    <w:p w14:paraId="202F652F" w14:textId="77777777" w:rsidR="00B7038C" w:rsidRPr="002A7727" w:rsidRDefault="00B7038C" w:rsidP="00B7038C"/>
    <w:p w14:paraId="21FDBFB8" w14:textId="0D41ED50" w:rsidR="002A7727" w:rsidRPr="00F15C5D" w:rsidRDefault="002A7727" w:rsidP="002A7727">
      <w:pPr>
        <w:pStyle w:val="3"/>
        <w:spacing w:after="120"/>
        <w:ind w:firstLine="284"/>
        <w:rPr>
          <w:rFonts w:cs="Arial"/>
          <w:szCs w:val="18"/>
        </w:rPr>
      </w:pPr>
      <w:bookmarkStart w:id="166" w:name="_Toc201697683"/>
      <w:r w:rsidRPr="002A7727">
        <w:t>Блокировка по частоте</w:t>
      </w:r>
      <w:bookmarkEnd w:id="166"/>
    </w:p>
    <w:p w14:paraId="582D4BFE" w14:textId="1C41D198" w:rsidR="002A7727" w:rsidRDefault="002A7727" w:rsidP="002A7727">
      <w:r>
        <w:t>Согласно ПУЭ [</w:t>
      </w:r>
      <w:r>
        <w:fldChar w:fldCharType="begin"/>
      </w:r>
      <w:r>
        <w:instrText xml:space="preserve"> REF _Ref200798975 \r \h </w:instrText>
      </w:r>
      <w:r>
        <w:fldChar w:fldCharType="separate"/>
      </w:r>
      <w:r w:rsidR="00F16688">
        <w:t>47</w:t>
      </w:r>
      <w:r>
        <w:fldChar w:fldCharType="end"/>
      </w:r>
      <w:r>
        <w:t>] потребители первой категории должны обеспечиваться минимум двумя независимыми источниками питания. Однако в ряде случаев, в качестве такого независимого источника выступает собственная станция, и следовательно – частота и угол между секциями могут не совпадать. И если синхронизма по углу можно добиться, то существенная разность по частотам приведёт к тому, что данного условия будет недостаточно, так как двигательная нагрузка обладает большой инерцией и не может мгновенно разогнаться до 50 Гц. Это приводит к большим уравнительным токам и недопустимым электромеханическим переходным процессам.</w:t>
      </w:r>
    </w:p>
    <w:p w14:paraId="5CC925D0" w14:textId="3A41AFF9" w:rsidR="002A7727" w:rsidRDefault="002A7727" w:rsidP="002A7727">
      <w:r>
        <w:t>Рассмотрим показательный случай несинхронного срабатывания ВНР, произошедший на одном из крупных промышленных предприятий с собственной генерацией. В результате внешнего короткого замыкания произошло отключение одной из питающих высоковольтных линий (ВЛ 220 кВ). Устройства БАВР на подстанциях предприятия отработали штатно, переведя питание части потребителей на резервные источники, включая шины собственной генерации.</w:t>
      </w:r>
    </w:p>
    <w:p w14:paraId="2BBC94E6" w14:textId="77777777" w:rsidR="002A7727" w:rsidRDefault="002A7727" w:rsidP="002A7727">
      <w:r>
        <w:t>Данное событие привело к изменению режима работы локальной энергосистемы: часть оборудования предприятия начала работать изолированно от внешней сети, что сопровождалось снижением частоты (в рассматриваемом случае до 49,2 Гц) и потерей синхронизма с энергосистемой.</w:t>
      </w:r>
    </w:p>
    <w:p w14:paraId="7CA90A73" w14:textId="00DE234B" w:rsidR="002A7727" w:rsidRDefault="002A7727" w:rsidP="002A7727">
      <w:r>
        <w:t>После восстановления напряжения на отключившейся ВЛ 220 кВ инициировалась работа автоматики ВНР на главной понизительной подстанции (ГПП) предприятия. В момент попытки параллельного включения основного и резервного источников (внешняя сеть и собственная генерация) угол между их напряжениями достигал значительной величины (порядка 1</w:t>
      </w:r>
      <w:r w:rsidR="00332DD1">
        <w:t>4</w:t>
      </w:r>
      <w:r>
        <w:t>0°), а частоты существенно различались. Это вызвало большие уравнительные токи (пиковое значение достигало 16,2 кА, действующее значение – до 9,7 кА).</w:t>
      </w:r>
      <w:r w:rsidR="00332DD1">
        <w:t xml:space="preserve"> Приведён пример одной из подстанций на которой бросок тока составил 7,5 кА (</w:t>
      </w:r>
      <w:r w:rsidR="00332DD1">
        <w:fldChar w:fldCharType="begin"/>
      </w:r>
      <w:r w:rsidR="00332DD1">
        <w:instrText xml:space="preserve"> REF _Ref200800168 \h </w:instrText>
      </w:r>
      <w:r w:rsidR="00332DD1">
        <w:fldChar w:fldCharType="separate"/>
      </w:r>
      <w:r w:rsidR="00F16688">
        <w:t xml:space="preserve">Рисунок </w:t>
      </w:r>
      <w:r w:rsidR="00F16688">
        <w:rPr>
          <w:noProof/>
        </w:rPr>
        <w:t>2</w:t>
      </w:r>
      <w:r w:rsidR="00F16688">
        <w:t>.</w:t>
      </w:r>
      <w:r w:rsidR="00F16688">
        <w:rPr>
          <w:noProof/>
        </w:rPr>
        <w:t>17</w:t>
      </w:r>
      <w:r w:rsidR="00332DD1">
        <w:fldChar w:fldCharType="end"/>
      </w:r>
      <w:r w:rsidR="00332DD1">
        <w:t>).</w:t>
      </w:r>
    </w:p>
    <w:tbl>
      <w:tblPr>
        <w:tblStyle w:val="a6"/>
        <w:tblW w:w="9351" w:type="dxa"/>
        <w:tblLook w:val="04A0" w:firstRow="1" w:lastRow="0" w:firstColumn="1" w:lastColumn="0" w:noHBand="0" w:noVBand="1"/>
      </w:tblPr>
      <w:tblGrid>
        <w:gridCol w:w="9576"/>
      </w:tblGrid>
      <w:tr w:rsidR="00332DD1" w:rsidRPr="009A07A3" w14:paraId="17EAF646" w14:textId="77777777" w:rsidTr="000911BA">
        <w:tc>
          <w:tcPr>
            <w:tcW w:w="9351" w:type="dxa"/>
          </w:tcPr>
          <w:p w14:paraId="2FAD72E8" w14:textId="2E3B3180" w:rsidR="00332DD1" w:rsidRDefault="00332DD1" w:rsidP="000911BA">
            <w:pPr>
              <w:keepNext/>
              <w:ind w:firstLine="0"/>
              <w:jc w:val="center"/>
              <w:rPr>
                <w:sz w:val="20"/>
              </w:rPr>
            </w:pPr>
            <w:r w:rsidRPr="00332DD1">
              <w:rPr>
                <w:noProof/>
                <w:sz w:val="20"/>
              </w:rPr>
              <w:lastRenderedPageBreak/>
              <w:drawing>
                <wp:inline distT="0" distB="0" distL="0" distR="0" wp14:anchorId="2FE6D7BD" wp14:editId="45EF3824">
                  <wp:extent cx="5940425" cy="2715260"/>
                  <wp:effectExtent l="0" t="0" r="3175" b="8890"/>
                  <wp:docPr id="68" name="Рисунок 5">
                    <a:extLst xmlns:a="http://schemas.openxmlformats.org/drawingml/2006/main">
                      <a:ext uri="{FF2B5EF4-FFF2-40B4-BE49-F238E27FC236}">
                        <a16:creationId xmlns:a16="http://schemas.microsoft.com/office/drawing/2014/main" id="{C77AD772-3A51-4FDD-B930-BF941E3465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C77AD772-3A51-4FDD-B930-BF941E346521}"/>
                              </a:ext>
                            </a:extLst>
                          </pic:cNvPr>
                          <pic:cNvPicPr>
                            <a:picLocks noChangeAspect="1"/>
                          </pic:cNvPicPr>
                        </pic:nvPicPr>
                        <pic:blipFill>
                          <a:blip r:embed="rId97"/>
                          <a:stretch>
                            <a:fillRect/>
                          </a:stretch>
                        </pic:blipFill>
                        <pic:spPr>
                          <a:xfrm>
                            <a:off x="0" y="0"/>
                            <a:ext cx="5940425" cy="2715260"/>
                          </a:xfrm>
                          <a:prstGeom prst="rect">
                            <a:avLst/>
                          </a:prstGeom>
                        </pic:spPr>
                      </pic:pic>
                    </a:graphicData>
                  </a:graphic>
                </wp:inline>
              </w:drawing>
            </w:r>
            <w:commentRangeStart w:id="167"/>
            <w:commentRangeEnd w:id="167"/>
            <w:r>
              <w:rPr>
                <w:rStyle w:val="a8"/>
                <w:rFonts w:eastAsia="SimSun" w:cs="Times New Roman"/>
                <w:lang w:val="en-US"/>
              </w:rPr>
              <w:commentReference w:id="167"/>
            </w:r>
          </w:p>
          <w:p w14:paraId="2C1E0D24" w14:textId="6C0B100E" w:rsidR="00332DD1" w:rsidRPr="00961142" w:rsidRDefault="00332DD1" w:rsidP="000911BA">
            <w:pPr>
              <w:pStyle w:val="af9"/>
            </w:pPr>
            <w:bookmarkStart w:id="168" w:name="_Ref200800168"/>
            <w:r>
              <w:t xml:space="preserve">Рисунок </w:t>
            </w:r>
            <w:fldSimple w:instr=" STYLEREF 1 \s ">
              <w:r w:rsidR="00F16688">
                <w:rPr>
                  <w:noProof/>
                </w:rPr>
                <w:t>2</w:t>
              </w:r>
            </w:fldSimple>
            <w:r>
              <w:t>.</w:t>
            </w:r>
            <w:fldSimple w:instr=" SEQ Рисунок \* ARABIC \s 1 ">
              <w:r w:rsidR="00F16688">
                <w:rPr>
                  <w:noProof/>
                </w:rPr>
                <w:t>17</w:t>
              </w:r>
            </w:fldSimple>
            <w:bookmarkEnd w:id="168"/>
            <w:r>
              <w:t xml:space="preserve"> Срабатывание ВНР без контроля угла и очерёдности функционирования</w:t>
            </w:r>
            <w:r w:rsidRPr="000663BD">
              <w:t>.</w:t>
            </w:r>
          </w:p>
        </w:tc>
      </w:tr>
    </w:tbl>
    <w:p w14:paraId="05FCFA17" w14:textId="26B8C651" w:rsidR="002A7727" w:rsidRDefault="002A7727" w:rsidP="002A7727">
      <w:r>
        <w:t>Возникшие сложные переходные процессы в электрической сети ГПП повлекли за собой излишнее срабатывание релейной защиты с последующим отключением второго силового трансформатора ГПП. Это привело к полному исчезновению напряжения на части распределительных устройств и аварийному останову подключенного к ним оборудования.</w:t>
      </w:r>
    </w:p>
    <w:p w14:paraId="3FA1C61E" w14:textId="6AC2D6AD" w:rsidR="002A7727" w:rsidRDefault="002A7727" w:rsidP="002A7727">
      <w:r w:rsidRPr="002A7727">
        <w:t>Предотвратить развитие описанной аварийной ситуации, приведшей к значительным технологическим нарушениям, могли бы следующие меры, реализуемые в ряде современных устройств:</w:t>
      </w:r>
    </w:p>
    <w:p w14:paraId="4FB288F5" w14:textId="1FEC311B" w:rsidR="002A7727" w:rsidRDefault="002A7727" w:rsidP="002A7727">
      <w:pPr>
        <w:pStyle w:val="a7"/>
        <w:numPr>
          <w:ilvl w:val="0"/>
          <w:numId w:val="28"/>
        </w:numPr>
      </w:pPr>
      <w:r w:rsidRPr="002A7727">
        <w:rPr>
          <w:b/>
          <w:bCs/>
        </w:rPr>
        <w:t>Блокировка по углу.</w:t>
      </w:r>
      <w:r w:rsidRPr="002A7727">
        <w:t xml:space="preserve"> Благодаря тому, что зона допустимого срабатывания равная 30° (например, при уставке пуска по углу 15°) проходится в данном событии приблизительно за 0,11 с, то выдержка на готовность ВНР равная 10 с не успела бы набраться и не позволила бы сработать функции ВНР</w:t>
      </w:r>
    </w:p>
    <w:p w14:paraId="2212EC28" w14:textId="77777777" w:rsidR="002A7727" w:rsidRPr="002A7727" w:rsidRDefault="002A7727" w:rsidP="002A7727">
      <w:pPr>
        <w:pStyle w:val="a7"/>
        <w:numPr>
          <w:ilvl w:val="0"/>
          <w:numId w:val="28"/>
        </w:numPr>
      </w:pPr>
      <w:r w:rsidRPr="002A7727">
        <w:rPr>
          <w:b/>
          <w:bCs/>
        </w:rPr>
        <w:t>Блокировка по разности частот.</w:t>
      </w:r>
      <w:r w:rsidRPr="002A7727">
        <w:t xml:space="preserve"> При отклонении частоты между секциями на значение больше допустимого, блокируется работа автоматики ВНР на длительное время.</w:t>
      </w:r>
    </w:p>
    <w:p w14:paraId="14E53259" w14:textId="77777777" w:rsidR="002A7727" w:rsidRPr="002A7727" w:rsidRDefault="002A7727" w:rsidP="002A7727">
      <w:pPr>
        <w:pStyle w:val="a7"/>
        <w:numPr>
          <w:ilvl w:val="0"/>
          <w:numId w:val="28"/>
        </w:numPr>
      </w:pPr>
      <w:r w:rsidRPr="002A7727">
        <w:rPr>
          <w:b/>
          <w:bCs/>
        </w:rPr>
        <w:t>Использование функции контроля синхронизма (ANSI 25).</w:t>
      </w:r>
      <w:r w:rsidRPr="002A7727">
        <w:t xml:space="preserve"> Применение полноценного алгоритма проверки условий синхронизма (нахождение модулей, частот и взаимного угла напряжений в допустимом диапазоне) перед выдачей команды на выключатели для параллельной работы в цикле ВНР.</w:t>
      </w:r>
    </w:p>
    <w:p w14:paraId="5FCF63A4" w14:textId="32BB6F11" w:rsidR="002A7727" w:rsidRPr="00F15C5D" w:rsidRDefault="002A7727" w:rsidP="002A7727">
      <w:pPr>
        <w:pStyle w:val="3"/>
        <w:spacing w:after="120"/>
        <w:ind w:firstLine="284"/>
        <w:rPr>
          <w:rFonts w:cs="Arial"/>
          <w:szCs w:val="18"/>
        </w:rPr>
      </w:pPr>
      <w:bookmarkStart w:id="169" w:name="_Toc201697684"/>
      <w:r w:rsidRPr="002A7727">
        <w:t>Уменьшение одновременного срабатывания ВНР</w:t>
      </w:r>
      <w:bookmarkEnd w:id="169"/>
    </w:p>
    <w:p w14:paraId="7BEF284C" w14:textId="77777777" w:rsidR="002A7727" w:rsidRDefault="002A7727" w:rsidP="002A7727">
      <w:r>
        <w:t>При наличии на одном объекте (например, крупном промышленном предприятии) множества терминалов БАВР возрастает вероятность их одновременного срабатывания, что может приводить к значительным суммарным броскам тока при восстановлении нормальной схемы.</w:t>
      </w:r>
    </w:p>
    <w:p w14:paraId="20E9D496" w14:textId="77777777" w:rsidR="002A7727" w:rsidRDefault="002A7727" w:rsidP="002A7727">
      <w:r>
        <w:t>Если при функционировании логики БАВР почти одновременная работа на разных присоединениях может быть обусловлена требованиями минимизации перерыва питания ответственных потребителей, то для функции ВНР синхронное срабатывание множества устройств не является необходимым и может быть нежелательным.</w:t>
      </w:r>
    </w:p>
    <w:p w14:paraId="458D4466" w14:textId="14449379" w:rsidR="002A7727" w:rsidRDefault="002A7727" w:rsidP="002A7727">
      <w:r>
        <w:t>В ситуации, подобной рассмотренной выше (отключение внешней питающей линии главной понизительной подстанции), срабатывание БАВР затрагивает значительное число присоединений на нижестоящих уровнях напряжения. После восстановления напряжения на основной питающей линии на всех задействованных устройствах запускается отсчет выдержки времени готовности ВНР</w:t>
      </w:r>
      <w:r w:rsidR="00332DD1">
        <w:t xml:space="preserve"> (</w:t>
      </w:r>
      <w:r w:rsidR="00332DD1">
        <w:fldChar w:fldCharType="begin"/>
      </w:r>
      <w:r w:rsidR="00332DD1">
        <w:instrText xml:space="preserve"> REF _Ref200800168 \h </w:instrText>
      </w:r>
      <w:r w:rsidR="00332DD1">
        <w:fldChar w:fldCharType="separate"/>
      </w:r>
      <w:r w:rsidR="00F16688">
        <w:t xml:space="preserve">Рисунок </w:t>
      </w:r>
      <w:r w:rsidR="00F16688">
        <w:rPr>
          <w:noProof/>
        </w:rPr>
        <w:t>2</w:t>
      </w:r>
      <w:r w:rsidR="00F16688">
        <w:t>.</w:t>
      </w:r>
      <w:r w:rsidR="00F16688">
        <w:rPr>
          <w:noProof/>
        </w:rPr>
        <w:t>17</w:t>
      </w:r>
      <w:r w:rsidR="00332DD1">
        <w:fldChar w:fldCharType="end"/>
      </w:r>
      <w:r w:rsidR="00332DD1">
        <w:t>)</w:t>
      </w:r>
      <w:r>
        <w:t xml:space="preserve">. Зачастую на объекте устанавливается </w:t>
      </w:r>
      <w:r>
        <w:lastRenderedPageBreak/>
        <w:t>единая стандартная выдержка времени (например, 10 с) и одинаковое время параллельной работы (например, 0,2 с). Это приводит к практически одновременному срабатыванию множества ВНР, суммированию токов параллельной работы и, как следствие, к значительным перетокам мощности между источниками. Такое переключение, особенно при наличии других неблагоприятных факторов (например, начального расхождения угла между источниками), может вызвать превышение допустимых токов коммутационной аппаратуры или глубокие просадки напряжения в сети предприятия.</w:t>
      </w:r>
    </w:p>
    <w:p w14:paraId="239D97AE" w14:textId="5785E8F3" w:rsidR="002A7727" w:rsidRDefault="002A7727" w:rsidP="002A7727">
      <w:r>
        <w:t>Для снижения негативного влияния одновременной работы ВНР рекомендуется в пределах одного энергообъекта применять селективность по времени срабатывания ВНР путем задания различных выдержек времени. Например, вместо единой уставки 10 с можно использовать диапазон уставок от 9 до 11 с (или шире, в зависимости от объекта) с шагом, равным или несколько превышающим время параллельной работы (например, 0,2-0,5 с), распределяя их между различными группами устройств ВНР на объекте. Это обеспечит разновременность переключений и снизит пиковые нагрузки на сеть и оборудование.</w:t>
      </w:r>
      <w:r w:rsidRPr="002A7727">
        <w:t>:</w:t>
      </w:r>
    </w:p>
    <w:p w14:paraId="69670A47" w14:textId="1FF4D451" w:rsidR="002A7727" w:rsidRPr="002A7727" w:rsidRDefault="002A7727" w:rsidP="002A7727">
      <w:pPr>
        <w:pStyle w:val="3"/>
      </w:pPr>
      <w:bookmarkStart w:id="170" w:name="_Toc201697685"/>
      <w:r>
        <w:t>Выводы о с</w:t>
      </w:r>
      <w:r w:rsidRPr="002A7727">
        <w:t>овершенствование алгоритмов функционирования восстановления нормального режима</w:t>
      </w:r>
      <w:bookmarkEnd w:id="170"/>
      <w:r w:rsidRPr="002A7727">
        <w:t xml:space="preserve"> </w:t>
      </w:r>
    </w:p>
    <w:p w14:paraId="6AA4A9F5" w14:textId="3E315ABD" w:rsidR="002A7727" w:rsidRDefault="002A7727" w:rsidP="002A7727">
      <w:r>
        <w:t>Представлены современные модернизации логики функционирования параллельного восстановления нормального режима для исключения включения на короткие замыкания и возникновения больших перетоков мощности, приводящих к аварийным отключениям, а также для уменьшения возникающих перегрузок во время переключений.</w:t>
      </w:r>
    </w:p>
    <w:p w14:paraId="2E57F254" w14:textId="45F9C8BD" w:rsidR="002A7727" w:rsidRDefault="002A7727" w:rsidP="002A7727">
      <w:r>
        <w:t>Рассмотрены актуальные усовершенствования алгоритмов функции параллельного ВНР, направленные на предотвращение некорректных срабатываний (в том числе включений на КЗ или несинхронную параллельную работу), способных вызвать значительные перетоки мощности и привести к аварийным отключениям. Внедрение блокировок по ОЗЗ, по углу между напряжениями источников, по разности частот, а также использование полноценного контроля синхронизма повышают надежность функционирования ВНР в сложных режимах. Кроме того, предложены способы снижения токовых нагрузок и перетоков мощности в процессе выполнения переключений ВНР за счет введения временной селективности между различными устройствами ВНР на одном объекте. Реализация описанных подходов позволяет повысить надежность электроснабжения потребителей и предотвратить развитие аварийных ситуаций, связанных с работой автоматики ВНР.</w:t>
      </w:r>
    </w:p>
    <w:p w14:paraId="58601628" w14:textId="6BE85EE4" w:rsidR="00F45457" w:rsidRPr="00DA10CC" w:rsidRDefault="001604CF" w:rsidP="00771732">
      <w:pPr>
        <w:ind w:firstLine="0"/>
        <w:rPr>
          <w:rFonts w:cs="Times New Roman"/>
          <w:szCs w:val="24"/>
        </w:rPr>
      </w:pPr>
      <w:r>
        <w:br w:type="page"/>
      </w:r>
    </w:p>
    <w:p w14:paraId="62262AE1" w14:textId="77777777" w:rsidR="00771732" w:rsidRDefault="00771732" w:rsidP="00771732">
      <w:pPr>
        <w:pStyle w:val="2"/>
      </w:pPr>
      <w:bookmarkStart w:id="171" w:name="_Toc201697686"/>
      <w:r>
        <w:lastRenderedPageBreak/>
        <w:t>Выводы</w:t>
      </w:r>
      <w:bookmarkEnd w:id="171"/>
    </w:p>
    <w:p w14:paraId="2C63E81E" w14:textId="77777777" w:rsidR="0009684F" w:rsidRPr="006206FC" w:rsidRDefault="0009684F" w:rsidP="006206FC">
      <w:commentRangeStart w:id="172"/>
      <w:r w:rsidRPr="006206FC">
        <w:t xml:space="preserve">Проведенные </w:t>
      </w:r>
      <w:commentRangeEnd w:id="172"/>
      <w:r w:rsidR="006206FC">
        <w:rPr>
          <w:rStyle w:val="a8"/>
          <w:rFonts w:eastAsia="SimSun" w:cs="Times New Roman"/>
          <w:lang w:val="en-US"/>
        </w:rPr>
        <w:commentReference w:id="172"/>
      </w:r>
      <w:r w:rsidRPr="006206FC">
        <w:t>в настоящей главе исследования и анализ современных подходов к модернизации устройств быстродействующего автоматического ввода резерва (БАВР) позволяют сделать следующие основные выводы:</w:t>
      </w:r>
    </w:p>
    <w:p w14:paraId="0FCC89E3" w14:textId="08BDB17E" w:rsidR="0009684F" w:rsidRPr="006206FC" w:rsidRDefault="0009684F" w:rsidP="006206FC">
      <w:pPr>
        <w:pStyle w:val="a7"/>
        <w:numPr>
          <w:ilvl w:val="0"/>
          <w:numId w:val="31"/>
        </w:numPr>
        <w:tabs>
          <w:tab w:val="clear" w:pos="720"/>
          <w:tab w:val="num" w:pos="360"/>
        </w:tabs>
        <w:ind w:left="0" w:firstLine="360"/>
      </w:pPr>
      <w:r w:rsidRPr="006206FC">
        <w:t>Применение катушек Роговского (КР) в качестве первичных преобразователей тока для реле направления мощности (РНМ) в устройствах БАВР является перспективным решением, позволяющим существенно улучшить динамические характеристики и надежность измерительных органов.</w:t>
      </w:r>
    </w:p>
    <w:p w14:paraId="704EDDC0" w14:textId="0BB03702" w:rsidR="006206FC" w:rsidRPr="006206FC" w:rsidRDefault="006206FC" w:rsidP="006206FC">
      <w:pPr>
        <w:pStyle w:val="a7"/>
        <w:numPr>
          <w:ilvl w:val="1"/>
          <w:numId w:val="31"/>
        </w:numPr>
        <w:tabs>
          <w:tab w:val="num" w:pos="709"/>
        </w:tabs>
        <w:ind w:left="709" w:hanging="283"/>
      </w:pPr>
      <w:r w:rsidRPr="006206FC">
        <w:t>Катушки Роговского обеспечивают более быстрый переход в установившийся режим измерения по сравнению с традиционными ТТ, особенно в условиях наличия значительной апериодической составляющей в токе короткого замыкания. Время установления первой гармоники для КР обычно не превышает периода промышленной частоты (20 мс для отечественных сетей).</w:t>
      </w:r>
    </w:p>
    <w:p w14:paraId="023AEBC6" w14:textId="1284FE2D" w:rsidR="006206FC" w:rsidRPr="006206FC" w:rsidRDefault="006206FC" w:rsidP="006206FC">
      <w:pPr>
        <w:pStyle w:val="a7"/>
        <w:numPr>
          <w:ilvl w:val="1"/>
          <w:numId w:val="31"/>
        </w:numPr>
        <w:tabs>
          <w:tab w:val="num" w:pos="709"/>
        </w:tabs>
        <w:ind w:left="709" w:hanging="283"/>
      </w:pPr>
      <w:r w:rsidRPr="006206FC">
        <w:t>Отсутствие ферромагнитного сердечника исключает проблему насыщения КР при больших токах, что критически важно для корректной работы защит в тяжелых аварийных режимах.</w:t>
      </w:r>
    </w:p>
    <w:p w14:paraId="1317C1B8" w14:textId="4E0A8B78" w:rsidR="006206FC" w:rsidRPr="006206FC" w:rsidRDefault="006206FC" w:rsidP="006206FC">
      <w:pPr>
        <w:pStyle w:val="a7"/>
        <w:numPr>
          <w:ilvl w:val="1"/>
          <w:numId w:val="31"/>
        </w:numPr>
        <w:tabs>
          <w:tab w:val="num" w:pos="709"/>
        </w:tabs>
        <w:ind w:left="709" w:hanging="283"/>
      </w:pPr>
      <w:r w:rsidRPr="006206FC">
        <w:t>Катушки Роговского менее подвержены влиянию апериодической составляющей, что повышает точность расчета первой гармоники и стабильность работы РНМ.</w:t>
      </w:r>
    </w:p>
    <w:p w14:paraId="05954899" w14:textId="793062AE" w:rsidR="006206FC" w:rsidRPr="006206FC" w:rsidRDefault="006206FC" w:rsidP="006206FC">
      <w:pPr>
        <w:pStyle w:val="a7"/>
        <w:numPr>
          <w:ilvl w:val="1"/>
          <w:numId w:val="31"/>
        </w:numPr>
        <w:tabs>
          <w:tab w:val="num" w:pos="709"/>
        </w:tabs>
        <w:ind w:left="709" w:hanging="283"/>
      </w:pPr>
      <w:r w:rsidRPr="006206FC">
        <w:t>Исследования влияния различных факторов, таких как параметры дискретизации, оконные функции БПФ и наличие высших гармоник, показали возможность достижения высокой точности измерений с КР при правильном выборе алгоритмов обработки сигнала.</w:t>
      </w:r>
    </w:p>
    <w:p w14:paraId="5046AFE3" w14:textId="50A2E36A" w:rsidR="006206FC" w:rsidRPr="006206FC" w:rsidRDefault="006206FC" w:rsidP="006206FC">
      <w:pPr>
        <w:pStyle w:val="a7"/>
        <w:numPr>
          <w:ilvl w:val="1"/>
          <w:numId w:val="31"/>
        </w:numPr>
        <w:tabs>
          <w:tab w:val="num" w:pos="709"/>
        </w:tabs>
        <w:ind w:left="709" w:hanging="283"/>
      </w:pPr>
      <w:r w:rsidRPr="006206FC">
        <w:t>Практическое внедрение терминалов БАВР с КР подтвердило их эффективность и надежность в реальных условиях эксплуатации. Перспективным является также гибридный подход, сочетающий сигналы от ТТ и КР для оптимизации работы защит в различных режимах.</w:t>
      </w:r>
    </w:p>
    <w:p w14:paraId="4279F5E8" w14:textId="77777777" w:rsidR="006206FC" w:rsidRPr="006206FC" w:rsidRDefault="0009684F" w:rsidP="006206FC">
      <w:pPr>
        <w:pStyle w:val="a7"/>
        <w:numPr>
          <w:ilvl w:val="0"/>
          <w:numId w:val="31"/>
        </w:numPr>
        <w:tabs>
          <w:tab w:val="clear" w:pos="720"/>
          <w:tab w:val="num" w:pos="360"/>
        </w:tabs>
        <w:ind w:left="0" w:firstLine="360"/>
      </w:pPr>
      <w:r w:rsidRPr="006206FC">
        <w:t>Совершенствование алгоритмов функционирования восстановления нормального режима (ВНР) является необходимым условием для обеспечения надежной работы БАВР в сложных и нештатных ситуациях.</w:t>
      </w:r>
    </w:p>
    <w:p w14:paraId="65F7D11C" w14:textId="77777777" w:rsidR="006206FC" w:rsidRPr="006206FC" w:rsidRDefault="0009684F" w:rsidP="006206FC">
      <w:pPr>
        <w:pStyle w:val="a7"/>
        <w:numPr>
          <w:ilvl w:val="1"/>
          <w:numId w:val="31"/>
        </w:numPr>
        <w:tabs>
          <w:tab w:val="num" w:pos="709"/>
        </w:tabs>
        <w:ind w:left="709" w:hanging="283"/>
      </w:pPr>
      <w:r w:rsidRPr="006206FC">
        <w:t>Внедрение блокировок ВНР при наличии однофазных замыканий на землю, при превышении допустимого угла между напряжениями источников, а также по разности частот позволяет предотвратить некорректные переключения, способные привести к развитию аварии (например, междуфазному КЗ при включении на ОЗЗ или к несинхронному включению).</w:t>
      </w:r>
    </w:p>
    <w:p w14:paraId="38A80C91" w14:textId="77777777" w:rsidR="006206FC" w:rsidRPr="006206FC" w:rsidRDefault="0009684F" w:rsidP="006206FC">
      <w:pPr>
        <w:pStyle w:val="a7"/>
        <w:numPr>
          <w:ilvl w:val="1"/>
          <w:numId w:val="31"/>
        </w:numPr>
        <w:tabs>
          <w:tab w:val="num" w:pos="709"/>
        </w:tabs>
        <w:ind w:left="709" w:hanging="283"/>
      </w:pPr>
      <w:r w:rsidRPr="006206FC">
        <w:t>Использование полноценного контроля синхронизма (ANSI 25) перед параллельным включением источников значительно повышает надежность ВНР, особенно в сетях с собственной генерацией или при работе с удаленными источниками.</w:t>
      </w:r>
    </w:p>
    <w:p w14:paraId="725AF74F" w14:textId="77777777" w:rsidR="006206FC" w:rsidRPr="006206FC" w:rsidRDefault="0009684F" w:rsidP="006206FC">
      <w:pPr>
        <w:pStyle w:val="a7"/>
        <w:numPr>
          <w:ilvl w:val="1"/>
          <w:numId w:val="31"/>
        </w:numPr>
        <w:tabs>
          <w:tab w:val="num" w:pos="709"/>
        </w:tabs>
        <w:ind w:left="709" w:hanging="283"/>
      </w:pPr>
      <w:r w:rsidRPr="006206FC">
        <w:t>Введение временной селективности при срабатывании нескольких устройств ВНР на одном энергообъекте позволяет снизить суммарные броски тока и перетоки мощности, предотвращая перегрузку оборудования и возможные каскадные отключения.</w:t>
      </w:r>
    </w:p>
    <w:p w14:paraId="6A42842F" w14:textId="49DB04FB" w:rsidR="0009684F" w:rsidRPr="006206FC" w:rsidRDefault="0009684F" w:rsidP="006206FC">
      <w:pPr>
        <w:pStyle w:val="a7"/>
        <w:numPr>
          <w:ilvl w:val="1"/>
          <w:numId w:val="31"/>
        </w:numPr>
        <w:tabs>
          <w:tab w:val="num" w:pos="709"/>
        </w:tabs>
        <w:ind w:left="709" w:hanging="283"/>
      </w:pPr>
      <w:r w:rsidRPr="006206FC">
        <w:t>Предложенные модернизации алгоритмов ВНР способствуют минимизации рисков ложных или излишних срабатываний автоматики, повышая общую устойчивость электроснабжения.</w:t>
      </w:r>
    </w:p>
    <w:p w14:paraId="37227E57" w14:textId="77777777" w:rsidR="006206FC" w:rsidRDefault="006206FC" w:rsidP="006206FC">
      <w:r w:rsidRPr="006206FC">
        <w:t>Внедрение рассмотренных решений в практику проектирования и эксплуатации систем РЗА способствует повышению стабильности электроснабжения промышленных предприятий и других ответственных потребителей, минимизируя экономический ущерб от перерывов в питании.</w:t>
      </w:r>
      <w:r>
        <w:t xml:space="preserve"> </w:t>
      </w:r>
    </w:p>
    <w:p w14:paraId="68A42ECA" w14:textId="77777777" w:rsidR="006206FC" w:rsidRDefault="0009684F" w:rsidP="006206FC">
      <w:r w:rsidRPr="006206FC">
        <w:lastRenderedPageBreak/>
        <w:t xml:space="preserve">Комплексное рассмотрение вопросов применения современных измерительных технологий на базе катушек Роговского и усовершенствованных алгоритмов восстановления нормального режима показывает, что повышение общей надежности и эффективности функционирования БАВР достигается как за счет улучшения качества получаемой измерительной информации, так и за счет более </w:t>
      </w:r>
      <w:r w:rsidR="006206FC" w:rsidRPr="006206FC">
        <w:t>продуманной</w:t>
      </w:r>
      <w:r w:rsidRPr="006206FC">
        <w:t xml:space="preserve"> </w:t>
      </w:r>
      <w:r w:rsidR="006206FC">
        <w:t xml:space="preserve">и современной </w:t>
      </w:r>
      <w:r w:rsidRPr="006206FC">
        <w:t>логики</w:t>
      </w:r>
      <w:r w:rsidR="006206FC" w:rsidRPr="006206FC">
        <w:t xml:space="preserve"> функционирования данной автоматики</w:t>
      </w:r>
      <w:r w:rsidR="006206FC">
        <w:t xml:space="preserve">. </w:t>
      </w:r>
    </w:p>
    <w:p w14:paraId="26479269" w14:textId="155F2E56" w:rsidR="004F29B0" w:rsidRDefault="004F29B0" w:rsidP="006206FC">
      <w:pPr>
        <w:rPr>
          <w:highlight w:val="yellow"/>
        </w:rPr>
      </w:pPr>
      <w:bookmarkStart w:id="173" w:name="_Hlk200804590"/>
      <w:r w:rsidRPr="004F29B0">
        <w:rPr>
          <w:highlight w:val="yellow"/>
        </w:rPr>
        <w:t xml:space="preserve">Данным </w:t>
      </w:r>
      <w:commentRangeStart w:id="174"/>
      <w:r w:rsidRPr="004F29B0">
        <w:rPr>
          <w:highlight w:val="yellow"/>
        </w:rPr>
        <w:t>модернизациям</w:t>
      </w:r>
      <w:commentRangeEnd w:id="174"/>
      <w:r>
        <w:rPr>
          <w:rStyle w:val="a8"/>
          <w:rFonts w:eastAsia="SimSun" w:cs="Times New Roman"/>
          <w:lang w:val="en-US"/>
        </w:rPr>
        <w:commentReference w:id="174"/>
      </w:r>
      <w:r w:rsidRPr="004F29B0">
        <w:rPr>
          <w:highlight w:val="yellow"/>
        </w:rPr>
        <w:t>,</w:t>
      </w:r>
      <w:r w:rsidR="006206FC" w:rsidRPr="004F29B0">
        <w:rPr>
          <w:highlight w:val="yellow"/>
        </w:rPr>
        <w:t xml:space="preserve"> основанным на </w:t>
      </w:r>
      <w:r w:rsidRPr="004F29B0">
        <w:rPr>
          <w:highlight w:val="yellow"/>
        </w:rPr>
        <w:t>современных</w:t>
      </w:r>
      <w:r w:rsidR="006206FC" w:rsidRPr="004F29B0">
        <w:rPr>
          <w:highlight w:val="yellow"/>
        </w:rPr>
        <w:t xml:space="preserve"> подходах обработки </w:t>
      </w:r>
      <w:r w:rsidRPr="004F29B0">
        <w:rPr>
          <w:highlight w:val="yellow"/>
        </w:rPr>
        <w:t xml:space="preserve">и анализа больших данных </w:t>
      </w:r>
      <w:r w:rsidR="006206FC" w:rsidRPr="004F29B0">
        <w:rPr>
          <w:highlight w:val="yellow"/>
        </w:rPr>
        <w:t>будут посвящены следующие главы</w:t>
      </w:r>
      <w:r w:rsidRPr="004F29B0">
        <w:rPr>
          <w:highlight w:val="yellow"/>
        </w:rPr>
        <w:t>. В них будет описан весь процесс сбора и подготовки данных (</w:t>
      </w:r>
      <w:r w:rsidRPr="004F29B0">
        <w:rPr>
          <w:b/>
          <w:bCs/>
          <w:color w:val="FF0000"/>
          <w:highlight w:val="yellow"/>
        </w:rPr>
        <w:t>глава ХХ</w:t>
      </w:r>
      <w:r w:rsidRPr="004F29B0">
        <w:rPr>
          <w:highlight w:val="yellow"/>
        </w:rPr>
        <w:t>)</w:t>
      </w:r>
      <w:r w:rsidR="00F32649">
        <w:rPr>
          <w:highlight w:val="yellow"/>
        </w:rPr>
        <w:t>. П</w:t>
      </w:r>
      <w:r>
        <w:rPr>
          <w:highlight w:val="yellow"/>
        </w:rPr>
        <w:t>редложены варианты статистического анализа реальных осциллограмм для выявления</w:t>
      </w:r>
      <w:r w:rsidR="00F32649">
        <w:rPr>
          <w:highlight w:val="yellow"/>
        </w:rPr>
        <w:t xml:space="preserve"> и проверки</w:t>
      </w:r>
      <w:r>
        <w:rPr>
          <w:highlight w:val="yellow"/>
        </w:rPr>
        <w:t xml:space="preserve"> различных теорий (</w:t>
      </w:r>
      <w:r w:rsidRPr="004F29B0">
        <w:rPr>
          <w:b/>
          <w:bCs/>
          <w:color w:val="FF0000"/>
          <w:highlight w:val="yellow"/>
        </w:rPr>
        <w:t>раздел глав ХХХ</w:t>
      </w:r>
      <w:r>
        <w:rPr>
          <w:highlight w:val="yellow"/>
        </w:rPr>
        <w:t>)</w:t>
      </w:r>
      <w:r w:rsidR="00F32649">
        <w:rPr>
          <w:highlight w:val="yellow"/>
        </w:rPr>
        <w:t>. И наконец, рассмотрены варианты применения нейронных сетей для модернизации алгоритмов БАВР (</w:t>
      </w:r>
      <w:r w:rsidR="00F32649" w:rsidRPr="004F29B0">
        <w:rPr>
          <w:b/>
          <w:bCs/>
          <w:color w:val="FF0000"/>
          <w:highlight w:val="yellow"/>
        </w:rPr>
        <w:t>раздел глав ХХХ</w:t>
      </w:r>
      <w:r w:rsidR="00F32649">
        <w:rPr>
          <w:highlight w:val="yellow"/>
        </w:rPr>
        <w:t>).</w:t>
      </w:r>
    </w:p>
    <w:bookmarkEnd w:id="173"/>
    <w:p w14:paraId="0E48F020" w14:textId="77777777" w:rsidR="00F32649" w:rsidRPr="004F29B0" w:rsidRDefault="00F32649" w:rsidP="006206FC">
      <w:pPr>
        <w:rPr>
          <w:highlight w:val="yellow"/>
        </w:rPr>
      </w:pPr>
    </w:p>
    <w:p w14:paraId="77E00AD0" w14:textId="77777777" w:rsidR="004F29B0" w:rsidRPr="004F29B0" w:rsidRDefault="004F29B0" w:rsidP="004F29B0">
      <w:pPr>
        <w:spacing w:after="120" w:line="20" w:lineRule="atLeast"/>
        <w:rPr>
          <w:rFonts w:cs="Times New Roman"/>
          <w:b/>
          <w:bCs/>
          <w:highlight w:val="yellow"/>
        </w:rPr>
      </w:pPr>
      <w:r w:rsidRPr="004F29B0">
        <w:rPr>
          <w:rFonts w:cs="Times New Roman"/>
          <w:b/>
          <w:bCs/>
          <w:color w:val="FF0000"/>
          <w:spacing w:val="-4"/>
          <w:highlight w:val="yellow"/>
        </w:rPr>
        <w:t xml:space="preserve">На </w:t>
      </w:r>
      <w:commentRangeStart w:id="175"/>
      <w:r w:rsidRPr="004F29B0">
        <w:rPr>
          <w:rFonts w:cs="Times New Roman"/>
          <w:b/>
          <w:bCs/>
          <w:color w:val="FF0000"/>
          <w:spacing w:val="-4"/>
          <w:highlight w:val="yellow"/>
        </w:rPr>
        <w:t>подумать</w:t>
      </w:r>
      <w:commentRangeEnd w:id="175"/>
      <w:r>
        <w:rPr>
          <w:rStyle w:val="a8"/>
          <w:rFonts w:eastAsia="SimSun" w:cs="Times New Roman"/>
          <w:lang w:val="en-US"/>
        </w:rPr>
        <w:commentReference w:id="175"/>
      </w:r>
    </w:p>
    <w:p w14:paraId="04FF001D" w14:textId="4734D467" w:rsidR="004F29B0" w:rsidRDefault="004F29B0" w:rsidP="004F29B0">
      <w:pPr>
        <w:rPr>
          <w:rFonts w:cs="Times New Roman"/>
          <w:highlight w:val="yellow"/>
        </w:rPr>
      </w:pPr>
      <w:r>
        <w:rPr>
          <w:rFonts w:cs="Times New Roman"/>
          <w:highlight w:val="yellow"/>
        </w:rPr>
        <w:t>Статистический анализ, что стоит и можно сделать. Пишу чтобы не забыть</w:t>
      </w:r>
    </w:p>
    <w:p w14:paraId="50C54C0F" w14:textId="05A7CD9B" w:rsidR="004F29B0" w:rsidRDefault="004F29B0" w:rsidP="004F29B0">
      <w:pPr>
        <w:rPr>
          <w:rFonts w:cs="Times New Roman"/>
          <w:highlight w:val="yellow"/>
        </w:rPr>
      </w:pPr>
      <w:r>
        <w:rPr>
          <w:rFonts w:cs="Times New Roman"/>
          <w:highlight w:val="yellow"/>
        </w:rPr>
        <w:t>- анализ времён используемых выключателей (данное уже подготовил, так почему бы не прописать)</w:t>
      </w:r>
    </w:p>
    <w:p w14:paraId="11875421" w14:textId="1F30B76C" w:rsidR="004F29B0" w:rsidRDefault="004F29B0" w:rsidP="004F29B0">
      <w:pPr>
        <w:rPr>
          <w:rFonts w:cs="Times New Roman"/>
          <w:highlight w:val="yellow"/>
        </w:rPr>
      </w:pPr>
      <w:r>
        <w:rPr>
          <w:rFonts w:cs="Times New Roman"/>
          <w:highlight w:val="yellow"/>
        </w:rPr>
        <w:t>- анализ осциллограмм с ОЗЗ и оценка реальных перенапряжений. (хочу сделать статью совместно с Шуиным, уже в процессе обработки)</w:t>
      </w:r>
    </w:p>
    <w:p w14:paraId="2AF95BC3" w14:textId="3B422427" w:rsidR="00F32649" w:rsidRDefault="00F32649" w:rsidP="004F29B0">
      <w:pPr>
        <w:rPr>
          <w:rFonts w:cs="Times New Roman"/>
          <w:highlight w:val="yellow"/>
        </w:rPr>
      </w:pPr>
    </w:p>
    <w:p w14:paraId="1493B3F6" w14:textId="77777777" w:rsidR="00F32649" w:rsidRPr="00F32649" w:rsidRDefault="00F32649" w:rsidP="004F29B0">
      <w:pPr>
        <w:rPr>
          <w:rFonts w:cs="Times New Roman"/>
          <w:b/>
          <w:bCs/>
          <w:highlight w:val="yellow"/>
        </w:rPr>
      </w:pPr>
      <w:r w:rsidRPr="00F32649">
        <w:rPr>
          <w:rFonts w:cs="Times New Roman"/>
          <w:b/>
          <w:bCs/>
          <w:highlight w:val="yellow"/>
        </w:rPr>
        <w:t xml:space="preserve">Данные. </w:t>
      </w:r>
    </w:p>
    <w:p w14:paraId="7371BD9D" w14:textId="43A9A043" w:rsidR="00F32649" w:rsidRPr="004F29B0" w:rsidRDefault="00F32649" w:rsidP="004F29B0">
      <w:pPr>
        <w:rPr>
          <w:highlight w:val="yellow"/>
        </w:rPr>
      </w:pPr>
      <w:r>
        <w:rPr>
          <w:rFonts w:cs="Times New Roman"/>
          <w:highlight w:val="yellow"/>
        </w:rPr>
        <w:t>Сейчас у меня будет большой разбор анализа реальных осциллограмм. Но надо бы собрать и симулированные данные, их очень не хватает, и они нужны будут.</w:t>
      </w:r>
    </w:p>
    <w:p w14:paraId="138D4A0F" w14:textId="77777777" w:rsidR="00DE733A" w:rsidRDefault="00DE733A">
      <w:pPr>
        <w:spacing w:line="259" w:lineRule="auto"/>
        <w:ind w:firstLine="0"/>
        <w:jc w:val="left"/>
        <w:rPr>
          <w:rFonts w:cs="Times New Roman"/>
          <w:szCs w:val="24"/>
        </w:rPr>
      </w:pPr>
      <w:r>
        <w:rPr>
          <w:rFonts w:cs="Times New Roman"/>
          <w:szCs w:val="24"/>
        </w:rPr>
        <w:br w:type="page"/>
      </w:r>
    </w:p>
    <w:p w14:paraId="2E5EED34" w14:textId="3570E44A" w:rsidR="00DE733A" w:rsidRPr="00F16688" w:rsidRDefault="00DE733A" w:rsidP="00F16688">
      <w:pPr>
        <w:pStyle w:val="1"/>
      </w:pPr>
      <w:bookmarkStart w:id="176" w:name="_Toc201697687"/>
      <w:r w:rsidRPr="00F16688">
        <w:lastRenderedPageBreak/>
        <w:t xml:space="preserve">ПОДГОТОВКА </w:t>
      </w:r>
      <w:commentRangeStart w:id="177"/>
      <w:r w:rsidRPr="00F16688">
        <w:t xml:space="preserve">ДАТАСЕТА </w:t>
      </w:r>
      <w:commentRangeEnd w:id="177"/>
      <w:r w:rsidR="00F16688">
        <w:rPr>
          <w:rStyle w:val="a8"/>
          <w:rFonts w:eastAsia="SimSun" w:cs="Times New Roman"/>
          <w:b w:val="0"/>
          <w:lang w:val="en-US"/>
        </w:rPr>
        <w:commentReference w:id="177"/>
      </w:r>
      <w:r w:rsidRPr="00F16688">
        <w:t>НА ОСНОВЕ РЕАЛЬНЫХ ОСЦИЛЛОГРАММ</w:t>
      </w:r>
      <w:bookmarkEnd w:id="176"/>
      <w:r w:rsidRPr="00F16688">
        <w:t xml:space="preserve"> </w:t>
      </w:r>
    </w:p>
    <w:p w14:paraId="0ABEAFDF" w14:textId="77777777" w:rsidR="00DE733A" w:rsidRDefault="00DE733A" w:rsidP="00DE733A">
      <w:pPr>
        <w:pStyle w:val="2"/>
      </w:pPr>
      <w:bookmarkStart w:id="178" w:name="_Toc201697688"/>
      <w:r w:rsidRPr="0068346C">
        <w:t>Введение</w:t>
      </w:r>
      <w:bookmarkEnd w:id="178"/>
      <w:r w:rsidRPr="0068346C">
        <w:t xml:space="preserve"> </w:t>
      </w:r>
    </w:p>
    <w:p w14:paraId="7645F970" w14:textId="64993BBF" w:rsidR="008B04AD" w:rsidRDefault="008B04AD" w:rsidP="008B04AD">
      <w:commentRangeStart w:id="179"/>
      <w:r w:rsidRPr="008B04AD">
        <w:t xml:space="preserve">Технологические </w:t>
      </w:r>
      <w:commentRangeEnd w:id="179"/>
      <w:r w:rsidR="002A1DD4">
        <w:rPr>
          <w:rStyle w:val="a8"/>
          <w:rFonts w:eastAsia="SimSun" w:cs="Times New Roman"/>
          <w:lang w:val="en-US"/>
        </w:rPr>
        <w:commentReference w:id="179"/>
      </w:r>
      <w:r w:rsidRPr="008B04AD">
        <w:t>достижения последних столетий стимулировали создание и развитие электроэнергетических систем, обеспечивающих стабильное электроснабжение различных секторов экономики и поддерживающих высокий уровень жизни населения [</w:t>
      </w:r>
      <w:r w:rsidR="002A1DD4">
        <w:fldChar w:fldCharType="begin"/>
      </w:r>
      <w:r w:rsidR="002A1DD4">
        <w:instrText xml:space="preserve"> REF _Ref200814191 \r \h </w:instrText>
      </w:r>
      <w:r w:rsidR="002A1DD4">
        <w:fldChar w:fldCharType="separate"/>
      </w:r>
      <w:r w:rsidR="00F16688">
        <w:t>51</w:t>
      </w:r>
      <w:r w:rsidR="002A1DD4">
        <w:fldChar w:fldCharType="end"/>
      </w:r>
      <w:r w:rsidR="002A1DD4">
        <w:t xml:space="preserve">, </w:t>
      </w:r>
      <w:r w:rsidR="002A1DD4">
        <w:fldChar w:fldCharType="begin"/>
      </w:r>
      <w:r w:rsidR="002A1DD4">
        <w:instrText xml:space="preserve"> REF _Ref200814193 \r \h </w:instrText>
      </w:r>
      <w:r w:rsidR="002A1DD4">
        <w:fldChar w:fldCharType="separate"/>
      </w:r>
      <w:r w:rsidR="00F16688">
        <w:t>52</w:t>
      </w:r>
      <w:r w:rsidR="002A1DD4">
        <w:fldChar w:fldCharType="end"/>
      </w:r>
      <w:r w:rsidR="002A1DD4">
        <w:t xml:space="preserve">, </w:t>
      </w:r>
      <w:r w:rsidR="002A1DD4">
        <w:fldChar w:fldCharType="begin"/>
      </w:r>
      <w:r w:rsidR="002A1DD4">
        <w:instrText xml:space="preserve"> REF _Ref200814194 \r \h </w:instrText>
      </w:r>
      <w:r w:rsidR="002A1DD4">
        <w:fldChar w:fldCharType="separate"/>
      </w:r>
      <w:r w:rsidR="00F16688">
        <w:t>53</w:t>
      </w:r>
      <w:r w:rsidR="002A1DD4">
        <w:fldChar w:fldCharType="end"/>
      </w:r>
      <w:r w:rsidR="002A1DD4">
        <w:t xml:space="preserve">, </w:t>
      </w:r>
      <w:r w:rsidR="002A1DD4">
        <w:fldChar w:fldCharType="begin"/>
      </w:r>
      <w:r w:rsidR="002A1DD4">
        <w:instrText xml:space="preserve"> REF _Ref200814196 \r \h </w:instrText>
      </w:r>
      <w:r w:rsidR="002A1DD4">
        <w:fldChar w:fldCharType="separate"/>
      </w:r>
      <w:r w:rsidR="00F16688">
        <w:t>54</w:t>
      </w:r>
      <w:r w:rsidR="002A1DD4">
        <w:fldChar w:fldCharType="end"/>
      </w:r>
      <w:r w:rsidR="002A1DD4">
        <w:t xml:space="preserve">, </w:t>
      </w:r>
      <w:r w:rsidR="002A1DD4">
        <w:fldChar w:fldCharType="begin"/>
      </w:r>
      <w:r w:rsidR="002A1DD4">
        <w:instrText xml:space="preserve"> REF _Ref200814197 \r \h </w:instrText>
      </w:r>
      <w:r w:rsidR="002A1DD4">
        <w:fldChar w:fldCharType="separate"/>
      </w:r>
      <w:r w:rsidR="00F16688">
        <w:t>55</w:t>
      </w:r>
      <w:r w:rsidR="002A1DD4">
        <w:fldChar w:fldCharType="end"/>
      </w:r>
      <w:r w:rsidRPr="008B04AD">
        <w:t>]. На заре электроэнергетики прямая запись осциллограмм электрических сигналов была невозможна. Вместо этого анализ электрических явлений основывался на теоретических моделях и экспертных оценках [</w:t>
      </w:r>
      <w:r w:rsidR="002A1DD4">
        <w:fldChar w:fldCharType="begin"/>
      </w:r>
      <w:r w:rsidR="002A1DD4">
        <w:instrText xml:space="preserve"> REF _Ref200814226 \r \h </w:instrText>
      </w:r>
      <w:r w:rsidR="002A1DD4">
        <w:fldChar w:fldCharType="separate"/>
      </w:r>
      <w:r w:rsidR="00F16688">
        <w:t>56</w:t>
      </w:r>
      <w:r w:rsidR="002A1DD4">
        <w:fldChar w:fldCharType="end"/>
      </w:r>
      <w:r w:rsidRPr="008B04AD">
        <w:t>]. Глубокие исследования многочисленных процессов требовали обширных экспериментов и наблюдений, что ограничивало возможности анализа и предотвращения аварийных ситуаций.</w:t>
      </w:r>
    </w:p>
    <w:p w14:paraId="017A9570" w14:textId="6778D55D" w:rsidR="00DE733A" w:rsidRDefault="008B04AD" w:rsidP="008B04AD">
      <w:r w:rsidRPr="008B04AD">
        <w:t>По мере расширения и усложнения энергосистем все более актуальными становились вопросы качества электроэнергии и стабильности электроснабжения [</w:t>
      </w:r>
      <w:r w:rsidR="002A1DD4">
        <w:fldChar w:fldCharType="begin"/>
      </w:r>
      <w:r w:rsidR="002A1DD4">
        <w:instrText xml:space="preserve"> REF _Ref200814255 \r \h </w:instrText>
      </w:r>
      <w:r w:rsidR="002A1DD4">
        <w:fldChar w:fldCharType="separate"/>
      </w:r>
      <w:r w:rsidR="00F16688">
        <w:t>57</w:t>
      </w:r>
      <w:r w:rsidR="002A1DD4">
        <w:fldChar w:fldCharType="end"/>
      </w:r>
      <w:r w:rsidRPr="008B04AD">
        <w:t>,</w:t>
      </w:r>
      <w:r w:rsidR="002A1DD4">
        <w:t xml:space="preserve"> </w:t>
      </w:r>
      <w:r w:rsidR="002A1DD4">
        <w:fldChar w:fldCharType="begin"/>
      </w:r>
      <w:r w:rsidR="002A1DD4">
        <w:instrText xml:space="preserve"> REF _Ref200814261 \r \h </w:instrText>
      </w:r>
      <w:r w:rsidR="002A1DD4">
        <w:fldChar w:fldCharType="separate"/>
      </w:r>
      <w:r w:rsidR="00F16688">
        <w:t>58</w:t>
      </w:r>
      <w:r w:rsidR="002A1DD4">
        <w:fldChar w:fldCharType="end"/>
      </w:r>
      <w:r w:rsidRPr="008B04AD">
        <w:t>]. Рост потребления электроэнергии, разнообразие потребителей и интеграция новых промышленных технологий сделали систему более уязвимой к различным сбоям и нарушениям [</w:t>
      </w:r>
      <w:r w:rsidR="002A1DD4">
        <w:fldChar w:fldCharType="begin"/>
      </w:r>
      <w:r w:rsidR="002A1DD4">
        <w:instrText xml:space="preserve"> REF _Ref200814288 \r \h </w:instrText>
      </w:r>
      <w:r w:rsidR="002A1DD4">
        <w:fldChar w:fldCharType="separate"/>
      </w:r>
      <w:r w:rsidR="00F16688">
        <w:t>59</w:t>
      </w:r>
      <w:r w:rsidR="002A1DD4">
        <w:fldChar w:fldCharType="end"/>
      </w:r>
      <w:r w:rsidRPr="008B04AD">
        <w:t>,</w:t>
      </w:r>
      <w:r w:rsidR="002A1DD4">
        <w:t xml:space="preserve"> </w:t>
      </w:r>
      <w:r w:rsidR="002A1DD4">
        <w:fldChar w:fldCharType="begin"/>
      </w:r>
      <w:r w:rsidR="002A1DD4">
        <w:instrText xml:space="preserve"> REF _Ref200814293 \r \h </w:instrText>
      </w:r>
      <w:r w:rsidR="002A1DD4">
        <w:fldChar w:fldCharType="separate"/>
      </w:r>
      <w:r w:rsidR="00F16688">
        <w:t>60</w:t>
      </w:r>
      <w:r w:rsidR="002A1DD4">
        <w:fldChar w:fldCharType="end"/>
      </w:r>
      <w:r w:rsidRPr="008B04AD">
        <w:t>]. Для решения этих проблем были усовершенствованы устройства релейной защиты и автоматики (РЗА) [</w:t>
      </w:r>
      <w:r w:rsidR="002A1DD4">
        <w:fldChar w:fldCharType="begin"/>
      </w:r>
      <w:r w:rsidR="002A1DD4">
        <w:instrText xml:space="preserve"> REF _Ref200814226 \r \h </w:instrText>
      </w:r>
      <w:r w:rsidR="002A1DD4">
        <w:fldChar w:fldCharType="separate"/>
      </w:r>
      <w:r w:rsidR="00F16688">
        <w:t>56</w:t>
      </w:r>
      <w:r w:rsidR="002A1DD4">
        <w:fldChar w:fldCharType="end"/>
      </w:r>
      <w:r w:rsidRPr="008B04AD">
        <w:t>], ключевой функцией которых является защита и управление основным оборудованием энергосистемы путем реагирования на превышение контролируемыми параметрами заданных порогов</w:t>
      </w:r>
      <w:r w:rsidR="002A1DD4">
        <w:t xml:space="preserve"> (уставок)</w:t>
      </w:r>
      <w:r w:rsidRPr="008B04AD">
        <w:t xml:space="preserve">. </w:t>
      </w:r>
      <w:r w:rsidR="002C270D" w:rsidRPr="002C270D">
        <w:t xml:space="preserve">Ранние устройства РЗА использовали электромеханические реле </w:t>
      </w:r>
      <w:r w:rsidR="002C270D" w:rsidRPr="008B04AD">
        <w:t>[</w:t>
      </w:r>
      <w:r w:rsidR="002C270D">
        <w:fldChar w:fldCharType="begin"/>
      </w:r>
      <w:r w:rsidR="002C270D">
        <w:instrText xml:space="preserve"> REF _Ref200814338 \r \h </w:instrText>
      </w:r>
      <w:r w:rsidR="002C270D">
        <w:fldChar w:fldCharType="separate"/>
      </w:r>
      <w:r w:rsidR="002C270D">
        <w:t>61</w:t>
      </w:r>
      <w:r w:rsidR="002C270D">
        <w:fldChar w:fldCharType="end"/>
      </w:r>
      <w:r w:rsidR="002C270D" w:rsidRPr="008B04AD">
        <w:t xml:space="preserve">], </w:t>
      </w:r>
      <w:r w:rsidR="002C270D" w:rsidRPr="002C270D">
        <w:t xml:space="preserve">которые под действием электромагнитных сил, возникающих при изменении входного сигнала (например, при превышении уставки), резко изменяли свой выходной сигнал (срабатывали) </w:t>
      </w:r>
      <w:r w:rsidR="002C270D" w:rsidRPr="008B04AD">
        <w:t>[</w:t>
      </w:r>
      <w:r w:rsidR="002C270D">
        <w:fldChar w:fldCharType="begin"/>
      </w:r>
      <w:r w:rsidR="002C270D">
        <w:instrText xml:space="preserve"> REF _Ref200814351 \r \h </w:instrText>
      </w:r>
      <w:r w:rsidR="002C270D">
        <w:fldChar w:fldCharType="separate"/>
      </w:r>
      <w:r w:rsidR="002C270D">
        <w:t>62</w:t>
      </w:r>
      <w:r w:rsidR="002C270D">
        <w:fldChar w:fldCharType="end"/>
      </w:r>
      <w:r w:rsidR="002C270D" w:rsidRPr="008B04AD">
        <w:t>].</w:t>
      </w:r>
      <w:r w:rsidR="002C270D">
        <w:t xml:space="preserve"> </w:t>
      </w:r>
      <w:r w:rsidRPr="008B04AD">
        <w:t>Эта особенность и привела к появлению термина «релейная защита» для данного вида автоматики [</w:t>
      </w:r>
      <w:r w:rsidR="002A1DD4">
        <w:fldChar w:fldCharType="begin"/>
      </w:r>
      <w:r w:rsidR="002A1DD4">
        <w:instrText xml:space="preserve"> REF _Ref200814374 \r \h </w:instrText>
      </w:r>
      <w:r w:rsidR="002A1DD4">
        <w:fldChar w:fldCharType="separate"/>
      </w:r>
      <w:r w:rsidR="00F16688">
        <w:t>63</w:t>
      </w:r>
      <w:r w:rsidR="002A1DD4">
        <w:fldChar w:fldCharType="end"/>
      </w:r>
      <w:r w:rsidRPr="008B04AD">
        <w:t>].</w:t>
      </w:r>
    </w:p>
    <w:p w14:paraId="2A515BD8" w14:textId="304E9450" w:rsidR="00DE733A" w:rsidRDefault="008B04AD" w:rsidP="008B04AD">
      <w:r w:rsidRPr="008B04AD">
        <w:t>Достижения в области микроэлектроники и внедрение микропроцессоров значительно усовершенствовали алгоритмы устройств РЗА, что привело к повышению их производительности, чувствительности и селективности [</w:t>
      </w:r>
      <w:r w:rsidR="002A1DD4">
        <w:fldChar w:fldCharType="begin"/>
      </w:r>
      <w:r w:rsidR="002A1DD4">
        <w:instrText xml:space="preserve"> REF _Ref200814391 \r \h </w:instrText>
      </w:r>
      <w:r w:rsidR="002A1DD4">
        <w:fldChar w:fldCharType="separate"/>
      </w:r>
      <w:r w:rsidR="00F16688">
        <w:t>64</w:t>
      </w:r>
      <w:r w:rsidR="002A1DD4">
        <w:fldChar w:fldCharType="end"/>
      </w:r>
      <w:r w:rsidRPr="008B04AD">
        <w:t xml:space="preserve">]. Важно отметить, что современные устройства обеспечивают более простое хранение осциллограмм событий для последующего анализа и точной настройки в сложных сценариях. Однако определенные проблемы сохраняются. </w:t>
      </w:r>
      <w:r w:rsidR="002C270D" w:rsidRPr="002C270D">
        <w:t>Современные энергосистемы функционируют в условиях значительного разнообразия режимов генерации и потребления, а также в сложных и динамично меняющихся эксплуатационных условиях. Этим условиям не всегда могут соответствовать фиксированные настройки РЗА, что снижает эффективность их работы</w:t>
      </w:r>
      <w:r w:rsidR="002C270D">
        <w:t xml:space="preserve"> </w:t>
      </w:r>
      <w:r w:rsidRPr="008B04AD">
        <w:t>[</w:t>
      </w:r>
      <w:r w:rsidR="002A1DD4">
        <w:fldChar w:fldCharType="begin"/>
      </w:r>
      <w:r w:rsidR="002A1DD4">
        <w:instrText xml:space="preserve"> REF _Ref200814425 \r \h </w:instrText>
      </w:r>
      <w:r w:rsidR="002A1DD4">
        <w:fldChar w:fldCharType="separate"/>
      </w:r>
      <w:r w:rsidR="00F16688">
        <w:t>65</w:t>
      </w:r>
      <w:r w:rsidR="002A1DD4">
        <w:fldChar w:fldCharType="end"/>
      </w:r>
      <w:r w:rsidR="002A1DD4">
        <w:t xml:space="preserve">, </w:t>
      </w:r>
      <w:r w:rsidR="002A1DD4">
        <w:fldChar w:fldCharType="begin"/>
      </w:r>
      <w:r w:rsidR="002A1DD4">
        <w:instrText xml:space="preserve"> REF _Ref200814433 \r \h </w:instrText>
      </w:r>
      <w:r w:rsidR="002A1DD4">
        <w:fldChar w:fldCharType="separate"/>
      </w:r>
      <w:r w:rsidR="00F16688">
        <w:t>66</w:t>
      </w:r>
      <w:r w:rsidR="002A1DD4">
        <w:fldChar w:fldCharType="end"/>
      </w:r>
      <w:r w:rsidR="002A1DD4">
        <w:t xml:space="preserve">, </w:t>
      </w:r>
      <w:r w:rsidR="002A1DD4">
        <w:fldChar w:fldCharType="begin"/>
      </w:r>
      <w:r w:rsidR="002A1DD4">
        <w:instrText xml:space="preserve"> REF _Ref200814439 \r \h </w:instrText>
      </w:r>
      <w:r w:rsidR="002A1DD4">
        <w:fldChar w:fldCharType="separate"/>
      </w:r>
      <w:r w:rsidR="00F16688">
        <w:t>67</w:t>
      </w:r>
      <w:r w:rsidR="002A1DD4">
        <w:fldChar w:fldCharType="end"/>
      </w:r>
      <w:r w:rsidRPr="008B04AD">
        <w:t>].</w:t>
      </w:r>
    </w:p>
    <w:p w14:paraId="3C8059B0" w14:textId="59C3EEE7" w:rsidR="002C270D" w:rsidRDefault="008B04AD" w:rsidP="008B04AD">
      <w:r w:rsidRPr="008B04AD">
        <w:t>Перспективным решением этих проблем является использование адаптивных уставок, которые автоматически подстраиваются под текущие условия эксплуатации [</w:t>
      </w:r>
      <w:r w:rsidR="002A1DD4">
        <w:fldChar w:fldCharType="begin"/>
      </w:r>
      <w:r w:rsidR="002A1DD4">
        <w:instrText xml:space="preserve"> REF _Ref200814464 \r \h </w:instrText>
      </w:r>
      <w:r w:rsidR="002A1DD4">
        <w:fldChar w:fldCharType="separate"/>
      </w:r>
      <w:r w:rsidR="00F16688">
        <w:t>68</w:t>
      </w:r>
      <w:r w:rsidR="002A1DD4">
        <w:fldChar w:fldCharType="end"/>
      </w:r>
      <w:r w:rsidR="002A1DD4">
        <w:t xml:space="preserve">, </w:t>
      </w:r>
      <w:r w:rsidR="002A1DD4">
        <w:fldChar w:fldCharType="begin"/>
      </w:r>
      <w:r w:rsidR="002A1DD4">
        <w:instrText xml:space="preserve"> REF _Ref200814466 \r \h </w:instrText>
      </w:r>
      <w:r w:rsidR="002A1DD4">
        <w:fldChar w:fldCharType="separate"/>
      </w:r>
      <w:r w:rsidR="00F16688">
        <w:t>69</w:t>
      </w:r>
      <w:r w:rsidR="002A1DD4">
        <w:fldChar w:fldCharType="end"/>
      </w:r>
      <w:r w:rsidR="002A1DD4">
        <w:t xml:space="preserve">, </w:t>
      </w:r>
      <w:r w:rsidR="002A1DD4">
        <w:fldChar w:fldCharType="begin"/>
      </w:r>
      <w:r w:rsidR="002A1DD4">
        <w:instrText xml:space="preserve"> REF _Ref200814468 \r \h </w:instrText>
      </w:r>
      <w:r w:rsidR="002A1DD4">
        <w:fldChar w:fldCharType="separate"/>
      </w:r>
      <w:r w:rsidR="00F16688">
        <w:t>70</w:t>
      </w:r>
      <w:r w:rsidR="002A1DD4">
        <w:fldChar w:fldCharType="end"/>
      </w:r>
      <w:r w:rsidR="002A1DD4">
        <w:t xml:space="preserve">, </w:t>
      </w:r>
      <w:r w:rsidR="002A1DD4">
        <w:fldChar w:fldCharType="begin"/>
      </w:r>
      <w:r w:rsidR="002A1DD4">
        <w:instrText xml:space="preserve"> REF _Ref200814470 \r \h </w:instrText>
      </w:r>
      <w:r w:rsidR="002A1DD4">
        <w:fldChar w:fldCharType="separate"/>
      </w:r>
      <w:r w:rsidR="00F16688">
        <w:t>71</w:t>
      </w:r>
      <w:r w:rsidR="002A1DD4">
        <w:fldChar w:fldCharType="end"/>
      </w:r>
      <w:r w:rsidR="002A1DD4">
        <w:t xml:space="preserve">, </w:t>
      </w:r>
      <w:r w:rsidR="002A1DD4">
        <w:fldChar w:fldCharType="begin"/>
      </w:r>
      <w:r w:rsidR="002A1DD4">
        <w:instrText xml:space="preserve"> REF _Ref200814472 \r \h </w:instrText>
      </w:r>
      <w:r w:rsidR="002A1DD4">
        <w:fldChar w:fldCharType="separate"/>
      </w:r>
      <w:r w:rsidR="00F16688">
        <w:t>72</w:t>
      </w:r>
      <w:r w:rsidR="002A1DD4">
        <w:fldChar w:fldCharType="end"/>
      </w:r>
      <w:r w:rsidR="002A1DD4">
        <w:t xml:space="preserve">, </w:t>
      </w:r>
      <w:r w:rsidR="002A1DD4">
        <w:fldChar w:fldCharType="begin"/>
      </w:r>
      <w:r w:rsidR="002A1DD4">
        <w:instrText xml:space="preserve"> REF _Ref200814474 \r \h </w:instrText>
      </w:r>
      <w:r w:rsidR="002A1DD4">
        <w:fldChar w:fldCharType="separate"/>
      </w:r>
      <w:r w:rsidR="00F16688">
        <w:t>73</w:t>
      </w:r>
      <w:r w:rsidR="002A1DD4">
        <w:fldChar w:fldCharType="end"/>
      </w:r>
      <w:r w:rsidR="002A1DD4">
        <w:t xml:space="preserve">, </w:t>
      </w:r>
      <w:r w:rsidR="002A1DD4">
        <w:fldChar w:fldCharType="begin"/>
      </w:r>
      <w:r w:rsidR="002A1DD4">
        <w:instrText xml:space="preserve"> REF _Ref200814476 \r \h </w:instrText>
      </w:r>
      <w:r w:rsidR="002A1DD4">
        <w:fldChar w:fldCharType="separate"/>
      </w:r>
      <w:r w:rsidR="00F16688">
        <w:t>74</w:t>
      </w:r>
      <w:r w:rsidR="002A1DD4">
        <w:fldChar w:fldCharType="end"/>
      </w:r>
      <w:r w:rsidRPr="008B04AD">
        <w:t>]. Такой подход уменьшает количество параметров, требующих предварительного расчета, и повышает стабильность и производительность устройств РЗА. Однако в некоторых случаях предварительная настройка гибких параметров все же необходима для обеспечения корректной работы системы. Разработка фиксированной логики, учитывающей все возможные режимы и изменения нагрузки, особенно с учетом современных тенденций, таких как расширение сетей и интеграция распределенной генерации, остается сложной задачей [</w:t>
      </w:r>
      <w:r w:rsidR="002A1DD4">
        <w:fldChar w:fldCharType="begin"/>
      </w:r>
      <w:r w:rsidR="002A1DD4">
        <w:instrText xml:space="preserve"> REF _Ref200814525 \r \h </w:instrText>
      </w:r>
      <w:r w:rsidR="002A1DD4">
        <w:fldChar w:fldCharType="separate"/>
      </w:r>
      <w:r w:rsidR="00F16688">
        <w:t>75</w:t>
      </w:r>
      <w:r w:rsidR="002A1DD4">
        <w:fldChar w:fldCharType="end"/>
      </w:r>
      <w:r w:rsidR="002A1DD4">
        <w:t xml:space="preserve">, </w:t>
      </w:r>
      <w:r w:rsidR="002A1DD4">
        <w:fldChar w:fldCharType="begin"/>
      </w:r>
      <w:r w:rsidR="002A1DD4">
        <w:instrText xml:space="preserve"> REF _Ref200814527 \r \h </w:instrText>
      </w:r>
      <w:r w:rsidR="002A1DD4">
        <w:fldChar w:fldCharType="separate"/>
      </w:r>
      <w:r w:rsidR="00F16688">
        <w:t>76</w:t>
      </w:r>
      <w:r w:rsidR="002A1DD4">
        <w:fldChar w:fldCharType="end"/>
      </w:r>
      <w:r w:rsidR="002A1DD4">
        <w:t xml:space="preserve">, </w:t>
      </w:r>
      <w:r w:rsidR="002A1DD4">
        <w:fldChar w:fldCharType="begin"/>
      </w:r>
      <w:r w:rsidR="002A1DD4">
        <w:instrText xml:space="preserve"> REF _Ref200814529 \r \h </w:instrText>
      </w:r>
      <w:r w:rsidR="002A1DD4">
        <w:fldChar w:fldCharType="separate"/>
      </w:r>
      <w:r w:rsidR="00F16688">
        <w:t>77</w:t>
      </w:r>
      <w:r w:rsidR="002A1DD4">
        <w:fldChar w:fldCharType="end"/>
      </w:r>
      <w:r w:rsidR="002A1DD4">
        <w:t xml:space="preserve">, </w:t>
      </w:r>
      <w:r w:rsidR="002A1DD4">
        <w:fldChar w:fldCharType="begin"/>
      </w:r>
      <w:r w:rsidR="002A1DD4">
        <w:instrText xml:space="preserve"> REF _Ref200814532 \r \h </w:instrText>
      </w:r>
      <w:r w:rsidR="002A1DD4">
        <w:fldChar w:fldCharType="separate"/>
      </w:r>
      <w:r w:rsidR="00F16688">
        <w:t>78</w:t>
      </w:r>
      <w:r w:rsidR="002A1DD4">
        <w:fldChar w:fldCharType="end"/>
      </w:r>
      <w:r w:rsidR="002A1DD4">
        <w:t xml:space="preserve">, </w:t>
      </w:r>
      <w:r w:rsidR="002A1DD4">
        <w:fldChar w:fldCharType="begin"/>
      </w:r>
      <w:r w:rsidR="002A1DD4">
        <w:instrText xml:space="preserve"> REF _Ref200814534 \r \h </w:instrText>
      </w:r>
      <w:r w:rsidR="002A1DD4">
        <w:fldChar w:fldCharType="separate"/>
      </w:r>
      <w:r w:rsidR="00F16688">
        <w:t>79</w:t>
      </w:r>
      <w:r w:rsidR="002A1DD4">
        <w:fldChar w:fldCharType="end"/>
      </w:r>
      <w:r w:rsidRPr="008B04AD">
        <w:t xml:space="preserve">]. </w:t>
      </w:r>
      <w:r w:rsidR="002C270D" w:rsidRPr="002C270D">
        <w:t xml:space="preserve">В некоторых случаях несоответствия в поведении устройств РЗА проектным требованиям становятся очевидны только в ходе эксплуатационного анализа. Поэтому для всестороннего тестирования, верификации и дальнейшего совершенствования алгоритмов, включая адаптивные уставки, в частности для устройств быстродействующего автоматического ввода резерва (БАВР), </w:t>
      </w:r>
      <w:r w:rsidR="002C270D" w:rsidRPr="002C270D">
        <w:lastRenderedPageBreak/>
        <w:t>требуются большие объемы репрезентативных данных, таких как реальные осциллограммы и накопленный опыт эксплуатации.</w:t>
      </w:r>
    </w:p>
    <w:p w14:paraId="2909969C" w14:textId="359E8B91" w:rsidR="008B04AD" w:rsidRDefault="008B04AD" w:rsidP="008B04AD">
      <w:r>
        <w:t>Другим многообещающим направлением является использование методов машинного обучения (ML), обладающих высокой способностью к обобщению на новых данных. ML-модели могут помочь в выявлении релевантны</w:t>
      </w:r>
      <w:r w:rsidR="002A1DD4">
        <w:t>х</w:t>
      </w:r>
      <w:r>
        <w:t xml:space="preserve"> событий или служить независимыми компонентами в адаптивных настройках, </w:t>
      </w:r>
      <w:r w:rsidR="002A1DD4">
        <w:t xml:space="preserve">или </w:t>
      </w:r>
      <w:r>
        <w:t>даже функционируя как полноценные элементы РЗА [</w:t>
      </w:r>
      <w:r w:rsidR="002A1DD4">
        <w:fldChar w:fldCharType="begin"/>
      </w:r>
      <w:r w:rsidR="002A1DD4">
        <w:instrText xml:space="preserve"> REF _Ref200814623 \r \h </w:instrText>
      </w:r>
      <w:r w:rsidR="002A1DD4">
        <w:fldChar w:fldCharType="separate"/>
      </w:r>
      <w:r w:rsidR="00F16688">
        <w:t>80</w:t>
      </w:r>
      <w:r w:rsidR="002A1DD4">
        <w:fldChar w:fldCharType="end"/>
      </w:r>
      <w:r w:rsidR="002A1DD4">
        <w:t xml:space="preserve">, </w:t>
      </w:r>
      <w:r w:rsidR="002A1DD4">
        <w:fldChar w:fldCharType="begin"/>
      </w:r>
      <w:r w:rsidR="002A1DD4">
        <w:instrText xml:space="preserve"> REF _Ref200814625 \r \h </w:instrText>
      </w:r>
      <w:r w:rsidR="002A1DD4">
        <w:fldChar w:fldCharType="separate"/>
      </w:r>
      <w:r w:rsidR="00F16688">
        <w:t>81</w:t>
      </w:r>
      <w:r w:rsidR="002A1DD4">
        <w:fldChar w:fldCharType="end"/>
      </w:r>
      <w:r>
        <w:t>]. Последние достижения в области искусственного интеллекта (ИИ), особенно в нейронных сетях, позволяют создавать алгоритмы, способные напрямую обрабатывать сырые данные. Это устраняет необходимость в сегментации данных, извлечении признаков и их отборе, тем самым обеспечивая обнаружение нарушений и их причин в режиме реального времени. Однако обучение таких моделей также требует большого объема данных [</w:t>
      </w:r>
      <w:r w:rsidR="002A1DD4">
        <w:fldChar w:fldCharType="begin"/>
      </w:r>
      <w:r w:rsidR="002A1DD4">
        <w:instrText xml:space="preserve"> REF _Ref200814650 \r \h </w:instrText>
      </w:r>
      <w:r w:rsidR="002A1DD4">
        <w:fldChar w:fldCharType="separate"/>
      </w:r>
      <w:r w:rsidR="00F16688">
        <w:t>82</w:t>
      </w:r>
      <w:r w:rsidR="002A1DD4">
        <w:fldChar w:fldCharType="end"/>
      </w:r>
      <w:r>
        <w:t>].</w:t>
      </w:r>
    </w:p>
    <w:p w14:paraId="6FE3B1EA" w14:textId="77777777" w:rsidR="008B04AD" w:rsidRDefault="008B04AD" w:rsidP="008B04AD">
      <w:r>
        <w:t>Таким образом, создание обширных баз данных осциллограмм для различных процессов является необходимой задачей. Такие базы данных позволяют исследовать новые алгоритмы РЗА, основанные на традиционных принципах, и тестировать их функциональность. Кроме того, они способствуют разработке ML-моделей для решения многочисленных задач, включая модернизацию алгоритмов БАВР.</w:t>
      </w:r>
    </w:p>
    <w:p w14:paraId="5F5E5973" w14:textId="3398A1B7" w:rsidR="00DE733A" w:rsidRDefault="008B04AD" w:rsidP="008B04AD">
      <w:r>
        <w:t>Многие исследования по применению ML в релейной защите [</w:t>
      </w:r>
      <w:r w:rsidR="002A1DD4">
        <w:fldChar w:fldCharType="begin"/>
      </w:r>
      <w:r w:rsidR="002A1DD4">
        <w:instrText xml:space="preserve"> REF _Ref200814690 \r \h </w:instrText>
      </w:r>
      <w:r w:rsidR="002A1DD4">
        <w:fldChar w:fldCharType="separate"/>
      </w:r>
      <w:r w:rsidR="00F16688">
        <w:t>83</w:t>
      </w:r>
      <w:r w:rsidR="002A1DD4">
        <w:fldChar w:fldCharType="end"/>
      </w:r>
      <w:r w:rsidR="002A1DD4">
        <w:t xml:space="preserve">, </w:t>
      </w:r>
      <w:r w:rsidR="002A1DD4">
        <w:fldChar w:fldCharType="begin"/>
      </w:r>
      <w:r w:rsidR="002A1DD4">
        <w:instrText xml:space="preserve"> REF _Ref200814692 \r \h </w:instrText>
      </w:r>
      <w:r w:rsidR="002A1DD4">
        <w:fldChar w:fldCharType="separate"/>
      </w:r>
      <w:r w:rsidR="00F16688">
        <w:t>84</w:t>
      </w:r>
      <w:r w:rsidR="002A1DD4">
        <w:fldChar w:fldCharType="end"/>
      </w:r>
      <w:r>
        <w:t>] и анализе осциллограмм используют синтетические данные, сгенерированные на основе математических моделей. Такой подход обеспечивает достаточно большие обучающие наборы данных и имеет ряд преимуществ:</w:t>
      </w:r>
    </w:p>
    <w:p w14:paraId="3B503521" w14:textId="171715DE" w:rsidR="002C270D" w:rsidRDefault="002C270D" w:rsidP="00137FD9">
      <w:pPr>
        <w:pStyle w:val="a7"/>
        <w:numPr>
          <w:ilvl w:val="0"/>
          <w:numId w:val="35"/>
        </w:numPr>
      </w:pPr>
      <w:r w:rsidRPr="002C270D">
        <w:t>Позволяет генерировать данные в уже унифицированном и нормализованном виде, что упрощает их дальнейшее использование;</w:t>
      </w:r>
    </w:p>
    <w:p w14:paraId="509F099F" w14:textId="77777777" w:rsidR="008B04AD" w:rsidRDefault="008B04AD" w:rsidP="008B04AD">
      <w:pPr>
        <w:pStyle w:val="a7"/>
        <w:numPr>
          <w:ilvl w:val="0"/>
          <w:numId w:val="35"/>
        </w:numPr>
      </w:pPr>
      <w:r>
        <w:t>Облегчает создание многочисленных вариаций интересующих событий, заданных автором (например, междуфазные замыкания, переходное сопротивление, местоположение повреждения и т.д.);</w:t>
      </w:r>
    </w:p>
    <w:p w14:paraId="4060470C" w14:textId="77777777" w:rsidR="008B04AD" w:rsidRDefault="008B04AD" w:rsidP="008B04AD">
      <w:pPr>
        <w:pStyle w:val="a7"/>
        <w:numPr>
          <w:ilvl w:val="0"/>
          <w:numId w:val="35"/>
        </w:numPr>
      </w:pPr>
      <w:r>
        <w:t>Обеспечивает контролируемые эксперименты для изучения влияния конкретных факторов;</w:t>
      </w:r>
    </w:p>
    <w:p w14:paraId="270E2396" w14:textId="77777777" w:rsidR="008B04AD" w:rsidRDefault="008B04AD" w:rsidP="008B04AD">
      <w:pPr>
        <w:pStyle w:val="a7"/>
        <w:numPr>
          <w:ilvl w:val="0"/>
          <w:numId w:val="35"/>
        </w:numPr>
      </w:pPr>
      <w:r>
        <w:t>Поддерживает быструю и простую настройку параметров и масштабирование объемов исследований для конкретных аспектов без дополнительных финансовых затрат;</w:t>
      </w:r>
    </w:p>
    <w:p w14:paraId="03895C10" w14:textId="30A0E216" w:rsidR="008B04AD" w:rsidRDefault="008B04AD" w:rsidP="008B04AD">
      <w:pPr>
        <w:pStyle w:val="a7"/>
        <w:numPr>
          <w:ilvl w:val="0"/>
          <w:numId w:val="35"/>
        </w:numPr>
      </w:pPr>
      <w:r>
        <w:t>Позволяет создавать сбалансированные наборы данных.</w:t>
      </w:r>
    </w:p>
    <w:p w14:paraId="7E299AEB" w14:textId="0DC31E4D" w:rsidR="008B04AD" w:rsidRDefault="008B04AD" w:rsidP="008B04AD">
      <w:r w:rsidRPr="008B04AD">
        <w:t>Следовательно, синтетические данные ценны для изучения применимости методов ML [</w:t>
      </w:r>
      <w:r w:rsidR="002A1DD4">
        <w:fldChar w:fldCharType="begin"/>
      </w:r>
      <w:r w:rsidR="002A1DD4">
        <w:instrText xml:space="preserve"> REF _Ref200814732 \r \h </w:instrText>
      </w:r>
      <w:r w:rsidR="002A1DD4">
        <w:fldChar w:fldCharType="separate"/>
      </w:r>
      <w:r w:rsidR="00F16688">
        <w:t>85</w:t>
      </w:r>
      <w:r w:rsidR="002A1DD4">
        <w:fldChar w:fldCharType="end"/>
      </w:r>
      <w:r w:rsidRPr="008B04AD">
        <w:t>] и обучения начальных версий моделей, корректно функционирующих в идеальных условиях. Однако практическое применение требует валидации на других данных различными исследователями, поскольку нейронные сети могут быть очень чувствительны к шуму [</w:t>
      </w:r>
      <w:r w:rsidR="002A1DD4">
        <w:fldChar w:fldCharType="begin"/>
      </w:r>
      <w:r w:rsidR="002A1DD4">
        <w:instrText xml:space="preserve"> REF _Ref200814752 \r \h </w:instrText>
      </w:r>
      <w:r w:rsidR="002A1DD4">
        <w:fldChar w:fldCharType="separate"/>
      </w:r>
      <w:r w:rsidR="00F16688">
        <w:t>86</w:t>
      </w:r>
      <w:r w:rsidR="002A1DD4">
        <w:fldChar w:fldCharType="end"/>
      </w:r>
      <w:r w:rsidR="002A1DD4">
        <w:t xml:space="preserve">, </w:t>
      </w:r>
      <w:r w:rsidR="002A1DD4">
        <w:fldChar w:fldCharType="begin"/>
      </w:r>
      <w:r w:rsidR="002A1DD4">
        <w:instrText xml:space="preserve"> REF _Ref200814754 \r \h </w:instrText>
      </w:r>
      <w:r w:rsidR="002A1DD4">
        <w:fldChar w:fldCharType="separate"/>
      </w:r>
      <w:r w:rsidR="00F16688">
        <w:t>87</w:t>
      </w:r>
      <w:r w:rsidR="002A1DD4">
        <w:fldChar w:fldCharType="end"/>
      </w:r>
      <w:r w:rsidRPr="008B04AD">
        <w:t>]. Действительно, использование более детализированных математических моделей, например, моделей измерительных трансформаторов, учитывающих насыщение сердечника, позволяет приблизить синтетические данные к реальным. Но, несмотря на преимущества синтетических данных, все еще существуют пробелы. В частности, синтетические данные не могут одновременно учитывать широкий спектр факторов, включая:</w:t>
      </w:r>
    </w:p>
    <w:p w14:paraId="1CDD4FCB" w14:textId="77777777" w:rsidR="008B04AD" w:rsidRDefault="008B04AD" w:rsidP="00976946">
      <w:pPr>
        <w:pStyle w:val="a7"/>
        <w:numPr>
          <w:ilvl w:val="0"/>
          <w:numId w:val="36"/>
        </w:numPr>
      </w:pPr>
      <w:r>
        <w:t>Погрешности и характеристики устройств регистрации событий, а также возможные неисправности в них;</w:t>
      </w:r>
    </w:p>
    <w:p w14:paraId="386BBE8B" w14:textId="059BBBB1" w:rsidR="008B04AD" w:rsidRDefault="002A1DD4" w:rsidP="008B04AD">
      <w:pPr>
        <w:pStyle w:val="a7"/>
        <w:numPr>
          <w:ilvl w:val="0"/>
          <w:numId w:val="36"/>
        </w:numPr>
      </w:pPr>
      <w:r>
        <w:t>Все н</w:t>
      </w:r>
      <w:r w:rsidR="008B04AD">
        <w:t>елинейные свойства элементов энергосистемы;</w:t>
      </w:r>
    </w:p>
    <w:p w14:paraId="56FF8C4C" w14:textId="77777777" w:rsidR="008B04AD" w:rsidRDefault="008B04AD" w:rsidP="008B04AD">
      <w:pPr>
        <w:pStyle w:val="a7"/>
        <w:numPr>
          <w:ilvl w:val="0"/>
          <w:numId w:val="36"/>
        </w:numPr>
      </w:pPr>
      <w:r>
        <w:t>Случайный характер аварийных процессов (например, удары молний, схлестывание проводов, дуговые перемежающиеся замыкания);</w:t>
      </w:r>
    </w:p>
    <w:p w14:paraId="4D77D1CE" w14:textId="1FAD50C0" w:rsidR="008B04AD" w:rsidRDefault="008B04AD" w:rsidP="008B04AD">
      <w:pPr>
        <w:pStyle w:val="a7"/>
        <w:numPr>
          <w:ilvl w:val="0"/>
          <w:numId w:val="36"/>
        </w:numPr>
      </w:pPr>
      <w:r>
        <w:lastRenderedPageBreak/>
        <w:t>Различные типы нагрузок, каждая из которых имеет свои уникальные проблемы моделирования (например, асинхронные и синхронные двигатели, печи, частотные приводы).</w:t>
      </w:r>
    </w:p>
    <w:p w14:paraId="0BE446A2" w14:textId="77777777" w:rsidR="008B04AD" w:rsidRDefault="008B04AD" w:rsidP="008B04AD">
      <w:r>
        <w:t>Поэтому датасеты, основанные на реальных осциллограммах, имеют большое значение. Однако сбор реальных данных для всех возможных случаев практически невозможен, даже с использованием различных методов аугментации. Таким образом, перспективным является сочетание обоих подходов. Реальные данные могут использоваться для финального тестирования предварительно обученных моделей и для дообучения моделей, изначально обученных на синтетических данных, тем самым повышая их эксплуатационную надежность.</w:t>
      </w:r>
    </w:p>
    <w:p w14:paraId="4F766209" w14:textId="77777777" w:rsidR="008B04AD" w:rsidRDefault="008B04AD" w:rsidP="008B04AD">
      <w:r>
        <w:t>Такие ML-модели могут быть внедрены в промышленные устройства, например, в терминалы РЗА, для улучшения их производительности и облегчения задач персонала. Например, алгоритмы классификации осциллограмм могут предоставлять предварительный анализ аварийных событий и передавать отчеты обслуживающему персоналу. Кроме того, набор реальных данных позволяет верифицировать симуляционные модели, используемые для генерации синтетических данных, облегчает анализ процессов в энергосистемах и способствует созданию новых теорий (например, моделей дуговых перемежающихся однофазных замыканий на землю).</w:t>
      </w:r>
    </w:p>
    <w:p w14:paraId="3195AE8B" w14:textId="07AEA534" w:rsidR="008B04AD" w:rsidRDefault="008B04AD" w:rsidP="008B04AD">
      <w:r>
        <w:t>Таким образом, создание базы данных реальных осциллограмм является актуальной задачей для продвижения методов ML в электроэнергетике, верификации симуляционных моделей, генерирующих синтетические данные, и улучшения алгоритмов РЗА, основанных на традиционных методах. Однако на сегодняшний день такие датасеты практически отсутствуют</w:t>
      </w:r>
      <w:r w:rsidR="002A1DD4">
        <w:t xml:space="preserve"> в публичном доступе</w:t>
      </w:r>
      <w:r>
        <w:t>, что ограничивает развитие подходов, основанных на данных, в этой области. Для устранения этого пробела нами был создан обширный и общедоступный датасет реальных осциллограмм.</w:t>
      </w:r>
    </w:p>
    <w:p w14:paraId="35D283AF" w14:textId="020C0282" w:rsidR="008B04AD" w:rsidRDefault="008B04AD" w:rsidP="008B04AD">
      <w:r w:rsidRPr="008B04AD">
        <w:t>Ключевые результаты данно</w:t>
      </w:r>
      <w:r w:rsidR="002A1DD4">
        <w:t>го</w:t>
      </w:r>
      <w:r w:rsidRPr="008B04AD">
        <w:t xml:space="preserve"> </w:t>
      </w:r>
      <w:r w:rsidR="002A1DD4">
        <w:t>раздела</w:t>
      </w:r>
      <w:r w:rsidRPr="008B04AD">
        <w:t xml:space="preserve"> включают:</w:t>
      </w:r>
    </w:p>
    <w:p w14:paraId="25184815" w14:textId="4F3D3B74" w:rsidR="002C270D" w:rsidRDefault="002C270D" w:rsidP="00EA4D40">
      <w:pPr>
        <w:pStyle w:val="a7"/>
        <w:numPr>
          <w:ilvl w:val="1"/>
          <w:numId w:val="31"/>
        </w:numPr>
        <w:tabs>
          <w:tab w:val="clear" w:pos="1440"/>
          <w:tab w:val="num" w:pos="1134"/>
        </w:tabs>
        <w:ind w:left="1134" w:hanging="425"/>
      </w:pPr>
      <w:r w:rsidRPr="002C270D">
        <w:rPr>
          <w:b/>
          <w:bCs/>
        </w:rPr>
        <w:t>Обширный датасет реальных осциллограмм</w:t>
      </w:r>
      <w:r w:rsidRPr="002C270D">
        <w:t xml:space="preserve">: Представлен общедоступный датасет, включающий </w:t>
      </w:r>
      <w:r w:rsidRPr="002A1DD4">
        <w:rPr>
          <w:highlight w:val="yellow"/>
        </w:rPr>
        <w:t>50 76</w:t>
      </w:r>
      <w:commentRangeStart w:id="180"/>
      <w:r w:rsidRPr="002A1DD4">
        <w:rPr>
          <w:highlight w:val="yellow"/>
        </w:rPr>
        <w:t>5</w:t>
      </w:r>
      <w:commentRangeEnd w:id="180"/>
      <w:r>
        <w:rPr>
          <w:rStyle w:val="a8"/>
          <w:rFonts w:eastAsia="SimSun" w:cs="Times New Roman"/>
          <w:lang w:val="en-US"/>
        </w:rPr>
        <w:commentReference w:id="180"/>
      </w:r>
      <w:r>
        <w:t xml:space="preserve"> </w:t>
      </w:r>
      <w:r w:rsidRPr="002C270D">
        <w:t>реальных осциллограмм, которые охватывают широкий спектр аварийных событий, различных эксплуатационных сценариев, а также записи режимов без существенных событий (шумовые записи)</w:t>
      </w:r>
    </w:p>
    <w:p w14:paraId="2460F3AA" w14:textId="204D7307" w:rsidR="002A1DD4" w:rsidRDefault="008B04AD" w:rsidP="002A1DD4">
      <w:pPr>
        <w:pStyle w:val="a7"/>
        <w:numPr>
          <w:ilvl w:val="1"/>
          <w:numId w:val="31"/>
        </w:numPr>
        <w:tabs>
          <w:tab w:val="clear" w:pos="1440"/>
          <w:tab w:val="num" w:pos="1134"/>
        </w:tabs>
        <w:ind w:left="1134" w:hanging="425"/>
      </w:pPr>
      <w:r w:rsidRPr="00EA4D40">
        <w:rPr>
          <w:b/>
          <w:bCs/>
        </w:rPr>
        <w:t>Стандартизированный конвейер обработки данных:</w:t>
      </w:r>
      <w:r>
        <w:t xml:space="preserve"> Мы предлагаем систематическую методологию сбора, унификации, анонимизации и нормализации осциллограмм.</w:t>
      </w:r>
    </w:p>
    <w:p w14:paraId="56358BC6" w14:textId="0BFB8E7A" w:rsidR="008B04AD" w:rsidRDefault="008B04AD" w:rsidP="00EA4D40">
      <w:r>
        <w:t>В настоящей главе подробно описываются этапы сбора, предобработки и подготовки датасета для его последующего использования в задачах, связанных с анализом и модернизацией устройств БАВР. Особое внимание уделяется методам унификации, деперсонализации и нормализации данных, а также подходам к их разметке для обучения моделей машинного обучения.</w:t>
      </w:r>
    </w:p>
    <w:p w14:paraId="0F8E42A4" w14:textId="1D617EF4" w:rsidR="002A1DD4" w:rsidRPr="002A1DD4" w:rsidRDefault="002A1DD4" w:rsidP="002A1DD4">
      <w:pPr>
        <w:rPr>
          <w:color w:val="FF0000"/>
        </w:rPr>
      </w:pPr>
      <w:r>
        <w:t>В следующих главах (</w:t>
      </w:r>
      <w:r w:rsidRPr="002A1DD4">
        <w:rPr>
          <w:b/>
          <w:bCs/>
          <w:color w:val="FF0000"/>
          <w:highlight w:val="yellow"/>
        </w:rPr>
        <w:t>ГЛАВА Х</w:t>
      </w:r>
      <w:commentRangeStart w:id="181"/>
      <w:r w:rsidRPr="002A1DD4">
        <w:rPr>
          <w:b/>
          <w:bCs/>
          <w:color w:val="FF0000"/>
          <w:highlight w:val="yellow"/>
        </w:rPr>
        <w:t>Х</w:t>
      </w:r>
      <w:commentRangeEnd w:id="181"/>
      <w:r>
        <w:rPr>
          <w:rStyle w:val="a8"/>
          <w:rFonts w:eastAsia="SimSun" w:cs="Times New Roman"/>
          <w:lang w:val="en-US"/>
        </w:rPr>
        <w:commentReference w:id="181"/>
      </w:r>
      <w:r>
        <w:t xml:space="preserve">) будет разобраны варианты применения систем </w:t>
      </w:r>
      <w:r w:rsidRPr="002A1DD4">
        <w:t>на основе нейронных сетей</w:t>
      </w:r>
      <w:r>
        <w:t xml:space="preserve">. </w:t>
      </w:r>
      <w:r w:rsidRPr="002A1DD4">
        <w:rPr>
          <w:color w:val="FF0000"/>
        </w:rPr>
        <w:t>Мы разрабатываем автоматизированную систему, использующую нейронные сети для классификации и сортировки осциллограмм.</w:t>
      </w:r>
      <w:r>
        <w:rPr>
          <w:color w:val="FF0000"/>
        </w:rPr>
        <w:t xml:space="preserve"> Так же можно будет указать иные анализы данных</w:t>
      </w:r>
    </w:p>
    <w:p w14:paraId="4C958EA6" w14:textId="308F19AB" w:rsidR="00707BF2" w:rsidRDefault="00707BF2">
      <w:pPr>
        <w:spacing w:line="259" w:lineRule="auto"/>
        <w:ind w:firstLine="0"/>
        <w:jc w:val="left"/>
      </w:pPr>
      <w:r>
        <w:br w:type="page"/>
      </w:r>
    </w:p>
    <w:p w14:paraId="4917781A" w14:textId="295941A2" w:rsidR="00707BF2" w:rsidRDefault="00707BF2" w:rsidP="003521E9">
      <w:pPr>
        <w:pStyle w:val="2"/>
        <w:spacing w:after="360"/>
      </w:pPr>
      <w:bookmarkStart w:id="182" w:name="_Ref200825134"/>
      <w:bookmarkStart w:id="183" w:name="_Toc201697689"/>
      <w:r w:rsidRPr="00707BF2">
        <w:lastRenderedPageBreak/>
        <w:t>Методология формирования датасета реальных осциллограмм</w:t>
      </w:r>
      <w:bookmarkEnd w:id="182"/>
      <w:bookmarkEnd w:id="183"/>
    </w:p>
    <w:p w14:paraId="5A4E7B35" w14:textId="712FF979" w:rsidR="00707BF2" w:rsidRPr="00F15C5D" w:rsidRDefault="00707BF2" w:rsidP="00707BF2">
      <w:pPr>
        <w:pStyle w:val="3"/>
        <w:spacing w:after="120"/>
        <w:ind w:firstLine="284"/>
        <w:rPr>
          <w:rFonts w:cs="Arial"/>
          <w:szCs w:val="18"/>
        </w:rPr>
      </w:pPr>
      <w:bookmarkStart w:id="184" w:name="_Toc201697690"/>
      <w:r w:rsidRPr="00707BF2">
        <w:t>Этапы подготовки датасета</w:t>
      </w:r>
      <w:bookmarkEnd w:id="184"/>
    </w:p>
    <w:p w14:paraId="2CEC6F5F" w14:textId="19B25D4D" w:rsidR="00707BF2" w:rsidRDefault="00707BF2" w:rsidP="00707BF2">
      <w:r w:rsidRPr="00707BF2">
        <w:t>Создание комплексного и пригодного для использования датасета реальных осциллограмм является многоэтапным процессом, требующим систематического подхода. Классические этапы подготовки обширной базы данных обычно включают следующие шаги [</w:t>
      </w:r>
      <w:r w:rsidR="005977A5">
        <w:fldChar w:fldCharType="begin"/>
      </w:r>
      <w:r w:rsidR="005977A5">
        <w:instrText xml:space="preserve"> REF _Ref200822096 \r \h </w:instrText>
      </w:r>
      <w:r w:rsidR="005977A5">
        <w:fldChar w:fldCharType="separate"/>
      </w:r>
      <w:r w:rsidR="00F16688">
        <w:t>88</w:t>
      </w:r>
      <w:r w:rsidR="005977A5">
        <w:fldChar w:fldCharType="end"/>
      </w:r>
      <w:r w:rsidR="005977A5">
        <w:t xml:space="preserve">, </w:t>
      </w:r>
      <w:r w:rsidR="005977A5">
        <w:fldChar w:fldCharType="begin"/>
      </w:r>
      <w:r w:rsidR="005977A5">
        <w:instrText xml:space="preserve"> REF _Ref200822098 \r \h </w:instrText>
      </w:r>
      <w:r w:rsidR="005977A5">
        <w:fldChar w:fldCharType="separate"/>
      </w:r>
      <w:r w:rsidR="00F16688">
        <w:t>89</w:t>
      </w:r>
      <w:r w:rsidR="005977A5">
        <w:fldChar w:fldCharType="end"/>
      </w:r>
      <w:r w:rsidR="005977A5">
        <w:t xml:space="preserve">, </w:t>
      </w:r>
      <w:r w:rsidR="005977A5">
        <w:fldChar w:fldCharType="begin"/>
      </w:r>
      <w:r w:rsidR="005977A5">
        <w:instrText xml:space="preserve"> REF _Ref200822100 \r \h </w:instrText>
      </w:r>
      <w:r w:rsidR="005977A5">
        <w:fldChar w:fldCharType="separate"/>
      </w:r>
      <w:r w:rsidR="00F16688">
        <w:t>90</w:t>
      </w:r>
      <w:r w:rsidR="005977A5">
        <w:fldChar w:fldCharType="end"/>
      </w:r>
      <w:r w:rsidR="005977A5">
        <w:t xml:space="preserve">, </w:t>
      </w:r>
      <w:r w:rsidR="005977A5">
        <w:fldChar w:fldCharType="begin"/>
      </w:r>
      <w:r w:rsidR="005977A5">
        <w:instrText xml:space="preserve"> REF _Ref200822101 \r \h </w:instrText>
      </w:r>
      <w:r w:rsidR="005977A5">
        <w:fldChar w:fldCharType="separate"/>
      </w:r>
      <w:r w:rsidR="00F16688">
        <w:t>91</w:t>
      </w:r>
      <w:r w:rsidR="005977A5">
        <w:fldChar w:fldCharType="end"/>
      </w:r>
      <w:r w:rsidRPr="00707BF2">
        <w:t>], которые были адаптированы и детализированы с учетом специфики поставленной задачи:</w:t>
      </w:r>
    </w:p>
    <w:p w14:paraId="3AC3EBF9" w14:textId="77777777" w:rsidR="00707BF2" w:rsidRDefault="00707BF2" w:rsidP="005977A5">
      <w:pPr>
        <w:pStyle w:val="a7"/>
        <w:numPr>
          <w:ilvl w:val="0"/>
          <w:numId w:val="38"/>
        </w:numPr>
        <w:tabs>
          <w:tab w:val="clear" w:pos="720"/>
        </w:tabs>
        <w:rPr>
          <w:rFonts w:cs="Times New Roman"/>
          <w:szCs w:val="24"/>
        </w:rPr>
      </w:pPr>
      <w:commentRangeStart w:id="185"/>
      <w:commentRangeStart w:id="186"/>
      <w:r w:rsidRPr="005977A5">
        <w:rPr>
          <w:rFonts w:cs="Times New Roman"/>
          <w:b/>
          <w:bCs/>
          <w:szCs w:val="24"/>
        </w:rPr>
        <w:t xml:space="preserve">Сбор </w:t>
      </w:r>
      <w:commentRangeEnd w:id="185"/>
      <w:r w:rsidR="00CF148F">
        <w:rPr>
          <w:rStyle w:val="a8"/>
          <w:rFonts w:eastAsia="SimSun" w:cs="Times New Roman"/>
          <w:lang w:val="en-US"/>
        </w:rPr>
        <w:commentReference w:id="185"/>
      </w:r>
      <w:commentRangeEnd w:id="186"/>
      <w:r w:rsidR="00CF148F">
        <w:rPr>
          <w:rStyle w:val="a8"/>
          <w:rFonts w:eastAsia="SimSun" w:cs="Times New Roman"/>
          <w:lang w:val="en-US"/>
        </w:rPr>
        <w:commentReference w:id="186"/>
      </w:r>
      <w:r w:rsidRPr="005977A5">
        <w:rPr>
          <w:rFonts w:cs="Times New Roman"/>
          <w:b/>
          <w:bCs/>
          <w:szCs w:val="24"/>
        </w:rPr>
        <w:t>данных из различных источников:</w:t>
      </w:r>
      <w:r w:rsidRPr="00707BF2">
        <w:rPr>
          <w:rFonts w:cs="Times New Roman"/>
          <w:szCs w:val="24"/>
        </w:rPr>
        <w:t xml:space="preserve"> Поиск и агрегация осциллограмм с различных энергообъектов, от разных производителей устройств РЗА и из различных эксплуатационных ситуаций.</w:t>
      </w:r>
    </w:p>
    <w:p w14:paraId="5D090058" w14:textId="77777777" w:rsidR="00707BF2" w:rsidRDefault="00707BF2" w:rsidP="005977A5">
      <w:pPr>
        <w:pStyle w:val="a7"/>
        <w:numPr>
          <w:ilvl w:val="0"/>
          <w:numId w:val="38"/>
        </w:numPr>
        <w:tabs>
          <w:tab w:val="clear" w:pos="720"/>
        </w:tabs>
        <w:rPr>
          <w:rFonts w:cs="Times New Roman"/>
          <w:szCs w:val="24"/>
        </w:rPr>
      </w:pPr>
      <w:r w:rsidRPr="005977A5">
        <w:rPr>
          <w:rFonts w:cs="Times New Roman"/>
          <w:b/>
          <w:bCs/>
          <w:szCs w:val="24"/>
        </w:rPr>
        <w:t>Предварительная очистка данных:</w:t>
      </w:r>
      <w:r w:rsidRPr="00707BF2">
        <w:rPr>
          <w:rFonts w:cs="Times New Roman"/>
          <w:szCs w:val="24"/>
        </w:rPr>
        <w:t xml:space="preserve"> Начальная фильтрация, удаление заведомо некорректных или нечитаемых файлов, проверка целостности записей (например, наличие пары .cfg и .dat для формата COMTRADE).</w:t>
      </w:r>
    </w:p>
    <w:p w14:paraId="6E3A8B8C" w14:textId="14F77580" w:rsidR="00707BF2" w:rsidRDefault="00707BF2" w:rsidP="005977A5">
      <w:pPr>
        <w:pStyle w:val="a7"/>
        <w:numPr>
          <w:ilvl w:val="0"/>
          <w:numId w:val="38"/>
        </w:numPr>
        <w:tabs>
          <w:tab w:val="clear" w:pos="720"/>
        </w:tabs>
        <w:rPr>
          <w:rFonts w:cs="Times New Roman"/>
          <w:szCs w:val="24"/>
        </w:rPr>
      </w:pPr>
      <w:r w:rsidRPr="005977A5">
        <w:rPr>
          <w:rFonts w:cs="Times New Roman"/>
          <w:b/>
          <w:bCs/>
          <w:szCs w:val="24"/>
        </w:rPr>
        <w:t>Унификация форматов и стандартизация имен сигналов:</w:t>
      </w:r>
      <w:r w:rsidRPr="00707BF2">
        <w:rPr>
          <w:rFonts w:cs="Times New Roman"/>
          <w:szCs w:val="24"/>
        </w:rPr>
        <w:t xml:space="preserve"> Приведение осциллограмм к единому формату (в нашем случае, к ASCII COMTRADE IEEE C37.111-2013) и разработка единой системы именования для аналоговых и дискретных сигналов, что критически важно для последующей автоматизированной обработки и анализа.</w:t>
      </w:r>
    </w:p>
    <w:p w14:paraId="0FC1B4CA" w14:textId="3B761F52" w:rsidR="002C270D" w:rsidRPr="002C270D" w:rsidRDefault="00707BF2" w:rsidP="002C270D">
      <w:pPr>
        <w:pStyle w:val="a7"/>
        <w:numPr>
          <w:ilvl w:val="0"/>
          <w:numId w:val="38"/>
        </w:numPr>
        <w:tabs>
          <w:tab w:val="clear" w:pos="720"/>
        </w:tabs>
        <w:rPr>
          <w:rFonts w:cs="Times New Roman"/>
          <w:szCs w:val="24"/>
        </w:rPr>
      </w:pPr>
      <w:bookmarkStart w:id="187" w:name="_Hlk200823540"/>
      <w:r w:rsidRPr="005977A5">
        <w:rPr>
          <w:rFonts w:cs="Times New Roman"/>
          <w:b/>
          <w:bCs/>
          <w:szCs w:val="24"/>
        </w:rPr>
        <w:t>Деперсонализация (анонимизация) данных:</w:t>
      </w:r>
      <w:r w:rsidRPr="00707BF2">
        <w:rPr>
          <w:rFonts w:cs="Times New Roman"/>
          <w:szCs w:val="24"/>
        </w:rPr>
        <w:t xml:space="preserve"> Удаление любой конфиденциальной информации, которая могла бы идентифицировать конкретный энергообъект, время события или производителя работ, для обеспечения возможности публичного использования датасета.</w:t>
      </w:r>
      <w:r w:rsidR="005977A5">
        <w:rPr>
          <w:rFonts w:cs="Times New Roman"/>
          <w:szCs w:val="24"/>
        </w:rPr>
        <w:t xml:space="preserve"> </w:t>
      </w:r>
      <w:r w:rsidR="002C270D" w:rsidRPr="002C270D">
        <w:rPr>
          <w:rFonts w:cs="Times New Roman"/>
          <w:szCs w:val="24"/>
        </w:rPr>
        <w:t>Отметим, что для внутреннего использования (например, для анализа работы оборудования на конкретном объекте) исходная информация может быть сохранена. Однако для создания публичного датасета, как описано в данной работе, все данные проходят процедуру анонимизации.</w:t>
      </w:r>
    </w:p>
    <w:p w14:paraId="2CEEB265" w14:textId="18C7178B" w:rsidR="00707BF2" w:rsidRPr="007E2E98" w:rsidRDefault="00707BF2" w:rsidP="003521E9">
      <w:pPr>
        <w:pStyle w:val="a7"/>
        <w:numPr>
          <w:ilvl w:val="0"/>
          <w:numId w:val="38"/>
        </w:numPr>
        <w:tabs>
          <w:tab w:val="clear" w:pos="720"/>
        </w:tabs>
        <w:rPr>
          <w:rFonts w:cs="Times New Roman"/>
          <w:szCs w:val="24"/>
        </w:rPr>
      </w:pPr>
      <w:r w:rsidRPr="007E2E98">
        <w:rPr>
          <w:rFonts w:cs="Times New Roman"/>
          <w:b/>
          <w:bCs/>
          <w:szCs w:val="24"/>
        </w:rPr>
        <w:t>Нормализация сигналов:</w:t>
      </w:r>
      <w:r w:rsidRPr="007E2E98">
        <w:rPr>
          <w:rFonts w:cs="Times New Roman"/>
          <w:szCs w:val="24"/>
        </w:rPr>
        <w:t xml:space="preserve"> </w:t>
      </w:r>
      <w:r w:rsidRPr="003521E9">
        <w:rPr>
          <w:rFonts w:cs="Times New Roman"/>
          <w:spacing w:val="-4"/>
          <w:szCs w:val="24"/>
        </w:rPr>
        <w:t>Приведение амплитуд сигналов к сопоставимым величинам (например, к относительным единицам или стандартизированным вторичным значениям) для корректного сравнения и использования в алгоритмах, чувствительных к масштабу данных.</w:t>
      </w:r>
      <w:r w:rsidR="005977A5" w:rsidRPr="003521E9">
        <w:rPr>
          <w:rFonts w:cs="Times New Roman"/>
          <w:spacing w:val="-4"/>
          <w:szCs w:val="24"/>
        </w:rPr>
        <w:t xml:space="preserve"> </w:t>
      </w:r>
      <w:r w:rsidR="003521E9" w:rsidRPr="003521E9">
        <w:rPr>
          <w:rFonts w:cs="Times New Roman"/>
          <w:spacing w:val="-4"/>
          <w:szCs w:val="24"/>
        </w:rPr>
        <w:t>Хотя данные от измерительных трансформаторов часто приводятся к стандартным вторичным значениям, в файлах осциллограмм не всегда явно указаны коэффициенты трансформации или тип величин (первичные/вторичные). В ряде современных устройств, особенно использующих цифровые измерительные датчики, понятие классических вторичных значений может отсутствовать. Это создает специфические трудности при работе с реальными осциллограммами и требует разработки подходов к их корректной нормализации.</w:t>
      </w:r>
    </w:p>
    <w:p w14:paraId="0A5CF4A2" w14:textId="64689C90" w:rsidR="003521E9" w:rsidRPr="003521E9" w:rsidRDefault="00707BF2" w:rsidP="003521E9">
      <w:pPr>
        <w:pStyle w:val="a7"/>
        <w:numPr>
          <w:ilvl w:val="0"/>
          <w:numId w:val="38"/>
        </w:numPr>
        <w:tabs>
          <w:tab w:val="clear" w:pos="720"/>
        </w:tabs>
        <w:rPr>
          <w:rFonts w:cs="Times New Roman"/>
          <w:szCs w:val="24"/>
        </w:rPr>
      </w:pPr>
      <w:r w:rsidRPr="005977A5">
        <w:rPr>
          <w:rFonts w:cs="Times New Roman"/>
          <w:b/>
          <w:bCs/>
          <w:szCs w:val="24"/>
        </w:rPr>
        <w:t>Разметка (аннотирование) осциллограмм:</w:t>
      </w:r>
      <w:r w:rsidRPr="00707BF2">
        <w:rPr>
          <w:rFonts w:cs="Times New Roman"/>
          <w:szCs w:val="24"/>
        </w:rPr>
        <w:t xml:space="preserve"> Классификация событий, зафиксированных в осциллограммах, определение их временных границ и присвоение меток. Этот этап может быть как ручным, так и частично или полностью автоматизированным.</w:t>
      </w:r>
      <w:r w:rsidR="005977A5">
        <w:rPr>
          <w:rFonts w:cs="Times New Roman"/>
          <w:szCs w:val="24"/>
        </w:rPr>
        <w:t xml:space="preserve"> </w:t>
      </w:r>
      <w:r w:rsidR="003521E9" w:rsidRPr="003521E9">
        <w:rPr>
          <w:rFonts w:cs="Times New Roman"/>
          <w:szCs w:val="24"/>
        </w:rPr>
        <w:t>Этот этап может быть как ручным, так и частично или полностью автоматизированным. В рамках данной работы для части датасета применялась ручная разметка, а также исследовались подходы к автоматизированной разметке.</w:t>
      </w:r>
    </w:p>
    <w:p w14:paraId="2B4C5216" w14:textId="06439089" w:rsidR="00707BF2" w:rsidRDefault="00707BF2" w:rsidP="005977A5">
      <w:pPr>
        <w:pStyle w:val="a7"/>
        <w:numPr>
          <w:ilvl w:val="0"/>
          <w:numId w:val="38"/>
        </w:numPr>
        <w:tabs>
          <w:tab w:val="clear" w:pos="720"/>
        </w:tabs>
        <w:rPr>
          <w:rFonts w:cs="Times New Roman"/>
          <w:szCs w:val="24"/>
        </w:rPr>
      </w:pPr>
      <w:r w:rsidRPr="005977A5">
        <w:rPr>
          <w:rFonts w:cs="Times New Roman"/>
          <w:b/>
          <w:bCs/>
          <w:szCs w:val="24"/>
        </w:rPr>
        <w:t>Документирование и описание датасета:</w:t>
      </w:r>
      <w:r w:rsidRPr="00707BF2">
        <w:rPr>
          <w:rFonts w:cs="Times New Roman"/>
          <w:szCs w:val="24"/>
        </w:rPr>
        <w:t xml:space="preserve"> Создание подробного описания структуры датасета, форматов данных, методологии сбора и обработки, а также характеристик включенных осциллограмм.</w:t>
      </w:r>
      <w:r w:rsidR="005977A5">
        <w:rPr>
          <w:rFonts w:cs="Times New Roman"/>
          <w:szCs w:val="24"/>
        </w:rPr>
        <w:t xml:space="preserve"> Что будет подробно разобрано далее</w:t>
      </w:r>
    </w:p>
    <w:p w14:paraId="1F3E7A3C" w14:textId="7FD8C5F5" w:rsidR="00707BF2" w:rsidRDefault="00707BF2" w:rsidP="005977A5">
      <w:pPr>
        <w:pStyle w:val="a7"/>
        <w:numPr>
          <w:ilvl w:val="0"/>
          <w:numId w:val="38"/>
        </w:numPr>
        <w:tabs>
          <w:tab w:val="clear" w:pos="720"/>
        </w:tabs>
        <w:rPr>
          <w:rFonts w:cs="Times New Roman"/>
          <w:szCs w:val="24"/>
        </w:rPr>
      </w:pPr>
      <w:r w:rsidRPr="005977A5">
        <w:rPr>
          <w:rFonts w:cs="Times New Roman"/>
          <w:b/>
          <w:bCs/>
          <w:szCs w:val="24"/>
        </w:rPr>
        <w:t>Публикация и распространение (для публичного датасета):</w:t>
      </w:r>
      <w:r w:rsidRPr="00707BF2">
        <w:rPr>
          <w:rFonts w:cs="Times New Roman"/>
          <w:szCs w:val="24"/>
        </w:rPr>
        <w:t xml:space="preserve"> </w:t>
      </w:r>
      <w:r w:rsidR="003521E9" w:rsidRPr="003521E9">
        <w:rPr>
          <w:rFonts w:cs="Times New Roman"/>
          <w:szCs w:val="24"/>
        </w:rPr>
        <w:t xml:space="preserve">Обеспечение доступа к датасету для научного сообщества. Информация о доступе представлена по ссылкам </w:t>
      </w:r>
      <w:r w:rsidR="005977A5" w:rsidRPr="003521E9">
        <w:rPr>
          <w:rFonts w:cs="Times New Roman"/>
          <w:szCs w:val="24"/>
        </w:rPr>
        <w:t>[</w:t>
      </w:r>
      <w:r w:rsidR="005977A5" w:rsidRPr="005977A5">
        <w:rPr>
          <w:rFonts w:cs="Times New Roman"/>
          <w:szCs w:val="24"/>
          <w:highlight w:val="yellow"/>
        </w:rPr>
        <w:t>Х</w:t>
      </w:r>
      <w:commentRangeStart w:id="188"/>
      <w:r w:rsidR="005977A5" w:rsidRPr="005977A5">
        <w:rPr>
          <w:rFonts w:cs="Times New Roman"/>
          <w:szCs w:val="24"/>
          <w:highlight w:val="yellow"/>
        </w:rPr>
        <w:t>Х</w:t>
      </w:r>
      <w:commentRangeEnd w:id="188"/>
      <w:r w:rsidR="005977A5">
        <w:rPr>
          <w:rStyle w:val="a8"/>
          <w:rFonts w:eastAsia="SimSun" w:cs="Times New Roman"/>
          <w:lang w:val="en-US"/>
        </w:rPr>
        <w:commentReference w:id="188"/>
      </w:r>
      <w:r w:rsidR="005977A5" w:rsidRPr="003521E9">
        <w:rPr>
          <w:rFonts w:cs="Times New Roman"/>
          <w:szCs w:val="24"/>
        </w:rPr>
        <w:t>]</w:t>
      </w:r>
      <w:r w:rsidR="005977A5">
        <w:rPr>
          <w:rFonts w:cs="Times New Roman"/>
          <w:szCs w:val="24"/>
        </w:rPr>
        <w:t xml:space="preserve"> и </w:t>
      </w:r>
      <w:r w:rsidR="003521E9">
        <w:rPr>
          <w:rFonts w:cs="Times New Roman"/>
          <w:szCs w:val="24"/>
        </w:rPr>
        <w:t xml:space="preserve">в </w:t>
      </w:r>
      <w:r w:rsidR="003521E9" w:rsidRPr="003521E9">
        <w:rPr>
          <w:rFonts w:cs="Times New Roman"/>
          <w:szCs w:val="24"/>
        </w:rPr>
        <w:t>публикациях</w:t>
      </w:r>
      <w:r w:rsidR="005977A5">
        <w:rPr>
          <w:rFonts w:cs="Times New Roman"/>
          <w:szCs w:val="24"/>
        </w:rPr>
        <w:t xml:space="preserve"> </w:t>
      </w:r>
      <w:r w:rsidR="005977A5" w:rsidRPr="003521E9">
        <w:rPr>
          <w:rFonts w:cs="Times New Roman"/>
          <w:szCs w:val="24"/>
        </w:rPr>
        <w:t>[</w:t>
      </w:r>
      <w:r w:rsidR="005977A5" w:rsidRPr="005977A5">
        <w:rPr>
          <w:rFonts w:cs="Times New Roman"/>
          <w:szCs w:val="24"/>
          <w:highlight w:val="yellow"/>
        </w:rPr>
        <w:t>Х</w:t>
      </w:r>
      <w:commentRangeStart w:id="189"/>
      <w:r w:rsidR="005977A5" w:rsidRPr="005977A5">
        <w:rPr>
          <w:rFonts w:cs="Times New Roman"/>
          <w:szCs w:val="24"/>
          <w:highlight w:val="yellow"/>
        </w:rPr>
        <w:t>Х</w:t>
      </w:r>
      <w:commentRangeEnd w:id="189"/>
      <w:r w:rsidR="005977A5">
        <w:rPr>
          <w:rStyle w:val="a8"/>
          <w:rFonts w:eastAsia="SimSun" w:cs="Times New Roman"/>
          <w:lang w:val="en-US"/>
        </w:rPr>
        <w:commentReference w:id="189"/>
      </w:r>
      <w:r w:rsidR="005977A5" w:rsidRPr="003521E9">
        <w:rPr>
          <w:rFonts w:cs="Times New Roman"/>
          <w:szCs w:val="24"/>
        </w:rPr>
        <w:t>]</w:t>
      </w:r>
    </w:p>
    <w:p w14:paraId="06C37AAA" w14:textId="174077BE" w:rsidR="00707BF2" w:rsidRPr="00707BF2" w:rsidRDefault="00707BF2" w:rsidP="005977A5">
      <w:pPr>
        <w:pStyle w:val="a7"/>
        <w:numPr>
          <w:ilvl w:val="0"/>
          <w:numId w:val="38"/>
        </w:numPr>
        <w:tabs>
          <w:tab w:val="clear" w:pos="720"/>
        </w:tabs>
        <w:rPr>
          <w:rFonts w:cs="Times New Roman"/>
          <w:szCs w:val="24"/>
        </w:rPr>
      </w:pPr>
      <w:r w:rsidRPr="005977A5">
        <w:rPr>
          <w:rFonts w:cs="Times New Roman"/>
          <w:b/>
          <w:bCs/>
          <w:szCs w:val="24"/>
        </w:rPr>
        <w:t>Обновление и поддержка:</w:t>
      </w:r>
      <w:r w:rsidRPr="00707BF2">
        <w:rPr>
          <w:rFonts w:cs="Times New Roman"/>
          <w:szCs w:val="24"/>
        </w:rPr>
        <w:t xml:space="preserve"> Периодическое пополнение датасета новыми данными и актуализация документации.</w:t>
      </w:r>
    </w:p>
    <w:bookmarkEnd w:id="187"/>
    <w:p w14:paraId="4A542547" w14:textId="2743C434" w:rsidR="00707BF2" w:rsidRDefault="005977A5" w:rsidP="005977A5">
      <w:pPr>
        <w:rPr>
          <w:rFonts w:cs="Times New Roman"/>
          <w:szCs w:val="24"/>
        </w:rPr>
      </w:pPr>
      <w:r w:rsidRPr="005977A5">
        <w:rPr>
          <w:rFonts w:cs="Times New Roman"/>
          <w:szCs w:val="24"/>
        </w:rPr>
        <w:lastRenderedPageBreak/>
        <w:t>В рамках настоящей работы основное внимание уделяется этапам 1-7. Вопросы публикации и долгосрочной поддержки выходят за рамки данной диссертации, однако их важность для создания ценного научного ресурса несомненна. Последующие разделы данной главы детально описывают реализацию этих этапов применительно к созданию нашего датасета осциллограмм</w:t>
      </w:r>
    </w:p>
    <w:p w14:paraId="143AB0EA" w14:textId="1FD6BFBE" w:rsidR="005977A5" w:rsidRPr="00F15C5D" w:rsidRDefault="00880821" w:rsidP="005977A5">
      <w:pPr>
        <w:pStyle w:val="3"/>
        <w:spacing w:after="120"/>
        <w:ind w:firstLine="284"/>
        <w:rPr>
          <w:rFonts w:cs="Arial"/>
          <w:szCs w:val="18"/>
        </w:rPr>
      </w:pPr>
      <w:bookmarkStart w:id="190" w:name="_Toc201697691"/>
      <w:r w:rsidRPr="00880821">
        <w:t xml:space="preserve">Проблемы и вызовы при работе с реальными </w:t>
      </w:r>
      <w:commentRangeStart w:id="191"/>
      <w:r w:rsidRPr="00880821">
        <w:t>осциллограммами</w:t>
      </w:r>
      <w:commentRangeEnd w:id="191"/>
      <w:r w:rsidR="00CF148F">
        <w:rPr>
          <w:rStyle w:val="a8"/>
          <w:rFonts w:eastAsia="SimSun" w:cs="Times New Roman"/>
          <w:b w:val="0"/>
          <w:lang w:val="en-US"/>
        </w:rPr>
        <w:commentReference w:id="191"/>
      </w:r>
      <w:bookmarkEnd w:id="190"/>
    </w:p>
    <w:p w14:paraId="5A846D95" w14:textId="77777777" w:rsidR="005977A5" w:rsidRDefault="005977A5" w:rsidP="005977A5">
      <w:r w:rsidRPr="005977A5">
        <w:t xml:space="preserve">Работа с реальными осциллограммами, в отличие от симулированных данных, сопряжена с рядом специфических проблем и вызовов, требующих тщательного учета и разработки специализированных методов их преодоления: </w:t>
      </w:r>
    </w:p>
    <w:p w14:paraId="2E18D211" w14:textId="41099906" w:rsidR="005977A5" w:rsidRDefault="005977A5" w:rsidP="005977A5">
      <w:pPr>
        <w:pStyle w:val="a7"/>
        <w:numPr>
          <w:ilvl w:val="0"/>
          <w:numId w:val="39"/>
        </w:numPr>
        <w:ind w:left="851" w:hanging="425"/>
      </w:pPr>
      <w:r w:rsidRPr="005977A5">
        <w:rPr>
          <w:b/>
          <w:bCs/>
        </w:rPr>
        <w:t>Разнообразие форматов файлов осциллограмм:</w:t>
      </w:r>
      <w:r>
        <w:t xml:space="preserve"> Устройства РЗА от различных производителей могут записывать осциллограммы во множестве проприетарных или стандартизированных форматов (например, COMTRADE различных версий – «.cfg+.dat», «.cff»; форматы НПП ЭКРА – «.dfr»; НПП Бреслер – «.brs»; НЕВА – «.os», «.os1»; ПАРМА – «.do», «.to»; регистраторы ЧЭАЗ – «.osc»; ПРОСОФТ – «.sg2»; регистраторы переходных процессов – «.bb» и др.). Это требует разработки или использования универсальных инструментов для чтения и конвертации данных.</w:t>
      </w:r>
    </w:p>
    <w:p w14:paraId="7C99A8B0" w14:textId="1A2EFCA3" w:rsidR="005977A5" w:rsidRDefault="005977A5" w:rsidP="005977A5">
      <w:pPr>
        <w:pStyle w:val="a7"/>
        <w:numPr>
          <w:ilvl w:val="0"/>
          <w:numId w:val="39"/>
        </w:numPr>
        <w:ind w:left="851" w:hanging="425"/>
      </w:pPr>
      <w:r w:rsidRPr="005977A5">
        <w:rPr>
          <w:b/>
          <w:bCs/>
        </w:rPr>
        <w:t>Необходимость унификации параметров:</w:t>
      </w:r>
    </w:p>
    <w:p w14:paraId="179EBD8D" w14:textId="381EE22C" w:rsidR="005977A5" w:rsidRDefault="005977A5" w:rsidP="005977A5">
      <w:pPr>
        <w:pStyle w:val="a7"/>
        <w:numPr>
          <w:ilvl w:val="1"/>
          <w:numId w:val="39"/>
        </w:numPr>
        <w:ind w:left="1560" w:hanging="567"/>
      </w:pPr>
      <w:r w:rsidRPr="005977A5">
        <w:t>Список и названия аналоговых и дискретных сигналов: Имена сигналов часто назначаются производителем терминала или инженером при наладке и могут сильно варьироваться даже для однотипных измерений на разных объектах или устройствах. Отсутствие единого стандарта именования затрудняет автоматизированный анализ и сопоставление данных.</w:t>
      </w:r>
    </w:p>
    <w:p w14:paraId="13D77C8B" w14:textId="4C9CBE23" w:rsidR="005977A5" w:rsidRDefault="005977A5" w:rsidP="005977A5">
      <w:pPr>
        <w:pStyle w:val="a7"/>
        <w:numPr>
          <w:ilvl w:val="1"/>
          <w:numId w:val="39"/>
        </w:numPr>
        <w:ind w:left="1560" w:hanging="567"/>
      </w:pPr>
      <w:r w:rsidRPr="005977A5">
        <w:t>Частота дискретизации и частота сети: Осциллограммы могут быть записаны с различной частотой дискретизации (например, 1000, 1200, 1600, 2400, 6400 Гц и т.д.) и для сетей с разной номинальной частотой (50</w:t>
      </w:r>
      <w:r>
        <w:t> </w:t>
      </w:r>
      <w:r w:rsidRPr="005977A5">
        <w:t>Гц, 60</w:t>
      </w:r>
      <w:r>
        <w:t> </w:t>
      </w:r>
      <w:r w:rsidRPr="005977A5">
        <w:t>Гц). Эти параметры напрямую влияют на количество точек на период и требуют учета при спектральном анализе или применении алгоритмов, основанных на временных окнах.</w:t>
      </w:r>
    </w:p>
    <w:p w14:paraId="6962225C" w14:textId="7E72ADFF" w:rsidR="005977A5" w:rsidRDefault="005977A5" w:rsidP="005977A5">
      <w:pPr>
        <w:pStyle w:val="a7"/>
        <w:numPr>
          <w:ilvl w:val="1"/>
          <w:numId w:val="39"/>
        </w:numPr>
        <w:ind w:left="1560" w:hanging="567"/>
      </w:pPr>
      <w:r w:rsidRPr="005977A5">
        <w:t>Стандартные значения амплитуд (коэффициенты трансформации): Информация о коэффициентах трансформации измерительных трансформаторов тока и напряжения</w:t>
      </w:r>
      <w:r>
        <w:t xml:space="preserve"> (или других датчиков)</w:t>
      </w:r>
      <w:r w:rsidRPr="005977A5">
        <w:t xml:space="preserve"> не всегда явно присутствует или легко извлекаема из файла осциллограммы, что усложняет процесс нормализации и приведения к первичным или стандартизированным вторичным величинам.</w:t>
      </w:r>
    </w:p>
    <w:p w14:paraId="60B4A6B3" w14:textId="77777777" w:rsidR="005977A5" w:rsidRDefault="005977A5" w:rsidP="005977A5">
      <w:pPr>
        <w:pStyle w:val="a7"/>
        <w:numPr>
          <w:ilvl w:val="0"/>
          <w:numId w:val="39"/>
        </w:numPr>
        <w:ind w:left="851" w:hanging="425"/>
      </w:pPr>
      <w:r w:rsidRPr="005977A5">
        <w:rPr>
          <w:b/>
          <w:bCs/>
        </w:rPr>
        <w:t>Большой объем данных и трудоемкость ручной обработки:</w:t>
      </w:r>
      <w:r>
        <w:t xml:space="preserve"> Современные системы РЗА генерируют значительные объемы осциллограмм. Ручная обработка, анализ и разметка такого массива данных практически невозможны и требуют разработки автоматизированных подходов.</w:t>
      </w:r>
    </w:p>
    <w:p w14:paraId="2954DA95" w14:textId="37B7FF8B" w:rsidR="005977A5" w:rsidRDefault="005977A5" w:rsidP="005977A5">
      <w:pPr>
        <w:pStyle w:val="a7"/>
        <w:numPr>
          <w:ilvl w:val="0"/>
          <w:numId w:val="39"/>
        </w:numPr>
        <w:ind w:left="851" w:hanging="425"/>
      </w:pPr>
      <w:r w:rsidRPr="005977A5">
        <w:rPr>
          <w:b/>
          <w:bCs/>
        </w:rPr>
        <w:t>Обеспечение конфиденциальности и необходимость деперсонализации:</w:t>
      </w:r>
      <w:r>
        <w:t xml:space="preserve"> Реальные осциллограммы часто содержат информацию, являющуюся коммерческой тайной или позволяющую идентифицировать конкретный энергообъект (названия подстанций, фидеров, время события, данные о производителе оборудования). </w:t>
      </w:r>
      <w:r w:rsidR="003521E9" w:rsidRPr="003521E9">
        <w:t xml:space="preserve">Перед любой публикацией или передачей третьим лицам такие данные должны быть тщательно деперсонализированы (анонимизированы) </w:t>
      </w:r>
      <w:r>
        <w:t>[</w:t>
      </w:r>
      <w:r>
        <w:fldChar w:fldCharType="begin"/>
      </w:r>
      <w:r>
        <w:instrText xml:space="preserve"> REF _Ref200823159 \r \h </w:instrText>
      </w:r>
      <w:r>
        <w:fldChar w:fldCharType="separate"/>
      </w:r>
      <w:r w:rsidR="00F16688">
        <w:t>92</w:t>
      </w:r>
      <w:r>
        <w:fldChar w:fldCharType="end"/>
      </w:r>
      <w:r>
        <w:t xml:space="preserve">, </w:t>
      </w:r>
      <w:r>
        <w:fldChar w:fldCharType="begin"/>
      </w:r>
      <w:r>
        <w:instrText xml:space="preserve"> REF _Ref200823161 \r \h </w:instrText>
      </w:r>
      <w:r>
        <w:fldChar w:fldCharType="separate"/>
      </w:r>
      <w:r w:rsidR="00F16688">
        <w:t>93</w:t>
      </w:r>
      <w:r>
        <w:fldChar w:fldCharType="end"/>
      </w:r>
      <w:r>
        <w:t xml:space="preserve">, </w:t>
      </w:r>
      <w:r>
        <w:fldChar w:fldCharType="begin"/>
      </w:r>
      <w:r>
        <w:instrText xml:space="preserve"> REF _Ref200823164 \r \h </w:instrText>
      </w:r>
      <w:r>
        <w:fldChar w:fldCharType="separate"/>
      </w:r>
      <w:r w:rsidR="00F16688">
        <w:t>94</w:t>
      </w:r>
      <w:r>
        <w:fldChar w:fldCharType="end"/>
      </w:r>
      <w:r>
        <w:t>].</w:t>
      </w:r>
    </w:p>
    <w:p w14:paraId="3207C876" w14:textId="5C6FFA75" w:rsidR="005977A5" w:rsidRDefault="005977A5" w:rsidP="005977A5">
      <w:pPr>
        <w:pStyle w:val="a7"/>
        <w:numPr>
          <w:ilvl w:val="0"/>
          <w:numId w:val="39"/>
        </w:numPr>
        <w:ind w:left="851" w:hanging="425"/>
      </w:pPr>
      <w:r w:rsidRPr="005977A5">
        <w:rPr>
          <w:b/>
          <w:bCs/>
        </w:rPr>
        <w:t>«Зашумленность» данных и наличие неинформативных осциллограмм:</w:t>
      </w:r>
      <w:r>
        <w:t xml:space="preserve"> Значительная часть регистрируемых осциллограмм может не содержать полезной информации о значимых событиях (так называемые «пустые» осциллограммы, содержащие только фоновый шум или незначительные флуктуации). Хотя такие </w:t>
      </w:r>
      <w:r>
        <w:lastRenderedPageBreak/>
        <w:t>данные могут быть полезны для обучения моделей отличать нормальный режим от аномального, их большое количество усложняет поиск и анализ действительно информативных записей. Кроме того, реальные сигналы всегда содержат различные виды помех и наводок.</w:t>
      </w:r>
    </w:p>
    <w:p w14:paraId="5FAC6C62" w14:textId="77777777" w:rsidR="005977A5" w:rsidRDefault="005977A5" w:rsidP="005977A5">
      <w:pPr>
        <w:pStyle w:val="a7"/>
        <w:numPr>
          <w:ilvl w:val="0"/>
          <w:numId w:val="39"/>
        </w:numPr>
        <w:ind w:left="851" w:hanging="425"/>
      </w:pPr>
      <w:r w:rsidRPr="005977A5">
        <w:rPr>
          <w:b/>
          <w:bCs/>
        </w:rPr>
        <w:t>Неполнота или противоречивость данных:</w:t>
      </w:r>
      <w:r>
        <w:t xml:space="preserve"> В некоторых осциллограммах могут отсутствовать важные сигналы, или информация в конфигурационном файле (.cfg) может не полностью соответствовать данным в файле значений (.dat). Также встречаются осциллограммы с поврежденной структурой или некорректной кодировкой.</w:t>
      </w:r>
    </w:p>
    <w:p w14:paraId="24630561" w14:textId="4E6FE9CA" w:rsidR="005977A5" w:rsidRDefault="005977A5" w:rsidP="005977A5">
      <w:pPr>
        <w:pStyle w:val="a7"/>
        <w:numPr>
          <w:ilvl w:val="0"/>
          <w:numId w:val="39"/>
        </w:numPr>
        <w:ind w:left="851" w:hanging="425"/>
      </w:pPr>
      <w:r w:rsidRPr="005977A5">
        <w:rPr>
          <w:b/>
          <w:bCs/>
        </w:rPr>
        <w:t xml:space="preserve">Сложность определения </w:t>
      </w:r>
      <w:r>
        <w:rPr>
          <w:b/>
          <w:bCs/>
        </w:rPr>
        <w:t>«</w:t>
      </w:r>
      <w:r w:rsidRPr="005977A5">
        <w:rPr>
          <w:b/>
          <w:bCs/>
        </w:rPr>
        <w:t>истинной</w:t>
      </w:r>
      <w:r>
        <w:rPr>
          <w:b/>
          <w:bCs/>
        </w:rPr>
        <w:t>»</w:t>
      </w:r>
      <w:r w:rsidRPr="005977A5">
        <w:rPr>
          <w:b/>
          <w:bCs/>
        </w:rPr>
        <w:t xml:space="preserve"> картины события:</w:t>
      </w:r>
      <w:r>
        <w:t xml:space="preserve"> Одна и та же авария может быть зафиксирована несколькими устройствами РЗА с разных точек энергосистемы, и их «взгляд» на событие может несколько отличаться из-за погрешностей измерений, разных алгоритмов фиксации и т.д.</w:t>
      </w:r>
    </w:p>
    <w:p w14:paraId="667076A2" w14:textId="2E5CC19A" w:rsidR="005977A5" w:rsidRDefault="005977A5" w:rsidP="005977A5">
      <w:r w:rsidRPr="005977A5">
        <w:t>Успешное решение этих проблем является необходимым условием для создания качественного и репрезентативного датасета реальных осциллограмм, пригодного для решения широкого круга задач в области релейной защиты, автоматики и машинного обучения.</w:t>
      </w:r>
    </w:p>
    <w:p w14:paraId="377BF714" w14:textId="29C294B5" w:rsidR="00880821" w:rsidRDefault="00880821">
      <w:pPr>
        <w:spacing w:line="259" w:lineRule="auto"/>
        <w:ind w:firstLine="0"/>
        <w:jc w:val="left"/>
      </w:pPr>
      <w:r>
        <w:br w:type="page"/>
      </w:r>
    </w:p>
    <w:p w14:paraId="404B1433" w14:textId="59A655D6" w:rsidR="00880821" w:rsidRDefault="00880821" w:rsidP="00880821">
      <w:pPr>
        <w:pStyle w:val="2"/>
      </w:pPr>
      <w:bookmarkStart w:id="192" w:name="_Toc201697692"/>
      <w:r w:rsidRPr="00880821">
        <w:lastRenderedPageBreak/>
        <w:t>Сбор и первичная обработка осциллограмм</w:t>
      </w:r>
      <w:bookmarkEnd w:id="192"/>
    </w:p>
    <w:p w14:paraId="5D37E30F" w14:textId="1D5833AE" w:rsidR="006E10C8" w:rsidRPr="006E10C8" w:rsidRDefault="006E10C8" w:rsidP="006E10C8">
      <w:r w:rsidRPr="006E10C8">
        <w:t>Начальным этапо</w:t>
      </w:r>
      <w:r w:rsidR="00CF148F">
        <w:t>м</w:t>
      </w:r>
      <w:r w:rsidRPr="006E10C8">
        <w:t xml:space="preserve"> формирования датасета является сбор исходных данных – файлов осциллограмм. Этот процесс требует не только доступа к разнообразным источникам, но и разработки инструментов для эффективного поиска, фильтрации и первичной систематизации собираемого материала.</w:t>
      </w:r>
    </w:p>
    <w:p w14:paraId="1B52B9C1" w14:textId="608EA34A" w:rsidR="00880821" w:rsidRPr="00F15C5D" w:rsidRDefault="00880821" w:rsidP="00880821">
      <w:pPr>
        <w:pStyle w:val="3"/>
        <w:spacing w:after="120"/>
        <w:ind w:firstLine="284"/>
        <w:rPr>
          <w:rFonts w:cs="Arial"/>
          <w:szCs w:val="18"/>
        </w:rPr>
      </w:pPr>
      <w:bookmarkStart w:id="193" w:name="_Toc201697693"/>
      <w:r w:rsidRPr="00880821">
        <w:t>Источники данных и типы осциллограмм</w:t>
      </w:r>
      <w:bookmarkEnd w:id="193"/>
    </w:p>
    <w:p w14:paraId="5709212C" w14:textId="2820F96D" w:rsidR="006E10C8" w:rsidRDefault="006E10C8" w:rsidP="006E10C8">
      <w:r>
        <w:t>Осциллограммы для настоящего исследования были собраны из внутренних баз данных энергопредприятий, архивов пусконаладочных работ, а также из материалов, предоставленных для анализа аварийных ситуаций и оценки поведения устройств РЗА. На первом этапе сбора данных преобладали осциллограммы из электрических сетей классов напряжения 0,4–35 кВ с пусконалодочных работ. Как следствие, начальный датасет включает значительное количество так называемых «пустых» осциллограмм [</w:t>
      </w:r>
      <w:r>
        <w:fldChar w:fldCharType="begin"/>
      </w:r>
      <w:r>
        <w:instrText xml:space="preserve"> REF _Ref200824281 \r \h </w:instrText>
      </w:r>
      <w:r>
        <w:fldChar w:fldCharType="separate"/>
      </w:r>
      <w:r w:rsidR="00F16688">
        <w:t>95</w:t>
      </w:r>
      <w:r>
        <w:fldChar w:fldCharType="end"/>
      </w:r>
      <w:r>
        <w:t xml:space="preserve">, </w:t>
      </w:r>
      <w:r>
        <w:fldChar w:fldCharType="begin"/>
      </w:r>
      <w:r>
        <w:instrText xml:space="preserve"> REF _Ref200824285 \r \h </w:instrText>
      </w:r>
      <w:r>
        <w:fldChar w:fldCharType="separate"/>
      </w:r>
      <w:r w:rsidR="00F16688">
        <w:t>96</w:t>
      </w:r>
      <w:r>
        <w:fldChar w:fldCharType="end"/>
      </w:r>
      <w:r>
        <w:t xml:space="preserve">], </w:t>
      </w:r>
      <w:r w:rsidR="00C77D64">
        <w:t>то есть</w:t>
      </w:r>
      <w:r>
        <w:t xml:space="preserve"> записей, где отсутствуют ярко выраженные аварийные или переходные процессы, и фиксируется преимущественно шум, испытания с помощью специальных источников, таких как РЕТОМ, или нормальный режим работы (см. </w:t>
      </w:r>
      <w:r>
        <w:fldChar w:fldCharType="begin"/>
      </w:r>
      <w:r>
        <w:instrText xml:space="preserve"> REF _Ref200824689 \h </w:instrText>
      </w:r>
      <w:r>
        <w:fldChar w:fldCharType="separate"/>
      </w:r>
      <w:r w:rsidR="00F16688">
        <w:t xml:space="preserve">Рисунок </w:t>
      </w:r>
      <w:r w:rsidR="00F16688">
        <w:rPr>
          <w:noProof/>
        </w:rPr>
        <w:t>3</w:t>
      </w:r>
      <w:r w:rsidR="00F16688">
        <w:t>.</w:t>
      </w:r>
      <w:r w:rsidR="00F16688">
        <w:rPr>
          <w:noProof/>
        </w:rPr>
        <w:t>1</w:t>
      </w:r>
      <w:r>
        <w:fldChar w:fldCharType="end"/>
      </w:r>
      <w:r>
        <w:t>). Несмотря на кажущуюся малоинформативность, такие осциллограммы важны для обучения моделей машинного обучения различению между нормальным режимом, помехами и действительными событиями.</w:t>
      </w:r>
    </w:p>
    <w:tbl>
      <w:tblPr>
        <w:tblStyle w:val="a6"/>
        <w:tblW w:w="9351" w:type="dxa"/>
        <w:tblLook w:val="04A0" w:firstRow="1" w:lastRow="0" w:firstColumn="1" w:lastColumn="0" w:noHBand="0" w:noVBand="1"/>
      </w:tblPr>
      <w:tblGrid>
        <w:gridCol w:w="9351"/>
      </w:tblGrid>
      <w:tr w:rsidR="006E10C8" w:rsidRPr="009A07A3" w14:paraId="5E89AAD2" w14:textId="77777777" w:rsidTr="000911BA">
        <w:tc>
          <w:tcPr>
            <w:tcW w:w="9351" w:type="dxa"/>
          </w:tcPr>
          <w:p w14:paraId="0B9DD358" w14:textId="5AA2AB46" w:rsidR="006E10C8" w:rsidRDefault="006E10C8" w:rsidP="000911BA">
            <w:pPr>
              <w:keepNext/>
              <w:ind w:firstLine="0"/>
              <w:jc w:val="center"/>
              <w:rPr>
                <w:sz w:val="20"/>
              </w:rPr>
            </w:pPr>
            <w:r>
              <w:rPr>
                <w:noProof/>
              </w:rPr>
              <w:drawing>
                <wp:inline distT="0" distB="0" distL="0" distR="0" wp14:anchorId="3F544FE6" wp14:editId="67825714">
                  <wp:extent cx="5040000" cy="2548284"/>
                  <wp:effectExtent l="0" t="0" r="8255" b="444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40000" cy="2548284"/>
                          </a:xfrm>
                          <a:prstGeom prst="rect">
                            <a:avLst/>
                          </a:prstGeom>
                          <a:noFill/>
                          <a:ln>
                            <a:noFill/>
                          </a:ln>
                        </pic:spPr>
                      </pic:pic>
                    </a:graphicData>
                  </a:graphic>
                </wp:inline>
              </w:drawing>
            </w:r>
          </w:p>
          <w:p w14:paraId="40C19BFA" w14:textId="10EAA79F" w:rsidR="006E10C8" w:rsidRPr="00961142" w:rsidRDefault="006E10C8" w:rsidP="000911BA">
            <w:pPr>
              <w:pStyle w:val="af9"/>
            </w:pPr>
            <w:bookmarkStart w:id="194" w:name="_Ref200824689"/>
            <w:r>
              <w:t xml:space="preserve">Рисунок </w:t>
            </w:r>
            <w:fldSimple w:instr=" STYLEREF 1 \s ">
              <w:r w:rsidR="00F16688">
                <w:rPr>
                  <w:noProof/>
                </w:rPr>
                <w:t>3</w:t>
              </w:r>
            </w:fldSimple>
            <w:r>
              <w:t>.</w:t>
            </w:r>
            <w:fldSimple w:instr=" SEQ Рисунок \* ARABIC \s 1 ">
              <w:r w:rsidR="00F16688">
                <w:rPr>
                  <w:noProof/>
                </w:rPr>
                <w:t>1</w:t>
              </w:r>
            </w:fldSimple>
            <w:bookmarkEnd w:id="194"/>
            <w:r>
              <w:t xml:space="preserve"> Пример «Пустой» </w:t>
            </w:r>
            <w:commentRangeStart w:id="195"/>
            <w:r>
              <w:t>осциллограммы</w:t>
            </w:r>
            <w:commentRangeEnd w:id="195"/>
            <w:r w:rsidR="00A96863">
              <w:rPr>
                <w:rStyle w:val="a8"/>
                <w:rFonts w:eastAsia="SimSun" w:cs="Times New Roman"/>
                <w:iCs w:val="0"/>
                <w:lang w:val="en-US"/>
              </w:rPr>
              <w:commentReference w:id="195"/>
            </w:r>
            <w:r w:rsidRPr="009A7BC0">
              <w:t>.</w:t>
            </w:r>
          </w:p>
        </w:tc>
      </w:tr>
    </w:tbl>
    <w:p w14:paraId="67860E4A" w14:textId="5532A810" w:rsidR="006E10C8" w:rsidRDefault="006E10C8" w:rsidP="006E10C8">
      <w:r>
        <w:t xml:space="preserve">Значительная часть осциллограмм в текущем датасете относится к работе систем быстродействующего автоматического ввода резерва (БАВР) на двухсекционных подстанциях (пример на </w:t>
      </w:r>
      <w:r w:rsidR="00A96863">
        <w:fldChar w:fldCharType="begin"/>
      </w:r>
      <w:r w:rsidR="00A96863">
        <w:instrText xml:space="preserve"> REF _Ref200824912 \h </w:instrText>
      </w:r>
      <w:r w:rsidR="00A96863">
        <w:fldChar w:fldCharType="separate"/>
      </w:r>
      <w:r w:rsidR="00F16688">
        <w:t xml:space="preserve">Рисунок </w:t>
      </w:r>
      <w:r w:rsidR="00F16688">
        <w:rPr>
          <w:noProof/>
        </w:rPr>
        <w:t>3</w:t>
      </w:r>
      <w:r w:rsidR="00F16688">
        <w:t>.</w:t>
      </w:r>
      <w:r w:rsidR="00F16688">
        <w:rPr>
          <w:noProof/>
        </w:rPr>
        <w:t>2</w:t>
      </w:r>
      <w:r w:rsidR="00A96863">
        <w:fldChar w:fldCharType="end"/>
      </w:r>
      <w:r>
        <w:t xml:space="preserve">). </w:t>
      </w:r>
      <w:r w:rsidR="00A96863">
        <w:t xml:space="preserve">Постепенно осуществляется </w:t>
      </w:r>
      <w:r>
        <w:t>расширение датасета за счет осциллограмм, отражающих работу традиционных устройств РЗА, а также данных из сетей более высоких классов напряжения (например, 110 кВ и выше).</w:t>
      </w:r>
    </w:p>
    <w:p w14:paraId="26385531" w14:textId="5897E3A7" w:rsidR="00A96863" w:rsidRDefault="00A96863" w:rsidP="00A96863">
      <w:r>
        <w:t xml:space="preserve">Как уже отмечалось в разделе </w:t>
      </w:r>
      <w:r>
        <w:fldChar w:fldCharType="begin"/>
      </w:r>
      <w:r>
        <w:instrText xml:space="preserve"> REF _Ref200825134 \r \h </w:instrText>
      </w:r>
      <w:r>
        <w:fldChar w:fldCharType="separate"/>
      </w:r>
      <w:r w:rsidR="00F16688">
        <w:t>3.2</w:t>
      </w:r>
      <w:r>
        <w:fldChar w:fldCharType="end"/>
      </w:r>
      <w:r>
        <w:t>, одной из сложностей является разнообразие форматов осциллограмм. Большинство современных устройств РЗА записывают данные в различных версиях формата COMTRADE (файлы «.cfg + .dat» или единый «.cff»). Однако, помимо этого, в работе были использованы и другие форматы, такие как «.brs» (НПП Бреслер), «.dfr» (НПП ЭКРА) и др. Для обеспечения возможности дальнейшей унифицированной обработки была реализована поддержка чтения и первичной обработки основных из этих форматов.</w:t>
      </w:r>
    </w:p>
    <w:p w14:paraId="5233BF22" w14:textId="77777777" w:rsidR="00A96863" w:rsidRDefault="00A96863" w:rsidP="006E10C8"/>
    <w:tbl>
      <w:tblPr>
        <w:tblStyle w:val="a6"/>
        <w:tblW w:w="9351" w:type="dxa"/>
        <w:tblLook w:val="04A0" w:firstRow="1" w:lastRow="0" w:firstColumn="1" w:lastColumn="0" w:noHBand="0" w:noVBand="1"/>
      </w:tblPr>
      <w:tblGrid>
        <w:gridCol w:w="9351"/>
      </w:tblGrid>
      <w:tr w:rsidR="006E10C8" w:rsidRPr="009A07A3" w14:paraId="413DF4B9" w14:textId="77777777" w:rsidTr="000911BA">
        <w:tc>
          <w:tcPr>
            <w:tcW w:w="9351" w:type="dxa"/>
          </w:tcPr>
          <w:tbl>
            <w:tblPr>
              <w:tblStyle w:val="a6"/>
              <w:tblW w:w="5000" w:type="pct"/>
              <w:tblLook w:val="04A0" w:firstRow="1" w:lastRow="0" w:firstColumn="1" w:lastColumn="0" w:noHBand="0" w:noVBand="1"/>
            </w:tblPr>
            <w:tblGrid>
              <w:gridCol w:w="9125"/>
            </w:tblGrid>
            <w:tr w:rsidR="006E10C8" w14:paraId="5A052917" w14:textId="77777777" w:rsidTr="006E10C8">
              <w:tc>
                <w:tcPr>
                  <w:tcW w:w="5000" w:type="pct"/>
                </w:tcPr>
                <w:p w14:paraId="7F67CBC3" w14:textId="394F77BD" w:rsidR="006E10C8" w:rsidRPr="00BE74F5" w:rsidRDefault="00A96863" w:rsidP="000911BA">
                  <w:pPr>
                    <w:keepNext/>
                    <w:ind w:firstLine="0"/>
                    <w:jc w:val="center"/>
                    <w:rPr>
                      <w:sz w:val="20"/>
                      <w:szCs w:val="20"/>
                    </w:rPr>
                  </w:pPr>
                  <w:r>
                    <w:rPr>
                      <w:noProof/>
                    </w:rPr>
                    <w:lastRenderedPageBreak/>
                    <w:drawing>
                      <wp:inline distT="0" distB="0" distL="0" distR="0" wp14:anchorId="2FBC1B99" wp14:editId="245E6029">
                        <wp:extent cx="4680000" cy="3744000"/>
                        <wp:effectExtent l="0" t="0" r="6350" b="889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680000" cy="3744000"/>
                                </a:xfrm>
                                <a:prstGeom prst="rect">
                                  <a:avLst/>
                                </a:prstGeom>
                                <a:noFill/>
                                <a:ln>
                                  <a:noFill/>
                                </a:ln>
                              </pic:spPr>
                            </pic:pic>
                          </a:graphicData>
                        </a:graphic>
                      </wp:inline>
                    </w:drawing>
                  </w:r>
                </w:p>
              </w:tc>
            </w:tr>
            <w:tr w:rsidR="006E10C8" w14:paraId="0FF2A890" w14:textId="77777777" w:rsidTr="006E10C8">
              <w:tc>
                <w:tcPr>
                  <w:tcW w:w="5000" w:type="pct"/>
                </w:tcPr>
                <w:p w14:paraId="130639D0" w14:textId="4116D0CF" w:rsidR="006E10C8" w:rsidRPr="00BE74F5" w:rsidRDefault="006E10C8" w:rsidP="000911BA">
                  <w:pPr>
                    <w:keepNext/>
                    <w:ind w:firstLine="0"/>
                    <w:jc w:val="center"/>
                    <w:rPr>
                      <w:noProof/>
                      <w:sz w:val="20"/>
                      <w:szCs w:val="20"/>
                      <w:lang w:eastAsia="ru-RU"/>
                    </w:rPr>
                  </w:pPr>
                  <w:r w:rsidRPr="00BE74F5">
                    <w:rPr>
                      <w:noProof/>
                      <w:sz w:val="20"/>
                      <w:szCs w:val="20"/>
                      <w:lang w:eastAsia="ru-RU"/>
                    </w:rPr>
                    <w:t>а)</w:t>
                  </w:r>
                  <w:r w:rsidR="00A96863">
                    <w:rPr>
                      <w:noProof/>
                      <w:sz w:val="20"/>
                      <w:szCs w:val="20"/>
                      <w:lang w:eastAsia="ru-RU"/>
                    </w:rPr>
                    <w:t xml:space="preserve"> Секция 1</w:t>
                  </w:r>
                </w:p>
              </w:tc>
            </w:tr>
            <w:tr w:rsidR="006E10C8" w14:paraId="2E2446B0" w14:textId="77777777" w:rsidTr="006E10C8">
              <w:tc>
                <w:tcPr>
                  <w:tcW w:w="5000" w:type="pct"/>
                </w:tcPr>
                <w:p w14:paraId="6B3948E4" w14:textId="114FB018" w:rsidR="006E10C8" w:rsidRPr="00BE74F5" w:rsidRDefault="00A96863" w:rsidP="000911BA">
                  <w:pPr>
                    <w:keepNext/>
                    <w:ind w:firstLine="0"/>
                    <w:jc w:val="center"/>
                    <w:rPr>
                      <w:noProof/>
                      <w:sz w:val="20"/>
                      <w:szCs w:val="20"/>
                      <w:lang w:eastAsia="ru-RU"/>
                    </w:rPr>
                  </w:pPr>
                  <w:r>
                    <w:rPr>
                      <w:noProof/>
                    </w:rPr>
                    <w:drawing>
                      <wp:inline distT="0" distB="0" distL="0" distR="0" wp14:anchorId="184458F3" wp14:editId="3A0EB5E2">
                        <wp:extent cx="4680000" cy="3744000"/>
                        <wp:effectExtent l="0" t="0" r="6350" b="889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680000" cy="3744000"/>
                                </a:xfrm>
                                <a:prstGeom prst="rect">
                                  <a:avLst/>
                                </a:prstGeom>
                                <a:noFill/>
                                <a:ln>
                                  <a:noFill/>
                                </a:ln>
                              </pic:spPr>
                            </pic:pic>
                          </a:graphicData>
                        </a:graphic>
                      </wp:inline>
                    </w:drawing>
                  </w:r>
                </w:p>
              </w:tc>
            </w:tr>
            <w:tr w:rsidR="006E10C8" w14:paraId="3F27C007" w14:textId="77777777" w:rsidTr="006E10C8">
              <w:tc>
                <w:tcPr>
                  <w:tcW w:w="5000" w:type="pct"/>
                </w:tcPr>
                <w:p w14:paraId="40B887A2" w14:textId="501576B8" w:rsidR="006E10C8" w:rsidRPr="00BE74F5" w:rsidRDefault="006E10C8" w:rsidP="000911BA">
                  <w:pPr>
                    <w:keepNext/>
                    <w:ind w:firstLine="0"/>
                    <w:jc w:val="center"/>
                    <w:rPr>
                      <w:noProof/>
                      <w:sz w:val="20"/>
                      <w:szCs w:val="20"/>
                      <w:lang w:eastAsia="ru-RU"/>
                    </w:rPr>
                  </w:pPr>
                  <w:r w:rsidRPr="00BE74F5">
                    <w:rPr>
                      <w:noProof/>
                      <w:sz w:val="20"/>
                      <w:szCs w:val="20"/>
                      <w:lang w:eastAsia="ru-RU"/>
                    </w:rPr>
                    <w:t>б)</w:t>
                  </w:r>
                  <w:r w:rsidR="00A96863">
                    <w:rPr>
                      <w:noProof/>
                      <w:sz w:val="20"/>
                      <w:szCs w:val="20"/>
                      <w:lang w:eastAsia="ru-RU"/>
                    </w:rPr>
                    <w:t xml:space="preserve"> Секция 2</w:t>
                  </w:r>
                </w:p>
              </w:tc>
            </w:tr>
          </w:tbl>
          <w:p w14:paraId="23DBC5BF" w14:textId="0EA29578" w:rsidR="006E10C8" w:rsidRPr="00961142" w:rsidRDefault="006E10C8" w:rsidP="00A96863">
            <w:pPr>
              <w:pStyle w:val="af9"/>
            </w:pPr>
            <w:bookmarkStart w:id="196" w:name="_Ref200824912"/>
            <w:r>
              <w:t xml:space="preserve">Рисунок </w:t>
            </w:r>
            <w:fldSimple w:instr=" STYLEREF 1 \s ">
              <w:r w:rsidR="00F16688">
                <w:rPr>
                  <w:noProof/>
                </w:rPr>
                <w:t>3</w:t>
              </w:r>
            </w:fldSimple>
            <w:r>
              <w:t>.</w:t>
            </w:r>
            <w:fldSimple w:instr=" SEQ Рисунок \* ARABIC \s 1 ">
              <w:r w:rsidR="00F16688">
                <w:rPr>
                  <w:noProof/>
                </w:rPr>
                <w:t>2</w:t>
              </w:r>
            </w:fldSimple>
            <w:bookmarkEnd w:id="196"/>
            <w:r>
              <w:t xml:space="preserve"> Пример осциллограммы срабатывания быстродействующего автоматического ввода резерва</w:t>
            </w:r>
            <w:r w:rsidR="00A96863">
              <w:t>. Дискретный сигнал представляет используемую ручную разметку.</w:t>
            </w:r>
          </w:p>
        </w:tc>
      </w:tr>
    </w:tbl>
    <w:p w14:paraId="562C7440" w14:textId="02D5A77F" w:rsidR="00880821" w:rsidRPr="00F15C5D" w:rsidRDefault="00880821" w:rsidP="00880821">
      <w:pPr>
        <w:pStyle w:val="3"/>
        <w:spacing w:after="120"/>
        <w:ind w:firstLine="284"/>
        <w:rPr>
          <w:rFonts w:cs="Arial"/>
          <w:szCs w:val="18"/>
        </w:rPr>
      </w:pPr>
      <w:bookmarkStart w:id="197" w:name="_Toc201697694"/>
      <w:r w:rsidRPr="00880821">
        <w:t>Автоматизированный поиск и сбор осциллограмм</w:t>
      </w:r>
      <w:bookmarkEnd w:id="197"/>
    </w:p>
    <w:p w14:paraId="738DF0C3" w14:textId="140D869E" w:rsidR="00A96863" w:rsidRPr="00A96863" w:rsidRDefault="00A96863" w:rsidP="00A96863">
      <w:r>
        <w:t>Учитывая потенциально огромные объемы и распределенный характер хранения исходных данных (серверы предприятий, локальные компьютеры инженеров, архивы), ручной поиск и отбор осциллограмм являются неэффективными. Для решения этой</w:t>
      </w:r>
      <w:r w:rsidRPr="00A96863">
        <w:t xml:space="preserve"> </w:t>
      </w:r>
      <w:r>
        <w:t xml:space="preserve">и </w:t>
      </w:r>
      <w:r>
        <w:lastRenderedPageBreak/>
        <w:t xml:space="preserve">множества других задача на языке </w:t>
      </w:r>
      <w:r>
        <w:rPr>
          <w:lang w:val="en-US"/>
        </w:rPr>
        <w:t>Python</w:t>
      </w:r>
      <w:r w:rsidRPr="00A96863">
        <w:t xml:space="preserve"> </w:t>
      </w:r>
      <w:r>
        <w:t>был разработан программный модуль (</w:t>
      </w:r>
      <w:r w:rsidRPr="00A96863">
        <w:rPr>
          <w:color w:val="FF0000"/>
          <w:highlight w:val="yellow"/>
        </w:rPr>
        <w:t>класс SearchOscillogram</w:t>
      </w:r>
      <w:commentRangeStart w:id="198"/>
      <w:r w:rsidRPr="00A96863">
        <w:rPr>
          <w:color w:val="FF0000"/>
          <w:highlight w:val="yellow"/>
        </w:rPr>
        <w:t>s</w:t>
      </w:r>
      <w:commentRangeEnd w:id="198"/>
      <w:r w:rsidRPr="00A96863">
        <w:rPr>
          <w:rStyle w:val="a8"/>
          <w:rFonts w:eastAsia="SimSun" w:cs="Times New Roman"/>
          <w:color w:val="FF0000"/>
          <w:lang w:val="en-US"/>
        </w:rPr>
        <w:commentReference w:id="198"/>
      </w:r>
      <w:r>
        <w:t>), реализующий автоматизированный поиск и копирование файлов осциллограмм с учетом их уникальности. Также для упрощения сбора и обработки данных иными лицами, была осуществлена модернизация частной программы</w:t>
      </w:r>
      <w:r w:rsidRPr="00A96863">
        <w:t xml:space="preserve"> </w:t>
      </w:r>
      <w:r>
        <w:rPr>
          <w:lang w:val="en-US"/>
        </w:rPr>
        <w:t>APScilloscope</w:t>
      </w:r>
      <w:r>
        <w:t xml:space="preserve"> предназначенной для просмотра осциллограмм в формате </w:t>
      </w:r>
      <w:r>
        <w:rPr>
          <w:lang w:val="en-US"/>
        </w:rPr>
        <w:t>COMTRADE</w:t>
      </w:r>
      <w:r>
        <w:t xml:space="preserve">, а именно – добавление функции поиска осциллограммы (данная ПО предоставляется в свободном доступе компанией ООО «АПС» </w:t>
      </w:r>
      <w:r w:rsidRPr="00A96863">
        <w:t>[</w:t>
      </w:r>
      <w:r w:rsidRPr="00A96863">
        <w:rPr>
          <w:color w:val="FF0000"/>
          <w:lang w:val="en-US"/>
        </w:rPr>
        <w:t>X</w:t>
      </w:r>
      <w:commentRangeStart w:id="199"/>
      <w:commentRangeStart w:id="200"/>
      <w:r w:rsidRPr="00A96863">
        <w:rPr>
          <w:color w:val="FF0000"/>
          <w:lang w:val="en-US"/>
        </w:rPr>
        <w:t>X</w:t>
      </w:r>
      <w:commentRangeEnd w:id="199"/>
      <w:r>
        <w:rPr>
          <w:rStyle w:val="a8"/>
          <w:rFonts w:eastAsia="SimSun" w:cs="Times New Roman"/>
          <w:lang w:val="en-US"/>
        </w:rPr>
        <w:commentReference w:id="199"/>
      </w:r>
      <w:commentRangeEnd w:id="200"/>
      <w:r w:rsidR="00C77D64">
        <w:rPr>
          <w:rStyle w:val="a8"/>
          <w:rFonts w:eastAsia="SimSun" w:cs="Times New Roman"/>
          <w:lang w:val="en-US"/>
        </w:rPr>
        <w:commentReference w:id="200"/>
      </w:r>
      <w:r w:rsidRPr="00A96863">
        <w:t>]</w:t>
      </w:r>
      <w:r>
        <w:t xml:space="preserve"> занимающейся выпуском современного оборудования РЗА).</w:t>
      </w:r>
    </w:p>
    <w:p w14:paraId="7FA41E54" w14:textId="4F70AC6C" w:rsidR="00880821" w:rsidRDefault="00A96863" w:rsidP="00A96863">
      <w:r>
        <w:t>Логика работы данного модуля (</w:t>
      </w:r>
      <w:r w:rsidRPr="00A96863">
        <w:rPr>
          <w:color w:val="FF0000"/>
          <w:highlight w:val="yellow"/>
        </w:rPr>
        <w:t>copy_new_oscillograms</w:t>
      </w:r>
      <w:r>
        <w:t>) включает следующие ключевые шаги:</w:t>
      </w:r>
    </w:p>
    <w:p w14:paraId="605A75C1" w14:textId="77777777" w:rsidR="00A96863" w:rsidRDefault="00A96863" w:rsidP="009964B3">
      <w:pPr>
        <w:pStyle w:val="a7"/>
        <w:numPr>
          <w:ilvl w:val="0"/>
          <w:numId w:val="39"/>
        </w:numPr>
        <w:ind w:left="851" w:hanging="425"/>
      </w:pPr>
      <w:r w:rsidRPr="00A96863">
        <w:rPr>
          <w:b/>
          <w:bCs/>
        </w:rPr>
        <w:t>Рекурсивный обход указанных директорий:</w:t>
      </w:r>
      <w:r>
        <w:t xml:space="preserve"> Программа осуществляет поиск файлов во всех вложенных папках, начиная с заданного корневого каталога. Это позволяет обрабатывать сложные структуры хранения данных.</w:t>
      </w:r>
    </w:p>
    <w:p w14:paraId="38BE7188" w14:textId="77777777" w:rsidR="00A96863" w:rsidRDefault="00A96863" w:rsidP="00A96863">
      <w:pPr>
        <w:pStyle w:val="a7"/>
        <w:numPr>
          <w:ilvl w:val="0"/>
          <w:numId w:val="39"/>
        </w:numPr>
        <w:ind w:left="851" w:hanging="425"/>
      </w:pPr>
      <w:r w:rsidRPr="00A96863">
        <w:rPr>
          <w:b/>
          <w:bCs/>
        </w:rPr>
        <w:t>Поддержка различных форматов осциллограмм:</w:t>
      </w:r>
      <w:r>
        <w:t xml:space="preserve"> Функция идентифицирует файлы осциллограмм по их расширениям.</w:t>
      </w:r>
    </w:p>
    <w:p w14:paraId="4EFDD53D" w14:textId="0C06ADF7" w:rsidR="003521E9" w:rsidRDefault="00A96863" w:rsidP="003521E9">
      <w:pPr>
        <w:pStyle w:val="a7"/>
        <w:numPr>
          <w:ilvl w:val="0"/>
          <w:numId w:val="39"/>
        </w:numPr>
        <w:ind w:left="851" w:hanging="425"/>
      </w:pPr>
      <w:r w:rsidRPr="00A96863">
        <w:rPr>
          <w:b/>
          <w:bCs/>
        </w:rPr>
        <w:t>Исключение дубликатов:</w:t>
      </w:r>
      <w:r>
        <w:t xml:space="preserve"> Для предотвращения многократного копирования одних и тех же осциллограмм, используется механизм хеширования. Вычисляется MD5-хеш содержимого файла данных (.dat), который затем используется как уникальный идентификатор осциллограммы. </w:t>
      </w:r>
      <w:r w:rsidR="003521E9" w:rsidRPr="003521E9">
        <w:t>Перед копированием проверяется наличие данного хеша в словаре (</w:t>
      </w:r>
      <w:r w:rsidR="003521E9" w:rsidRPr="003521E9">
        <w:rPr>
          <w:color w:val="FF0000"/>
          <w:highlight w:val="yellow"/>
        </w:rPr>
        <w:t>copied_hashes</w:t>
      </w:r>
      <w:r w:rsidR="003521E9" w:rsidRPr="003521E9">
        <w:t>), содержащем информацию об уже обработанных файлах. Этот словарь может использоваться для инкрементального обновления коллекции осциллограмм, исключая повторное копирование уже найденных.</w:t>
      </w:r>
    </w:p>
    <w:p w14:paraId="3A39571A" w14:textId="4D718912" w:rsidR="00A96863" w:rsidRDefault="00A96863" w:rsidP="00F3458E">
      <w:pPr>
        <w:pStyle w:val="a7"/>
        <w:numPr>
          <w:ilvl w:val="0"/>
          <w:numId w:val="39"/>
        </w:numPr>
        <w:ind w:left="851" w:hanging="425"/>
      </w:pPr>
      <w:r w:rsidRPr="00A96863">
        <w:rPr>
          <w:b/>
          <w:bCs/>
        </w:rPr>
        <w:t>Сохранение структуры директорий или копирование в единое хранилище:</w:t>
      </w:r>
      <w:r>
        <w:t xml:space="preserve"> Предусмотрена опция сохранения исходной структуры папок при копировании в целевую директорию (</w:t>
      </w:r>
      <w:r w:rsidRPr="00A96863">
        <w:rPr>
          <w:color w:val="FF0000"/>
          <w:highlight w:val="yellow"/>
          <w:lang w:val="en-US"/>
        </w:rPr>
        <w:t>P</w:t>
      </w:r>
      <w:r w:rsidRPr="00A96863">
        <w:rPr>
          <w:color w:val="FF0000"/>
          <w:highlight w:val="yellow"/>
        </w:rPr>
        <w:t>reserve_dir_structure=True</w:t>
      </w:r>
      <w:r>
        <w:t>), что может быть полезно для сохранения контекста происхождения файла. Альтернативно, все найденные уникальные осциллограммы могут быть скопированы в одну общую папку, если пользователю важная конфиденциальность.</w:t>
      </w:r>
    </w:p>
    <w:p w14:paraId="1A6FA630" w14:textId="694DAC41" w:rsidR="00A96863" w:rsidRDefault="00A96863" w:rsidP="00A96863">
      <w:pPr>
        <w:pStyle w:val="a7"/>
        <w:numPr>
          <w:ilvl w:val="0"/>
          <w:numId w:val="39"/>
        </w:numPr>
        <w:ind w:left="851" w:hanging="425"/>
      </w:pPr>
      <w:r w:rsidRPr="00A96863">
        <w:rPr>
          <w:b/>
          <w:bCs/>
        </w:rPr>
        <w:t>Обработка архивных файлов:</w:t>
      </w:r>
      <w:r>
        <w:t xml:space="preserve"> </w:t>
      </w:r>
      <w:r w:rsidRPr="00D36653">
        <w:rPr>
          <w:spacing w:val="-2"/>
        </w:rPr>
        <w:t xml:space="preserve">Модуль способен распознавать и распаковывать распространенные форматы архивов (.zip, .7z, .rar) во временную директорию с последующим рекурсивным вызовом функции поиска уже внутри распакованного содержимого </w:t>
      </w:r>
      <w:r w:rsidRPr="00D36653">
        <w:rPr>
          <w:color w:val="FF0000"/>
          <w:spacing w:val="-2"/>
          <w:highlight w:val="yellow"/>
        </w:rPr>
        <w:t>(_process_archive_file</w:t>
      </w:r>
      <w:r w:rsidRPr="00D36653">
        <w:rPr>
          <w:spacing w:val="-2"/>
        </w:rPr>
        <w:t xml:space="preserve">). Это позволяет автоматически извлекать осциллограммы, хранящиеся в сжатом виде, </w:t>
      </w:r>
      <w:r w:rsidR="003521E9" w:rsidRPr="003521E9">
        <w:rPr>
          <w:spacing w:val="-2"/>
        </w:rPr>
        <w:t>что характерно для многих архивов данных.</w:t>
      </w:r>
    </w:p>
    <w:p w14:paraId="3A52CD64" w14:textId="0E1EBEA1" w:rsidR="00A96863" w:rsidRDefault="00A96863" w:rsidP="00A96863">
      <w:pPr>
        <w:pStyle w:val="a7"/>
        <w:numPr>
          <w:ilvl w:val="0"/>
          <w:numId w:val="39"/>
        </w:numPr>
        <w:ind w:left="851" w:hanging="425"/>
      </w:pPr>
      <w:r w:rsidRPr="00A96863">
        <w:rPr>
          <w:b/>
          <w:bCs/>
        </w:rPr>
        <w:t>Ведение журнала обработки:</w:t>
      </w:r>
      <w:r>
        <w:t xml:space="preserve"> В процессе работы создаются и обновляются JSON-файлы </w:t>
      </w:r>
      <w:r w:rsidRPr="00A96863">
        <w:rPr>
          <w:color w:val="FF0000"/>
          <w:highlight w:val="yellow"/>
        </w:rPr>
        <w:t>(_hash_table.json и _new_hash_table_{timestamp}.json</w:t>
      </w:r>
      <w:r>
        <w:t>), содержащие информацию о хешах всех найденных уникальных осциллограмм и их исходных путях, а также список только что добавленных файлов. Это облегчает управление коллекцией и отслеживание ее пополнения.</w:t>
      </w:r>
    </w:p>
    <w:p w14:paraId="6ABFF210" w14:textId="77777777" w:rsidR="00D36653" w:rsidRPr="00D36653" w:rsidRDefault="00D36653" w:rsidP="00D36653">
      <w:pPr>
        <w:pStyle w:val="3"/>
        <w:rPr>
          <w:rFonts w:cs="Arial"/>
          <w:szCs w:val="18"/>
        </w:rPr>
      </w:pPr>
      <w:bookmarkStart w:id="201" w:name="_Toc201697695"/>
      <w:r w:rsidRPr="00880821">
        <w:t>Формирование единой базы данных осциллограмм</w:t>
      </w:r>
      <w:bookmarkEnd w:id="201"/>
    </w:p>
    <w:p w14:paraId="60B647EC" w14:textId="77777777" w:rsidR="00D36653" w:rsidRDefault="00D36653" w:rsidP="00D36653">
      <w:r>
        <w:t>В результате работы алгоритмов поиска и сбора формируется унифицированное хранилище осциллограмм. На данном этапе файлы могут быть структурированы по их исходному формату или по производителю оборудования, если такая информация доступна и релевантна. Важной частью этого этапа является создание и поддержка словаря уникальных файлов, который, как было упомянуто, ведется с использованием хеш-сумм.</w:t>
      </w:r>
    </w:p>
    <w:p w14:paraId="7B4A4181" w14:textId="2FD18CEF" w:rsidR="00D36653" w:rsidRDefault="00D36653" w:rsidP="00D36653">
      <w:r>
        <w:t xml:space="preserve">Такая централизованная, хотя и первично обработанная, база данных становится отправной точкой для последующих, более глубоких этапов предобработки, таких как </w:t>
      </w:r>
      <w:r>
        <w:lastRenderedPageBreak/>
        <w:t xml:space="preserve">деперсонализация, унификация имен сигналов и нормализация (см. </w:t>
      </w:r>
      <w:r>
        <w:fldChar w:fldCharType="begin"/>
      </w:r>
      <w:r>
        <w:instrText xml:space="preserve"> REF _Ref200826366 \h </w:instrText>
      </w:r>
      <w:r>
        <w:fldChar w:fldCharType="separate"/>
      </w:r>
      <w:r w:rsidR="00F16688">
        <w:t xml:space="preserve">Рисунок </w:t>
      </w:r>
      <w:r w:rsidR="00F16688">
        <w:rPr>
          <w:noProof/>
        </w:rPr>
        <w:t>3</w:t>
      </w:r>
      <w:r w:rsidR="00F16688">
        <w:t>.</w:t>
      </w:r>
      <w:r w:rsidR="00F16688">
        <w:rPr>
          <w:noProof/>
        </w:rPr>
        <w:t>3</w:t>
      </w:r>
      <w:r>
        <w:fldChar w:fldCharType="end"/>
      </w:r>
      <w:r>
        <w:t xml:space="preserve">) и в итоге будет сформирована открытый датасет (см. </w:t>
      </w:r>
      <w:r>
        <w:fldChar w:fldCharType="begin"/>
      </w:r>
      <w:r>
        <w:instrText xml:space="preserve"> REF _Ref200826440 \h </w:instrText>
      </w:r>
      <w:r>
        <w:fldChar w:fldCharType="separate"/>
      </w:r>
      <w:r w:rsidR="00F16688">
        <w:t xml:space="preserve">Рисунок </w:t>
      </w:r>
      <w:r w:rsidR="00F16688">
        <w:rPr>
          <w:noProof/>
        </w:rPr>
        <w:t>3</w:t>
      </w:r>
      <w:r w:rsidR="00F16688">
        <w:t>.</w:t>
      </w:r>
      <w:r w:rsidR="00F16688">
        <w:rPr>
          <w:noProof/>
        </w:rPr>
        <w:t>4</w:t>
      </w:r>
      <w:r>
        <w:fldChar w:fldCharType="end"/>
      </w:r>
      <w:r>
        <w:t>).</w:t>
      </w:r>
    </w:p>
    <w:tbl>
      <w:tblPr>
        <w:tblStyle w:val="a6"/>
        <w:tblW w:w="9351" w:type="dxa"/>
        <w:tblLook w:val="04A0" w:firstRow="1" w:lastRow="0" w:firstColumn="1" w:lastColumn="0" w:noHBand="0" w:noVBand="1"/>
      </w:tblPr>
      <w:tblGrid>
        <w:gridCol w:w="9351"/>
      </w:tblGrid>
      <w:tr w:rsidR="00D36653" w:rsidRPr="009A07A3" w14:paraId="49AB04EE" w14:textId="77777777" w:rsidTr="000911BA">
        <w:tc>
          <w:tcPr>
            <w:tcW w:w="9351" w:type="dxa"/>
          </w:tcPr>
          <w:p w14:paraId="6B22DC14" w14:textId="5D977A75" w:rsidR="00D36653" w:rsidRDefault="00D36653" w:rsidP="000911BA">
            <w:pPr>
              <w:keepNext/>
              <w:ind w:firstLine="0"/>
              <w:jc w:val="center"/>
              <w:rPr>
                <w:sz w:val="20"/>
              </w:rPr>
            </w:pPr>
            <w:r>
              <w:rPr>
                <w:noProof/>
              </w:rPr>
              <w:lastRenderedPageBreak/>
              <w:drawing>
                <wp:inline distT="0" distB="0" distL="0" distR="0" wp14:anchorId="3DDF7247" wp14:editId="561C90DB">
                  <wp:extent cx="4680000" cy="1964049"/>
                  <wp:effectExtent l="0" t="0" r="635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680000" cy="1964049"/>
                          </a:xfrm>
                          <a:prstGeom prst="rect">
                            <a:avLst/>
                          </a:prstGeom>
                          <a:noFill/>
                          <a:ln>
                            <a:noFill/>
                          </a:ln>
                        </pic:spPr>
                      </pic:pic>
                    </a:graphicData>
                  </a:graphic>
                </wp:inline>
              </w:drawing>
            </w:r>
          </w:p>
          <w:p w14:paraId="3361CABA" w14:textId="4BC68080" w:rsidR="00D36653" w:rsidRPr="00961142" w:rsidRDefault="00D36653" w:rsidP="000911BA">
            <w:pPr>
              <w:pStyle w:val="af9"/>
            </w:pPr>
            <w:bookmarkStart w:id="202" w:name="_Ref200826366"/>
            <w:r>
              <w:t xml:space="preserve">Рисунок </w:t>
            </w:r>
            <w:fldSimple w:instr=" STYLEREF 1 \s ">
              <w:r w:rsidR="00F16688">
                <w:rPr>
                  <w:noProof/>
                </w:rPr>
                <w:t>3</w:t>
              </w:r>
            </w:fldSimple>
            <w:r>
              <w:t>.</w:t>
            </w:r>
            <w:fldSimple w:instr=" SEQ Рисунок \* ARABIC \s 1 ">
              <w:r w:rsidR="00F16688">
                <w:rPr>
                  <w:noProof/>
                </w:rPr>
                <w:t>3</w:t>
              </w:r>
            </w:fldSimple>
            <w:bookmarkEnd w:id="202"/>
            <w:r>
              <w:t xml:space="preserve"> </w:t>
            </w:r>
            <w:r w:rsidRPr="00D36653">
              <w:t>Схема сбора и подготовки осциллограмм</w:t>
            </w:r>
            <w:r w:rsidRPr="009A7BC0">
              <w:t>.</w:t>
            </w:r>
          </w:p>
        </w:tc>
      </w:tr>
      <w:tr w:rsidR="00D36653" w:rsidRPr="009A07A3" w14:paraId="3D26D0EA" w14:textId="77777777" w:rsidTr="000911BA">
        <w:tc>
          <w:tcPr>
            <w:tcW w:w="9351" w:type="dxa"/>
          </w:tcPr>
          <w:p w14:paraId="364A5463" w14:textId="1B24A7CB" w:rsidR="00D36653" w:rsidRDefault="00D36653" w:rsidP="000911BA">
            <w:pPr>
              <w:keepNext/>
              <w:ind w:firstLine="0"/>
              <w:jc w:val="center"/>
              <w:rPr>
                <w:sz w:val="20"/>
              </w:rPr>
            </w:pPr>
            <w:r>
              <w:rPr>
                <w:noProof/>
              </w:rPr>
              <w:drawing>
                <wp:inline distT="0" distB="0" distL="0" distR="0" wp14:anchorId="3ED76EA9" wp14:editId="784CE0B9">
                  <wp:extent cx="3240000" cy="6782586"/>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40000" cy="6782586"/>
                          </a:xfrm>
                          <a:prstGeom prst="rect">
                            <a:avLst/>
                          </a:prstGeom>
                          <a:noFill/>
                          <a:ln>
                            <a:noFill/>
                          </a:ln>
                        </pic:spPr>
                      </pic:pic>
                    </a:graphicData>
                  </a:graphic>
                </wp:inline>
              </w:drawing>
            </w:r>
          </w:p>
          <w:p w14:paraId="5C9437A0" w14:textId="3C613AA0" w:rsidR="00D36653" w:rsidRPr="00961142" w:rsidRDefault="00D36653" w:rsidP="000911BA">
            <w:pPr>
              <w:pStyle w:val="af9"/>
            </w:pPr>
            <w:bookmarkStart w:id="203" w:name="_Ref200826440"/>
            <w:r>
              <w:t xml:space="preserve">Рисунок </w:t>
            </w:r>
            <w:fldSimple w:instr=" STYLEREF 1 \s ">
              <w:r w:rsidR="00F16688">
                <w:rPr>
                  <w:noProof/>
                </w:rPr>
                <w:t>3</w:t>
              </w:r>
            </w:fldSimple>
            <w:r>
              <w:t>.</w:t>
            </w:r>
            <w:fldSimple w:instr=" SEQ Рисунок \* ARABIC \s 1 ">
              <w:r w:rsidR="00F16688">
                <w:rPr>
                  <w:noProof/>
                </w:rPr>
                <w:t>4</w:t>
              </w:r>
            </w:fldSimple>
            <w:bookmarkEnd w:id="203"/>
            <w:r>
              <w:t xml:space="preserve"> Структура публичного </w:t>
            </w:r>
            <w:commentRangeStart w:id="204"/>
            <w:r>
              <w:t>датасета</w:t>
            </w:r>
            <w:commentRangeEnd w:id="204"/>
            <w:r>
              <w:rPr>
                <w:rStyle w:val="a8"/>
                <w:rFonts w:eastAsia="SimSun" w:cs="Times New Roman"/>
                <w:iCs w:val="0"/>
                <w:lang w:val="en-US"/>
              </w:rPr>
              <w:commentReference w:id="204"/>
            </w:r>
            <w:r>
              <w:t>.</w:t>
            </w:r>
          </w:p>
        </w:tc>
      </w:tr>
    </w:tbl>
    <w:p w14:paraId="5FDB4AAD" w14:textId="3F0FBBD9" w:rsidR="006E10C8" w:rsidRPr="00D36653" w:rsidRDefault="006E10C8" w:rsidP="00D36653">
      <w:pPr>
        <w:pStyle w:val="3"/>
        <w:spacing w:after="120"/>
        <w:rPr>
          <w:rFonts w:cs="Arial"/>
          <w:szCs w:val="18"/>
        </w:rPr>
      </w:pPr>
      <w:bookmarkStart w:id="205" w:name="_Ref200829231"/>
      <w:bookmarkStart w:id="206" w:name="_Toc201697696"/>
      <w:r w:rsidRPr="006E10C8">
        <w:lastRenderedPageBreak/>
        <w:t>Поиск осциллограмм, относящихся к конкретным терминалам/объектам</w:t>
      </w:r>
      <w:bookmarkEnd w:id="205"/>
      <w:bookmarkEnd w:id="206"/>
    </w:p>
    <w:p w14:paraId="3318A538" w14:textId="2882DA94" w:rsidR="003521E9" w:rsidRDefault="00D36653" w:rsidP="00D36653">
      <w:r>
        <w:t>Хотя для целей создания публичного, анонимизированного датасета информация о конкретных терминалах и объектах удаляется (см. следующий раздел</w:t>
      </w:r>
      <w:r w:rsidR="003521E9">
        <w:t xml:space="preserve"> </w:t>
      </w:r>
      <w:r w:rsidR="003521E9">
        <w:fldChar w:fldCharType="begin"/>
      </w:r>
      <w:r w:rsidR="003521E9">
        <w:instrText xml:space="preserve"> REF _Ref200898648 \r \h </w:instrText>
      </w:r>
      <w:r w:rsidR="003521E9">
        <w:fldChar w:fldCharType="separate"/>
      </w:r>
      <w:r w:rsidR="003521E9">
        <w:t>3.4.3</w:t>
      </w:r>
      <w:r w:rsidR="003521E9">
        <w:fldChar w:fldCharType="end"/>
      </w:r>
      <w:r>
        <w:t xml:space="preserve">), </w:t>
      </w:r>
      <w:r w:rsidR="003521E9" w:rsidRPr="003521E9">
        <w:t>для внутренних задач (таких как детальный анализ работы конкретного устройства, исследование специфических режимов на энергообъекте или дообучение моделей на узкоспециализированных данных) часто требуется обратная операция — идентификация и отбор осциллограмм, относящихся к определенным устройствам или энергообъектам.</w:t>
      </w:r>
    </w:p>
    <w:p w14:paraId="233DC0B0" w14:textId="473396ED" w:rsidR="006E10C8" w:rsidRDefault="00D36653" w:rsidP="00D36653">
      <w:r>
        <w:t xml:space="preserve">Для этой цели были разработаны </w:t>
      </w:r>
      <w:r w:rsidR="003521E9">
        <w:t xml:space="preserve">отдельные </w:t>
      </w:r>
      <w:r>
        <w:t>функции (</w:t>
      </w:r>
      <w:r w:rsidRPr="00D36653">
        <w:rPr>
          <w:color w:val="FF0000"/>
          <w:highlight w:val="yellow"/>
        </w:rPr>
        <w:t>find_terminal_hashes_from_json и organize_oscillograms_by_terminal в SearchOscillograms</w:t>
      </w:r>
      <w:r>
        <w:t>), позволяющие осуществлять целевой поиск:</w:t>
      </w:r>
    </w:p>
    <w:p w14:paraId="4051FD44" w14:textId="77777777" w:rsidR="0092552A" w:rsidRDefault="0092552A" w:rsidP="0092552A">
      <w:pPr>
        <w:pStyle w:val="a7"/>
        <w:numPr>
          <w:ilvl w:val="0"/>
          <w:numId w:val="39"/>
        </w:numPr>
        <w:ind w:left="851" w:hanging="425"/>
      </w:pPr>
      <w:r w:rsidRPr="0092552A">
        <w:rPr>
          <w:b/>
          <w:bCs/>
        </w:rPr>
        <w:t>Использование списка идентификаторов:</w:t>
      </w:r>
      <w:r>
        <w:t xml:space="preserve"> На вход подается список интересующих номеров (или других идентификаторов) терминалов.</w:t>
      </w:r>
    </w:p>
    <w:p w14:paraId="712A211D" w14:textId="77777777" w:rsidR="0092552A" w:rsidRDefault="0092552A" w:rsidP="0092552A">
      <w:pPr>
        <w:pStyle w:val="a7"/>
        <w:numPr>
          <w:ilvl w:val="0"/>
          <w:numId w:val="39"/>
        </w:numPr>
        <w:ind w:left="851" w:hanging="425"/>
      </w:pPr>
      <w:r w:rsidRPr="0092552A">
        <w:rPr>
          <w:b/>
          <w:bCs/>
        </w:rPr>
        <w:t>Сопоставление с базой данных осциллограмм:</w:t>
      </w:r>
      <w:r>
        <w:t xml:space="preserve"> Происходит поиск соответствий в ранее созданном JSON-файле (</w:t>
      </w:r>
      <w:r w:rsidRPr="0092552A">
        <w:rPr>
          <w:color w:val="FF0000"/>
          <w:highlight w:val="yellow"/>
        </w:rPr>
        <w:t>_hash_table.json</w:t>
      </w:r>
      <w:r>
        <w:t>), который содержит хеши осциллограмм и их исходные метаданные (имена файлов, пути). Поиск может осуществляться как по части имени файла (например, если имя содержит номер терминала), так и по пути к файлу (если структура папок отражает принадлежность к объекту/терминалу).</w:t>
      </w:r>
    </w:p>
    <w:p w14:paraId="4BB7A900" w14:textId="2F628236" w:rsidR="006E10C8" w:rsidRDefault="0092552A" w:rsidP="0092552A">
      <w:pPr>
        <w:pStyle w:val="a7"/>
        <w:numPr>
          <w:ilvl w:val="0"/>
          <w:numId w:val="39"/>
        </w:numPr>
        <w:ind w:left="851" w:hanging="425"/>
      </w:pPr>
      <w:r w:rsidRPr="0092552A">
        <w:rPr>
          <w:b/>
          <w:bCs/>
        </w:rPr>
        <w:t>Группировка осциллограмм:</w:t>
      </w:r>
      <w:r>
        <w:t xml:space="preserve"> Найденные осциллограммы, соответствующие заданным критериям, могут быть сгруппированы и, при необходимости, скопированы в отдельные директории для каждого терминала или объекта. Это облегчает проведение специфических исследований, например, анализ работы конкретной модели терминала РЗА или особенностей переходных процессов на определенной подстанции.</w:t>
      </w:r>
    </w:p>
    <w:p w14:paraId="26860185" w14:textId="78605A2E" w:rsidR="0092552A" w:rsidRDefault="0092552A" w:rsidP="005977A5">
      <w:r w:rsidRPr="0092552A">
        <w:t>Данный функционал особенно важен при работе с большими внутренними архивами, где необходимо быстро выделить подмножество данных для решения конкретной задачи, не прибегая к повторному полному сканированию всех источников.</w:t>
      </w:r>
      <w:r>
        <w:t xml:space="preserve"> Также это позволяет более точно задать коэффициенты нормализации для целой группы осциллограмм, провести исследование конкретного оборудования и уточнить множество других аспектов для проведения более глубоких исследований</w:t>
      </w:r>
    </w:p>
    <w:p w14:paraId="3C1035B6" w14:textId="7333B0A5" w:rsidR="0092552A" w:rsidRDefault="0092552A" w:rsidP="005977A5"/>
    <w:p w14:paraId="210CAECB" w14:textId="3925124C" w:rsidR="00704A8E" w:rsidRDefault="00704A8E">
      <w:pPr>
        <w:spacing w:line="259" w:lineRule="auto"/>
        <w:ind w:firstLine="0"/>
        <w:jc w:val="left"/>
      </w:pPr>
      <w:r>
        <w:br w:type="page"/>
      </w:r>
    </w:p>
    <w:p w14:paraId="36C6D3CB" w14:textId="031CEC9D" w:rsidR="00704A8E" w:rsidRDefault="00704A8E" w:rsidP="00704A8E">
      <w:pPr>
        <w:pStyle w:val="2"/>
      </w:pPr>
      <w:bookmarkStart w:id="207" w:name="_Toc201697697"/>
      <w:r w:rsidRPr="00704A8E">
        <w:lastRenderedPageBreak/>
        <w:t>Предобработка осциллограмм: деперсонализация и унификация</w:t>
      </w:r>
      <w:bookmarkEnd w:id="207"/>
    </w:p>
    <w:p w14:paraId="162544D9" w14:textId="5BC365D0" w:rsidR="00704A8E" w:rsidRDefault="00921733" w:rsidP="00704A8E">
      <w:r w:rsidRPr="00921733">
        <w:t>После сбора и первичной систематизации осциллограмм следующим этапом является их предобработка. Этот этап направлен на приведение разнородных данных к единому виду, пригодному для дальнейшего анализа и использования, а также на обеспечение конфиденциальности информации.</w:t>
      </w:r>
    </w:p>
    <w:p w14:paraId="5A5A27A5" w14:textId="5D577DC0" w:rsidR="00A5708C" w:rsidRPr="00F15C5D" w:rsidRDefault="00A5708C" w:rsidP="00A5708C">
      <w:pPr>
        <w:pStyle w:val="3"/>
        <w:spacing w:after="120"/>
        <w:ind w:firstLine="284"/>
        <w:rPr>
          <w:rFonts w:cs="Arial"/>
          <w:szCs w:val="18"/>
        </w:rPr>
      </w:pPr>
      <w:bookmarkStart w:id="208" w:name="_Toc201697698"/>
      <w:r w:rsidRPr="00A5708C">
        <w:t>Ключевые аспекты формата COMTRADE для дальнейшей обработки</w:t>
      </w:r>
      <w:bookmarkEnd w:id="208"/>
    </w:p>
    <w:p w14:paraId="5F30487F" w14:textId="04A5B5C5" w:rsidR="00A5708C" w:rsidRDefault="00A5708C" w:rsidP="00704A8E">
      <w:r w:rsidRPr="00A5708C">
        <w:t>Формат COMTRADE (Common Format for Transient Data Exchange for Power Systems) является стандартом IEEE (C37.111) для обмена данными о переходных процессах в энергосистемах. Осциллограммы в этом формате обычно состоят из двух файлов: конфигурационного файла (.cfg) и файла данных (.dat).</w:t>
      </w:r>
    </w:p>
    <w:p w14:paraId="643B0B59" w14:textId="48FD74CF" w:rsidR="00910F16" w:rsidRDefault="00910F16" w:rsidP="00910F16">
      <w:pPr>
        <w:pStyle w:val="4"/>
      </w:pPr>
      <w:r w:rsidRPr="00910F16">
        <w:t>Конфигурационный файл (.cfg)</w:t>
      </w:r>
    </w:p>
    <w:p w14:paraId="51E366E2" w14:textId="56239C80" w:rsidR="00A5708C" w:rsidRDefault="00910F16" w:rsidP="00704A8E">
      <w:r w:rsidRPr="00910F16">
        <w:t>Первая строка</w:t>
      </w:r>
      <w:r>
        <w:t xml:space="preserve"> </w:t>
      </w:r>
      <w:r w:rsidRPr="00910F16">
        <w:t xml:space="preserve">содержит информацию об объекте, номер регистратора и версию формата. </w:t>
      </w:r>
      <w:r w:rsidR="00334FAA" w:rsidRPr="00334FAA">
        <w:t>В процессе деперсонализации, описанном далее, информация об объекте и регистраторе из этой строки удаляется.</w:t>
      </w:r>
      <w:r w:rsidR="00334FAA">
        <w:t xml:space="preserve"> </w:t>
      </w:r>
      <w:r w:rsidRPr="00910F16">
        <w:t>Однако версия формата имеет значение: стандарт COMTRADE, начиная с ревизии 1999 года, предусматривает наличие во второй части файла .cfg (после описания дискретных каналов) информации о коэффициентах трансформации для аналоговых сигналов.</w:t>
      </w:r>
    </w:p>
    <w:p w14:paraId="7D0A6439" w14:textId="17EB3B4F" w:rsidR="00910F16" w:rsidRDefault="00910F16" w:rsidP="00704A8E">
      <w:r w:rsidRPr="00910F16">
        <w:t>Вторая строка</w:t>
      </w:r>
      <w:r>
        <w:t xml:space="preserve"> у</w:t>
      </w:r>
      <w:r w:rsidRPr="00910F16">
        <w:t xml:space="preserve">казывает общее количество каналов, а также раздельно количество аналоговых (A) и дискретных (S) каналов. Например, </w:t>
      </w:r>
      <w:r>
        <w:t>«</w:t>
      </w:r>
      <w:r w:rsidRPr="00910F16">
        <w:t>10,6A,4S</w:t>
      </w:r>
      <w:r>
        <w:t>»</w:t>
      </w:r>
      <w:r w:rsidRPr="00910F16">
        <w:t>. Важно отметить, что в некоторых осциллограммах из нашего датасета общее количество каналов могло не совпадать с суммой аналоговых и дискретных, что потребовало дополнительной проверки при парсинге.</w:t>
      </w:r>
    </w:p>
    <w:p w14:paraId="36E2090A" w14:textId="6914018D" w:rsidR="00910F16" w:rsidRDefault="00910F16" w:rsidP="00704A8E">
      <w:r w:rsidRPr="00910F16">
        <w:t>Строки описания аналоговых каналов</w:t>
      </w:r>
      <w:r>
        <w:t xml:space="preserve">. </w:t>
      </w:r>
      <w:r w:rsidRPr="00910F16">
        <w:t xml:space="preserve">Каждая такая строка содержит параметры для одного аналогового канала, разделенные запятыми. Ключевые для нормализации параметры </w:t>
      </w:r>
      <w:r>
        <w:t xml:space="preserve">представлены в </w:t>
      </w:r>
      <w:r w:rsidRPr="00910F16">
        <w:rPr>
          <w:highlight w:val="yellow"/>
        </w:rPr>
        <w:t>таблице 1</w:t>
      </w:r>
      <w:r>
        <w:t>.</w:t>
      </w:r>
    </w:p>
    <w:p w14:paraId="3F8C6300" w14:textId="684350E9" w:rsidR="00910F16" w:rsidRDefault="00910F16" w:rsidP="00704A8E">
      <w:r w:rsidRPr="00910F16">
        <w:t>Информация о частоте дискретизации и частоте сети располагаются после описания всех каналов и также важны</w:t>
      </w:r>
      <w:r>
        <w:t xml:space="preserve"> нам</w:t>
      </w:r>
      <w:r w:rsidRPr="00910F16">
        <w:t xml:space="preserve"> для анализа и нормализации.</w:t>
      </w:r>
    </w:p>
    <w:p w14:paraId="66BA1958" w14:textId="77777777" w:rsidR="00910F16" w:rsidRPr="00910F16" w:rsidRDefault="00910F16" w:rsidP="00910F16">
      <w:pPr>
        <w:ind w:firstLine="708"/>
        <w:rPr>
          <w:sz w:val="22"/>
          <w:szCs w:val="24"/>
        </w:rPr>
      </w:pPr>
      <w:commentRangeStart w:id="209"/>
      <w:r w:rsidRPr="00910F16">
        <w:rPr>
          <w:sz w:val="22"/>
          <w:szCs w:val="24"/>
          <w:highlight w:val="yellow"/>
        </w:rPr>
        <w:t xml:space="preserve">Таблица </w:t>
      </w:r>
      <w:commentRangeEnd w:id="209"/>
      <w:r w:rsidRPr="00910F16">
        <w:rPr>
          <w:rStyle w:val="a8"/>
          <w:rFonts w:eastAsia="SimSun" w:cs="Times New Roman"/>
          <w:sz w:val="14"/>
          <w:szCs w:val="14"/>
          <w:lang w:val="en-US"/>
        </w:rPr>
        <w:commentReference w:id="209"/>
      </w:r>
      <w:r w:rsidRPr="00910F16">
        <w:rPr>
          <w:sz w:val="22"/>
          <w:szCs w:val="24"/>
          <w:highlight w:val="yellow"/>
        </w:rPr>
        <w:t>1.</w:t>
      </w:r>
      <w:r w:rsidRPr="00910F16">
        <w:rPr>
          <w:sz w:val="22"/>
          <w:szCs w:val="24"/>
        </w:rPr>
        <w:t xml:space="preserve"> Описание параметров аналоговых сигналов.</w:t>
      </w:r>
    </w:p>
    <w:tbl>
      <w:tblPr>
        <w:tblStyle w:val="a6"/>
        <w:tblW w:w="0" w:type="auto"/>
        <w:tblLook w:val="04A0" w:firstRow="1" w:lastRow="0" w:firstColumn="1" w:lastColumn="0" w:noHBand="0" w:noVBand="1"/>
      </w:tblPr>
      <w:tblGrid>
        <w:gridCol w:w="988"/>
        <w:gridCol w:w="3543"/>
        <w:gridCol w:w="4814"/>
      </w:tblGrid>
      <w:tr w:rsidR="00910F16" w14:paraId="5D3D5439" w14:textId="77777777" w:rsidTr="00334FAA">
        <w:tc>
          <w:tcPr>
            <w:tcW w:w="988" w:type="dxa"/>
            <w:vAlign w:val="center"/>
          </w:tcPr>
          <w:p w14:paraId="0C6B3ECE" w14:textId="77777777" w:rsidR="00910F16" w:rsidRPr="00910F16" w:rsidRDefault="00910F16" w:rsidP="00910F16">
            <w:pPr>
              <w:ind w:firstLine="0"/>
              <w:jc w:val="center"/>
              <w:rPr>
                <w:b/>
                <w:bCs/>
                <w:sz w:val="18"/>
                <w:szCs w:val="18"/>
              </w:rPr>
            </w:pPr>
            <w:r w:rsidRPr="00910F16">
              <w:rPr>
                <w:b/>
                <w:bCs/>
                <w:sz w:val="18"/>
                <w:szCs w:val="18"/>
              </w:rPr>
              <w:t>код</w:t>
            </w:r>
          </w:p>
        </w:tc>
        <w:tc>
          <w:tcPr>
            <w:tcW w:w="3543" w:type="dxa"/>
            <w:vAlign w:val="center"/>
          </w:tcPr>
          <w:p w14:paraId="095525A7" w14:textId="77777777" w:rsidR="00910F16" w:rsidRPr="00910F16" w:rsidRDefault="00910F16" w:rsidP="00910F16">
            <w:pPr>
              <w:ind w:firstLine="0"/>
              <w:jc w:val="center"/>
              <w:rPr>
                <w:b/>
                <w:bCs/>
                <w:sz w:val="18"/>
                <w:szCs w:val="18"/>
              </w:rPr>
            </w:pPr>
            <w:r w:rsidRPr="00910F16">
              <w:rPr>
                <w:b/>
                <w:bCs/>
                <w:sz w:val="18"/>
                <w:szCs w:val="18"/>
              </w:rPr>
              <w:t>описание</w:t>
            </w:r>
          </w:p>
        </w:tc>
        <w:tc>
          <w:tcPr>
            <w:tcW w:w="4814" w:type="dxa"/>
            <w:vAlign w:val="center"/>
          </w:tcPr>
          <w:p w14:paraId="22922FB7" w14:textId="77777777" w:rsidR="00910F16" w:rsidRPr="00910F16" w:rsidRDefault="00910F16" w:rsidP="00910F16">
            <w:pPr>
              <w:ind w:firstLine="0"/>
              <w:jc w:val="center"/>
              <w:rPr>
                <w:b/>
                <w:bCs/>
                <w:sz w:val="18"/>
                <w:szCs w:val="18"/>
              </w:rPr>
            </w:pPr>
            <w:r w:rsidRPr="00910F16">
              <w:rPr>
                <w:b/>
                <w:bCs/>
                <w:sz w:val="18"/>
                <w:szCs w:val="18"/>
              </w:rPr>
              <w:t>примечание</w:t>
            </w:r>
          </w:p>
        </w:tc>
      </w:tr>
      <w:tr w:rsidR="00910F16" w14:paraId="2EE1038E" w14:textId="77777777" w:rsidTr="00334FAA">
        <w:tc>
          <w:tcPr>
            <w:tcW w:w="988" w:type="dxa"/>
            <w:vAlign w:val="center"/>
          </w:tcPr>
          <w:p w14:paraId="14D4F942" w14:textId="77777777" w:rsidR="00910F16" w:rsidRPr="00910F16" w:rsidRDefault="00910F16" w:rsidP="00910F16">
            <w:pPr>
              <w:ind w:firstLine="0"/>
              <w:jc w:val="center"/>
              <w:rPr>
                <w:sz w:val="18"/>
                <w:szCs w:val="18"/>
              </w:rPr>
            </w:pPr>
            <w:r w:rsidRPr="00910F16">
              <w:rPr>
                <w:sz w:val="18"/>
                <w:szCs w:val="18"/>
                <w:lang w:val="en-US"/>
              </w:rPr>
              <w:t>An</w:t>
            </w:r>
          </w:p>
        </w:tc>
        <w:tc>
          <w:tcPr>
            <w:tcW w:w="3543" w:type="dxa"/>
            <w:vAlign w:val="center"/>
          </w:tcPr>
          <w:p w14:paraId="496B17B1" w14:textId="77777777" w:rsidR="00910F16" w:rsidRPr="00910F16" w:rsidRDefault="00910F16" w:rsidP="00910F16">
            <w:pPr>
              <w:ind w:firstLine="0"/>
              <w:jc w:val="center"/>
              <w:rPr>
                <w:sz w:val="18"/>
                <w:szCs w:val="18"/>
              </w:rPr>
            </w:pPr>
            <w:r w:rsidRPr="00910F16">
              <w:rPr>
                <w:sz w:val="18"/>
                <w:szCs w:val="18"/>
              </w:rPr>
              <w:t>номер канала</w:t>
            </w:r>
          </w:p>
        </w:tc>
        <w:tc>
          <w:tcPr>
            <w:tcW w:w="4814" w:type="dxa"/>
            <w:vAlign w:val="center"/>
          </w:tcPr>
          <w:p w14:paraId="2C78BC6A" w14:textId="77777777" w:rsidR="00910F16" w:rsidRPr="00910F16" w:rsidRDefault="00910F16" w:rsidP="00910F16">
            <w:pPr>
              <w:ind w:firstLine="0"/>
              <w:jc w:val="center"/>
              <w:rPr>
                <w:sz w:val="18"/>
                <w:szCs w:val="18"/>
              </w:rPr>
            </w:pPr>
          </w:p>
        </w:tc>
      </w:tr>
      <w:tr w:rsidR="00910F16" w14:paraId="57D216BE" w14:textId="77777777" w:rsidTr="00334FAA">
        <w:tc>
          <w:tcPr>
            <w:tcW w:w="988" w:type="dxa"/>
            <w:vAlign w:val="center"/>
          </w:tcPr>
          <w:p w14:paraId="09521849" w14:textId="77777777" w:rsidR="00910F16" w:rsidRPr="00910F16" w:rsidRDefault="00910F16" w:rsidP="00910F16">
            <w:pPr>
              <w:ind w:firstLine="0"/>
              <w:jc w:val="center"/>
              <w:rPr>
                <w:sz w:val="18"/>
                <w:szCs w:val="18"/>
              </w:rPr>
            </w:pPr>
            <w:r w:rsidRPr="00910F16">
              <w:rPr>
                <w:sz w:val="18"/>
                <w:szCs w:val="18"/>
                <w:lang w:val="en-US"/>
              </w:rPr>
              <w:t>ch</w:t>
            </w:r>
            <w:r w:rsidRPr="00910F16">
              <w:rPr>
                <w:sz w:val="18"/>
                <w:szCs w:val="18"/>
              </w:rPr>
              <w:t>_</w:t>
            </w:r>
            <w:r w:rsidRPr="00910F16">
              <w:rPr>
                <w:sz w:val="18"/>
                <w:szCs w:val="18"/>
                <w:lang w:val="en-US"/>
              </w:rPr>
              <w:t>id</w:t>
            </w:r>
          </w:p>
        </w:tc>
        <w:tc>
          <w:tcPr>
            <w:tcW w:w="3543" w:type="dxa"/>
            <w:vAlign w:val="center"/>
          </w:tcPr>
          <w:p w14:paraId="2D7A56C0" w14:textId="77777777" w:rsidR="00910F16" w:rsidRPr="00910F16" w:rsidRDefault="00910F16" w:rsidP="00910F16">
            <w:pPr>
              <w:ind w:firstLine="0"/>
              <w:jc w:val="center"/>
              <w:rPr>
                <w:sz w:val="18"/>
                <w:szCs w:val="18"/>
              </w:rPr>
            </w:pPr>
            <w:r w:rsidRPr="00910F16">
              <w:rPr>
                <w:sz w:val="18"/>
                <w:szCs w:val="18"/>
              </w:rPr>
              <w:t>имя канала</w:t>
            </w:r>
          </w:p>
        </w:tc>
        <w:tc>
          <w:tcPr>
            <w:tcW w:w="4814" w:type="dxa"/>
            <w:vAlign w:val="center"/>
          </w:tcPr>
          <w:p w14:paraId="495EE05C" w14:textId="77777777" w:rsidR="00910F16" w:rsidRPr="00910F16" w:rsidRDefault="00910F16" w:rsidP="00910F16">
            <w:pPr>
              <w:ind w:firstLine="0"/>
              <w:jc w:val="center"/>
              <w:rPr>
                <w:sz w:val="18"/>
                <w:szCs w:val="18"/>
              </w:rPr>
            </w:pPr>
            <w:r w:rsidRPr="00910F16">
              <w:rPr>
                <w:sz w:val="18"/>
                <w:szCs w:val="18"/>
              </w:rPr>
              <w:t>заменено уникальными именами</w:t>
            </w:r>
          </w:p>
        </w:tc>
      </w:tr>
      <w:tr w:rsidR="00910F16" w14:paraId="5F53A956" w14:textId="77777777" w:rsidTr="00334FAA">
        <w:tc>
          <w:tcPr>
            <w:tcW w:w="988" w:type="dxa"/>
            <w:vAlign w:val="center"/>
          </w:tcPr>
          <w:p w14:paraId="31BF5163" w14:textId="77777777" w:rsidR="00910F16" w:rsidRPr="00910F16" w:rsidRDefault="00910F16" w:rsidP="00910F16">
            <w:pPr>
              <w:ind w:firstLine="0"/>
              <w:jc w:val="center"/>
              <w:rPr>
                <w:sz w:val="18"/>
                <w:szCs w:val="18"/>
              </w:rPr>
            </w:pPr>
            <w:r w:rsidRPr="00910F16">
              <w:rPr>
                <w:sz w:val="18"/>
                <w:szCs w:val="18"/>
                <w:lang w:val="en-US"/>
              </w:rPr>
              <w:t>ph</w:t>
            </w:r>
          </w:p>
        </w:tc>
        <w:tc>
          <w:tcPr>
            <w:tcW w:w="3543" w:type="dxa"/>
            <w:vAlign w:val="center"/>
          </w:tcPr>
          <w:p w14:paraId="13A21F0E" w14:textId="77777777" w:rsidR="00910F16" w:rsidRPr="00910F16" w:rsidRDefault="00910F16" w:rsidP="00910F16">
            <w:pPr>
              <w:ind w:firstLine="0"/>
              <w:jc w:val="center"/>
              <w:rPr>
                <w:sz w:val="18"/>
                <w:szCs w:val="18"/>
              </w:rPr>
            </w:pPr>
            <w:r w:rsidRPr="00910F16">
              <w:rPr>
                <w:sz w:val="18"/>
                <w:szCs w:val="18"/>
              </w:rPr>
              <w:t>фаза</w:t>
            </w:r>
          </w:p>
        </w:tc>
        <w:tc>
          <w:tcPr>
            <w:tcW w:w="4814" w:type="dxa"/>
            <w:vAlign w:val="center"/>
          </w:tcPr>
          <w:p w14:paraId="4D8E18A1" w14:textId="77777777" w:rsidR="00910F16" w:rsidRPr="00910F16" w:rsidRDefault="00910F16" w:rsidP="00910F16">
            <w:pPr>
              <w:ind w:firstLine="0"/>
              <w:jc w:val="center"/>
              <w:rPr>
                <w:sz w:val="18"/>
                <w:szCs w:val="18"/>
              </w:rPr>
            </w:pPr>
            <w:r w:rsidRPr="00910F16">
              <w:rPr>
                <w:sz w:val="18"/>
                <w:szCs w:val="18"/>
              </w:rPr>
              <w:t>указана в уникальном имени, так как не у всех производителей данный параметр задаётся</w:t>
            </w:r>
          </w:p>
        </w:tc>
      </w:tr>
      <w:tr w:rsidR="00910F16" w14:paraId="5983BCFF" w14:textId="77777777" w:rsidTr="00334FAA">
        <w:tc>
          <w:tcPr>
            <w:tcW w:w="988" w:type="dxa"/>
            <w:vAlign w:val="center"/>
          </w:tcPr>
          <w:p w14:paraId="279421B5" w14:textId="77777777" w:rsidR="00910F16" w:rsidRPr="00910F16" w:rsidRDefault="00910F16" w:rsidP="00910F16">
            <w:pPr>
              <w:ind w:firstLine="0"/>
              <w:jc w:val="center"/>
              <w:rPr>
                <w:sz w:val="18"/>
                <w:szCs w:val="18"/>
              </w:rPr>
            </w:pPr>
            <w:r w:rsidRPr="00910F16">
              <w:rPr>
                <w:sz w:val="18"/>
                <w:szCs w:val="18"/>
                <w:lang w:val="en-US"/>
              </w:rPr>
              <w:t>ccbm</w:t>
            </w:r>
          </w:p>
        </w:tc>
        <w:tc>
          <w:tcPr>
            <w:tcW w:w="3543" w:type="dxa"/>
            <w:vAlign w:val="center"/>
          </w:tcPr>
          <w:p w14:paraId="78DDF1F2" w14:textId="77777777" w:rsidR="00910F16" w:rsidRPr="00910F16" w:rsidRDefault="00910F16" w:rsidP="00910F16">
            <w:pPr>
              <w:ind w:firstLine="0"/>
              <w:jc w:val="center"/>
              <w:rPr>
                <w:sz w:val="18"/>
                <w:szCs w:val="18"/>
              </w:rPr>
            </w:pPr>
            <w:r w:rsidRPr="00910F16">
              <w:rPr>
                <w:sz w:val="18"/>
                <w:szCs w:val="18"/>
              </w:rPr>
              <w:t>цепь/компонент, который контролируется</w:t>
            </w:r>
          </w:p>
        </w:tc>
        <w:tc>
          <w:tcPr>
            <w:tcW w:w="4814" w:type="dxa"/>
            <w:vAlign w:val="center"/>
          </w:tcPr>
          <w:p w14:paraId="7597BEE8" w14:textId="77777777" w:rsidR="00910F16" w:rsidRPr="00910F16" w:rsidRDefault="00910F16" w:rsidP="00910F16">
            <w:pPr>
              <w:ind w:firstLine="0"/>
              <w:jc w:val="center"/>
              <w:rPr>
                <w:sz w:val="18"/>
                <w:szCs w:val="18"/>
              </w:rPr>
            </w:pPr>
          </w:p>
        </w:tc>
      </w:tr>
      <w:tr w:rsidR="00910F16" w14:paraId="431963B7" w14:textId="77777777" w:rsidTr="00334FAA">
        <w:tc>
          <w:tcPr>
            <w:tcW w:w="988" w:type="dxa"/>
            <w:vAlign w:val="center"/>
          </w:tcPr>
          <w:p w14:paraId="2DF66013" w14:textId="77777777" w:rsidR="00910F16" w:rsidRPr="00910F16" w:rsidRDefault="00910F16" w:rsidP="00910F16">
            <w:pPr>
              <w:ind w:firstLine="0"/>
              <w:jc w:val="center"/>
              <w:rPr>
                <w:sz w:val="18"/>
                <w:szCs w:val="18"/>
              </w:rPr>
            </w:pPr>
            <w:r w:rsidRPr="00910F16">
              <w:rPr>
                <w:sz w:val="18"/>
                <w:szCs w:val="18"/>
                <w:lang w:val="en-US"/>
              </w:rPr>
              <w:t>uu</w:t>
            </w:r>
          </w:p>
        </w:tc>
        <w:tc>
          <w:tcPr>
            <w:tcW w:w="3543" w:type="dxa"/>
            <w:vAlign w:val="center"/>
          </w:tcPr>
          <w:p w14:paraId="5FD07FC8" w14:textId="77777777" w:rsidR="00910F16" w:rsidRPr="00910F16" w:rsidRDefault="00910F16" w:rsidP="00910F16">
            <w:pPr>
              <w:ind w:firstLine="0"/>
              <w:jc w:val="center"/>
              <w:rPr>
                <w:sz w:val="18"/>
                <w:szCs w:val="18"/>
              </w:rPr>
            </w:pPr>
            <w:r w:rsidRPr="00910F16">
              <w:rPr>
                <w:sz w:val="18"/>
                <w:szCs w:val="18"/>
              </w:rPr>
              <w:t>единица измерения в канале</w:t>
            </w:r>
          </w:p>
        </w:tc>
        <w:tc>
          <w:tcPr>
            <w:tcW w:w="4814" w:type="dxa"/>
            <w:vAlign w:val="center"/>
          </w:tcPr>
          <w:p w14:paraId="5CC3156A" w14:textId="4CC89E24" w:rsidR="00910F16" w:rsidRPr="00334FAA" w:rsidRDefault="00334FAA" w:rsidP="00910F16">
            <w:pPr>
              <w:ind w:firstLine="0"/>
              <w:jc w:val="center"/>
              <w:rPr>
                <w:spacing w:val="-4"/>
                <w:sz w:val="18"/>
                <w:szCs w:val="18"/>
              </w:rPr>
            </w:pPr>
            <w:r w:rsidRPr="00334FAA">
              <w:rPr>
                <w:spacing w:val="-4"/>
                <w:sz w:val="18"/>
                <w:szCs w:val="18"/>
              </w:rPr>
              <w:t>У некоторых производителей могут быть указаны приставки (например, «кА», «кВ»), что требует учёта при нормализации.</w:t>
            </w:r>
          </w:p>
        </w:tc>
      </w:tr>
      <w:tr w:rsidR="00910F16" w14:paraId="7F9FD5B8" w14:textId="77777777" w:rsidTr="00334FAA">
        <w:tc>
          <w:tcPr>
            <w:tcW w:w="988" w:type="dxa"/>
            <w:vAlign w:val="center"/>
          </w:tcPr>
          <w:p w14:paraId="40134603" w14:textId="77777777" w:rsidR="00910F16" w:rsidRPr="00910F16" w:rsidRDefault="00910F16" w:rsidP="00910F16">
            <w:pPr>
              <w:ind w:firstLine="0"/>
              <w:jc w:val="center"/>
              <w:rPr>
                <w:sz w:val="18"/>
                <w:szCs w:val="18"/>
              </w:rPr>
            </w:pPr>
            <w:r w:rsidRPr="00910F16">
              <w:rPr>
                <w:sz w:val="18"/>
                <w:szCs w:val="18"/>
                <w:lang w:val="en-US"/>
              </w:rPr>
              <w:t>a</w:t>
            </w:r>
          </w:p>
        </w:tc>
        <w:tc>
          <w:tcPr>
            <w:tcW w:w="3543" w:type="dxa"/>
            <w:vAlign w:val="center"/>
          </w:tcPr>
          <w:p w14:paraId="3E71B576" w14:textId="77777777" w:rsidR="00910F16" w:rsidRPr="00910F16" w:rsidRDefault="00910F16" w:rsidP="00910F16">
            <w:pPr>
              <w:ind w:firstLine="0"/>
              <w:jc w:val="center"/>
              <w:rPr>
                <w:sz w:val="18"/>
                <w:szCs w:val="18"/>
              </w:rPr>
            </w:pPr>
            <w:r w:rsidRPr="00910F16">
              <w:rPr>
                <w:sz w:val="18"/>
                <w:szCs w:val="18"/>
              </w:rPr>
              <w:t>калибровка</w:t>
            </w:r>
          </w:p>
        </w:tc>
        <w:tc>
          <w:tcPr>
            <w:tcW w:w="4814" w:type="dxa"/>
            <w:vMerge w:val="restart"/>
            <w:vAlign w:val="center"/>
          </w:tcPr>
          <w:p w14:paraId="2B4B3793" w14:textId="77777777" w:rsidR="00910F16" w:rsidRPr="00910F16" w:rsidRDefault="00910F16" w:rsidP="00910F16">
            <w:pPr>
              <w:ind w:firstLine="0"/>
              <w:jc w:val="center"/>
              <w:rPr>
                <w:sz w:val="18"/>
                <w:szCs w:val="18"/>
              </w:rPr>
            </w:pPr>
            <w:r w:rsidRPr="00910F16">
              <w:rPr>
                <w:sz w:val="18"/>
                <w:szCs w:val="18"/>
                <w:lang w:val="en-US"/>
              </w:rPr>
              <w:t>result</w:t>
            </w:r>
            <w:r w:rsidRPr="00910F16">
              <w:rPr>
                <w:sz w:val="18"/>
                <w:szCs w:val="18"/>
              </w:rPr>
              <w:t>=ах+b, стандартные библиотеки должны это осуществлять</w:t>
            </w:r>
          </w:p>
        </w:tc>
      </w:tr>
      <w:tr w:rsidR="00910F16" w14:paraId="47D1481A" w14:textId="77777777" w:rsidTr="00334FAA">
        <w:tc>
          <w:tcPr>
            <w:tcW w:w="988" w:type="dxa"/>
            <w:vAlign w:val="center"/>
          </w:tcPr>
          <w:p w14:paraId="31D6F373" w14:textId="77777777" w:rsidR="00910F16" w:rsidRPr="00910F16" w:rsidRDefault="00910F16" w:rsidP="00910F16">
            <w:pPr>
              <w:ind w:firstLine="0"/>
              <w:jc w:val="center"/>
              <w:rPr>
                <w:sz w:val="18"/>
                <w:szCs w:val="18"/>
              </w:rPr>
            </w:pPr>
            <w:r w:rsidRPr="00910F16">
              <w:rPr>
                <w:sz w:val="18"/>
                <w:szCs w:val="18"/>
                <w:lang w:val="en-US"/>
              </w:rPr>
              <w:t>b</w:t>
            </w:r>
          </w:p>
        </w:tc>
        <w:tc>
          <w:tcPr>
            <w:tcW w:w="3543" w:type="dxa"/>
            <w:vAlign w:val="center"/>
          </w:tcPr>
          <w:p w14:paraId="1E464325" w14:textId="77777777" w:rsidR="00910F16" w:rsidRPr="00910F16" w:rsidRDefault="00910F16" w:rsidP="00910F16">
            <w:pPr>
              <w:ind w:firstLine="0"/>
              <w:jc w:val="center"/>
              <w:rPr>
                <w:sz w:val="18"/>
                <w:szCs w:val="18"/>
              </w:rPr>
            </w:pPr>
            <w:r w:rsidRPr="00910F16">
              <w:rPr>
                <w:sz w:val="18"/>
                <w:szCs w:val="18"/>
              </w:rPr>
              <w:t>смещение</w:t>
            </w:r>
          </w:p>
        </w:tc>
        <w:tc>
          <w:tcPr>
            <w:tcW w:w="4814" w:type="dxa"/>
            <w:vMerge/>
            <w:vAlign w:val="center"/>
          </w:tcPr>
          <w:p w14:paraId="088A970B" w14:textId="77777777" w:rsidR="00910F16" w:rsidRPr="00910F16" w:rsidRDefault="00910F16" w:rsidP="00910F16">
            <w:pPr>
              <w:ind w:firstLine="0"/>
              <w:jc w:val="center"/>
              <w:rPr>
                <w:sz w:val="18"/>
                <w:szCs w:val="18"/>
              </w:rPr>
            </w:pPr>
          </w:p>
        </w:tc>
      </w:tr>
      <w:tr w:rsidR="00910F16" w14:paraId="5A793F29" w14:textId="77777777" w:rsidTr="00334FAA">
        <w:tc>
          <w:tcPr>
            <w:tcW w:w="988" w:type="dxa"/>
            <w:vAlign w:val="center"/>
          </w:tcPr>
          <w:p w14:paraId="42C7F5BF" w14:textId="77777777" w:rsidR="00910F16" w:rsidRPr="00910F16" w:rsidRDefault="00910F16" w:rsidP="00910F16">
            <w:pPr>
              <w:ind w:firstLine="0"/>
              <w:jc w:val="center"/>
              <w:rPr>
                <w:sz w:val="18"/>
                <w:szCs w:val="18"/>
              </w:rPr>
            </w:pPr>
            <w:r w:rsidRPr="00910F16">
              <w:rPr>
                <w:sz w:val="18"/>
                <w:szCs w:val="18"/>
              </w:rPr>
              <w:t>skew</w:t>
            </w:r>
          </w:p>
        </w:tc>
        <w:tc>
          <w:tcPr>
            <w:tcW w:w="3543" w:type="dxa"/>
            <w:vAlign w:val="center"/>
          </w:tcPr>
          <w:p w14:paraId="0C2B743C" w14:textId="77777777" w:rsidR="00910F16" w:rsidRPr="00910F16" w:rsidRDefault="00910F16" w:rsidP="00910F16">
            <w:pPr>
              <w:ind w:firstLine="0"/>
              <w:jc w:val="center"/>
              <w:rPr>
                <w:sz w:val="18"/>
                <w:szCs w:val="18"/>
              </w:rPr>
            </w:pPr>
            <w:r w:rsidRPr="00910F16">
              <w:rPr>
                <w:sz w:val="18"/>
                <w:szCs w:val="18"/>
              </w:rPr>
              <w:t>Сдвиг времени (в мкс) в канале с начала отсчета</w:t>
            </w:r>
          </w:p>
        </w:tc>
        <w:tc>
          <w:tcPr>
            <w:tcW w:w="4814" w:type="dxa"/>
            <w:vAlign w:val="center"/>
          </w:tcPr>
          <w:p w14:paraId="7A16DF16" w14:textId="77777777" w:rsidR="00910F16" w:rsidRPr="00910F16" w:rsidRDefault="00910F16" w:rsidP="00910F16">
            <w:pPr>
              <w:ind w:firstLine="0"/>
              <w:jc w:val="center"/>
              <w:rPr>
                <w:sz w:val="18"/>
                <w:szCs w:val="18"/>
              </w:rPr>
            </w:pPr>
          </w:p>
        </w:tc>
      </w:tr>
      <w:tr w:rsidR="00910F16" w14:paraId="74535BC1" w14:textId="77777777" w:rsidTr="00334FAA">
        <w:tc>
          <w:tcPr>
            <w:tcW w:w="988" w:type="dxa"/>
            <w:vAlign w:val="center"/>
          </w:tcPr>
          <w:p w14:paraId="7878DE95" w14:textId="77777777" w:rsidR="00910F16" w:rsidRPr="00910F16" w:rsidRDefault="00910F16" w:rsidP="00910F16">
            <w:pPr>
              <w:ind w:firstLine="0"/>
              <w:jc w:val="center"/>
              <w:rPr>
                <w:sz w:val="18"/>
                <w:szCs w:val="18"/>
              </w:rPr>
            </w:pPr>
            <w:r w:rsidRPr="00910F16">
              <w:rPr>
                <w:sz w:val="18"/>
                <w:szCs w:val="18"/>
              </w:rPr>
              <w:t>min</w:t>
            </w:r>
          </w:p>
        </w:tc>
        <w:tc>
          <w:tcPr>
            <w:tcW w:w="3543" w:type="dxa"/>
            <w:vAlign w:val="center"/>
          </w:tcPr>
          <w:p w14:paraId="50000066" w14:textId="77777777" w:rsidR="00910F16" w:rsidRPr="00910F16" w:rsidRDefault="00910F16" w:rsidP="00910F16">
            <w:pPr>
              <w:ind w:firstLine="0"/>
              <w:jc w:val="center"/>
              <w:rPr>
                <w:sz w:val="18"/>
                <w:szCs w:val="18"/>
              </w:rPr>
            </w:pPr>
            <w:r w:rsidRPr="00910F16">
              <w:rPr>
                <w:sz w:val="18"/>
                <w:szCs w:val="18"/>
              </w:rPr>
              <w:t>Минимальная величина допустимая для измерения</w:t>
            </w:r>
          </w:p>
        </w:tc>
        <w:tc>
          <w:tcPr>
            <w:tcW w:w="4814" w:type="dxa"/>
            <w:vAlign w:val="center"/>
          </w:tcPr>
          <w:p w14:paraId="2B1C3614" w14:textId="77777777" w:rsidR="00910F16" w:rsidRPr="00910F16" w:rsidRDefault="00910F16" w:rsidP="00910F16">
            <w:pPr>
              <w:ind w:firstLine="0"/>
              <w:jc w:val="center"/>
              <w:rPr>
                <w:sz w:val="18"/>
                <w:szCs w:val="18"/>
              </w:rPr>
            </w:pPr>
          </w:p>
        </w:tc>
      </w:tr>
      <w:tr w:rsidR="00910F16" w14:paraId="2137C0F3" w14:textId="77777777" w:rsidTr="00334FAA">
        <w:tc>
          <w:tcPr>
            <w:tcW w:w="988" w:type="dxa"/>
            <w:vAlign w:val="center"/>
          </w:tcPr>
          <w:p w14:paraId="3CF3E7AF" w14:textId="77777777" w:rsidR="00910F16" w:rsidRPr="00910F16" w:rsidRDefault="00910F16" w:rsidP="00910F16">
            <w:pPr>
              <w:ind w:firstLine="0"/>
              <w:jc w:val="center"/>
              <w:rPr>
                <w:sz w:val="18"/>
                <w:szCs w:val="18"/>
              </w:rPr>
            </w:pPr>
            <w:r w:rsidRPr="00910F16">
              <w:rPr>
                <w:sz w:val="18"/>
                <w:szCs w:val="18"/>
                <w:lang w:val="en-US"/>
              </w:rPr>
              <w:t>max</w:t>
            </w:r>
          </w:p>
        </w:tc>
        <w:tc>
          <w:tcPr>
            <w:tcW w:w="3543" w:type="dxa"/>
            <w:vAlign w:val="center"/>
          </w:tcPr>
          <w:p w14:paraId="740C060E" w14:textId="77777777" w:rsidR="00910F16" w:rsidRPr="00910F16" w:rsidRDefault="00910F16" w:rsidP="00910F16">
            <w:pPr>
              <w:ind w:firstLine="0"/>
              <w:jc w:val="center"/>
              <w:rPr>
                <w:sz w:val="18"/>
                <w:szCs w:val="18"/>
              </w:rPr>
            </w:pPr>
            <w:r w:rsidRPr="00910F16">
              <w:rPr>
                <w:sz w:val="18"/>
                <w:szCs w:val="18"/>
              </w:rPr>
              <w:t>Максимальная величина допустимая для измерения</w:t>
            </w:r>
          </w:p>
        </w:tc>
        <w:tc>
          <w:tcPr>
            <w:tcW w:w="4814" w:type="dxa"/>
            <w:vAlign w:val="center"/>
          </w:tcPr>
          <w:p w14:paraId="0C512CFE" w14:textId="77777777" w:rsidR="00910F16" w:rsidRPr="00910F16" w:rsidRDefault="00910F16" w:rsidP="00910F16">
            <w:pPr>
              <w:ind w:firstLine="0"/>
              <w:jc w:val="center"/>
              <w:rPr>
                <w:sz w:val="18"/>
                <w:szCs w:val="18"/>
              </w:rPr>
            </w:pPr>
          </w:p>
        </w:tc>
      </w:tr>
      <w:tr w:rsidR="00910F16" w14:paraId="17F41227" w14:textId="77777777" w:rsidTr="00334FAA">
        <w:tc>
          <w:tcPr>
            <w:tcW w:w="988" w:type="dxa"/>
            <w:vAlign w:val="center"/>
          </w:tcPr>
          <w:p w14:paraId="72F1F85A" w14:textId="77777777" w:rsidR="00910F16" w:rsidRPr="00910F16" w:rsidRDefault="00910F16" w:rsidP="00910F16">
            <w:pPr>
              <w:ind w:firstLine="0"/>
              <w:jc w:val="center"/>
              <w:rPr>
                <w:sz w:val="18"/>
                <w:szCs w:val="18"/>
              </w:rPr>
            </w:pPr>
            <w:r w:rsidRPr="00910F16">
              <w:rPr>
                <w:sz w:val="18"/>
                <w:szCs w:val="18"/>
              </w:rPr>
              <w:t>primary</w:t>
            </w:r>
          </w:p>
        </w:tc>
        <w:tc>
          <w:tcPr>
            <w:tcW w:w="3543" w:type="dxa"/>
            <w:vAlign w:val="center"/>
          </w:tcPr>
          <w:p w14:paraId="47D178E0" w14:textId="77777777" w:rsidR="00910F16" w:rsidRPr="00910F16" w:rsidRDefault="00910F16" w:rsidP="00910F16">
            <w:pPr>
              <w:ind w:firstLine="0"/>
              <w:jc w:val="center"/>
              <w:rPr>
                <w:sz w:val="18"/>
                <w:szCs w:val="18"/>
              </w:rPr>
            </w:pPr>
            <w:r w:rsidRPr="00910F16">
              <w:rPr>
                <w:sz w:val="18"/>
                <w:szCs w:val="18"/>
              </w:rPr>
              <w:t>Первичный коэффициент</w:t>
            </w:r>
          </w:p>
        </w:tc>
        <w:tc>
          <w:tcPr>
            <w:tcW w:w="4814" w:type="dxa"/>
            <w:vMerge w:val="restart"/>
            <w:vAlign w:val="center"/>
          </w:tcPr>
          <w:p w14:paraId="6F0E7038" w14:textId="78154241" w:rsidR="00910F16" w:rsidRPr="00910F16" w:rsidRDefault="00910F16" w:rsidP="00910F16">
            <w:pPr>
              <w:ind w:firstLine="0"/>
              <w:jc w:val="center"/>
              <w:rPr>
                <w:sz w:val="18"/>
                <w:szCs w:val="18"/>
              </w:rPr>
            </w:pPr>
            <w:r w:rsidRPr="00910F16">
              <w:rPr>
                <w:sz w:val="18"/>
                <w:szCs w:val="18"/>
              </w:rPr>
              <w:t>У некоторых производителей могут отсутствовать, или заданы наоборот.</w:t>
            </w:r>
            <w:r>
              <w:rPr>
                <w:sz w:val="18"/>
                <w:szCs w:val="18"/>
              </w:rPr>
              <w:t xml:space="preserve"> </w:t>
            </w:r>
            <w:r w:rsidRPr="00910F16">
              <w:rPr>
                <w:sz w:val="18"/>
                <w:szCs w:val="18"/>
              </w:rPr>
              <w:t>Не являются номинальным значениями, а отвечают лишь за взаимное соотношение.</w:t>
            </w:r>
          </w:p>
        </w:tc>
      </w:tr>
      <w:tr w:rsidR="00910F16" w14:paraId="098ECD65" w14:textId="77777777" w:rsidTr="00334FAA">
        <w:tc>
          <w:tcPr>
            <w:tcW w:w="988" w:type="dxa"/>
            <w:vAlign w:val="center"/>
          </w:tcPr>
          <w:p w14:paraId="096914C0" w14:textId="77777777" w:rsidR="00910F16" w:rsidRPr="00910F16" w:rsidRDefault="00910F16" w:rsidP="00910F16">
            <w:pPr>
              <w:ind w:firstLine="0"/>
              <w:jc w:val="center"/>
              <w:rPr>
                <w:sz w:val="18"/>
                <w:szCs w:val="18"/>
              </w:rPr>
            </w:pPr>
            <w:r w:rsidRPr="00910F16">
              <w:rPr>
                <w:sz w:val="18"/>
                <w:szCs w:val="18"/>
              </w:rPr>
              <w:t>secondary</w:t>
            </w:r>
          </w:p>
        </w:tc>
        <w:tc>
          <w:tcPr>
            <w:tcW w:w="3543" w:type="dxa"/>
            <w:vAlign w:val="center"/>
          </w:tcPr>
          <w:p w14:paraId="1F4DAE2B" w14:textId="77777777" w:rsidR="00910F16" w:rsidRPr="00910F16" w:rsidRDefault="00910F16" w:rsidP="00910F16">
            <w:pPr>
              <w:ind w:firstLine="0"/>
              <w:jc w:val="center"/>
              <w:rPr>
                <w:sz w:val="18"/>
                <w:szCs w:val="18"/>
              </w:rPr>
            </w:pPr>
            <w:r w:rsidRPr="00910F16">
              <w:rPr>
                <w:sz w:val="18"/>
                <w:szCs w:val="18"/>
              </w:rPr>
              <w:t>Вторичный коэффициент</w:t>
            </w:r>
          </w:p>
        </w:tc>
        <w:tc>
          <w:tcPr>
            <w:tcW w:w="4814" w:type="dxa"/>
            <w:vMerge/>
            <w:vAlign w:val="center"/>
          </w:tcPr>
          <w:p w14:paraId="021F65BE" w14:textId="77777777" w:rsidR="00910F16" w:rsidRPr="00910F16" w:rsidRDefault="00910F16" w:rsidP="00910F16">
            <w:pPr>
              <w:ind w:firstLine="0"/>
              <w:jc w:val="center"/>
              <w:rPr>
                <w:sz w:val="18"/>
                <w:szCs w:val="18"/>
              </w:rPr>
            </w:pPr>
          </w:p>
        </w:tc>
      </w:tr>
      <w:tr w:rsidR="00910F16" w14:paraId="78A7DF1B" w14:textId="77777777" w:rsidTr="00334FAA">
        <w:tc>
          <w:tcPr>
            <w:tcW w:w="988" w:type="dxa"/>
            <w:vAlign w:val="center"/>
          </w:tcPr>
          <w:p w14:paraId="466A44FB" w14:textId="77777777" w:rsidR="00910F16" w:rsidRPr="00910F16" w:rsidRDefault="00910F16" w:rsidP="00910F16">
            <w:pPr>
              <w:ind w:firstLine="0"/>
              <w:jc w:val="center"/>
              <w:rPr>
                <w:sz w:val="18"/>
                <w:szCs w:val="18"/>
              </w:rPr>
            </w:pPr>
            <w:r w:rsidRPr="00910F16">
              <w:rPr>
                <w:sz w:val="18"/>
                <w:szCs w:val="18"/>
              </w:rPr>
              <w:t>PS</w:t>
            </w:r>
          </w:p>
        </w:tc>
        <w:tc>
          <w:tcPr>
            <w:tcW w:w="3543" w:type="dxa"/>
            <w:vAlign w:val="center"/>
          </w:tcPr>
          <w:p w14:paraId="75E51EDF" w14:textId="77777777" w:rsidR="00910F16" w:rsidRPr="00910F16" w:rsidRDefault="00910F16" w:rsidP="00910F16">
            <w:pPr>
              <w:ind w:firstLine="0"/>
              <w:jc w:val="center"/>
              <w:rPr>
                <w:sz w:val="18"/>
                <w:szCs w:val="18"/>
              </w:rPr>
            </w:pPr>
            <w:r w:rsidRPr="00910F16">
              <w:rPr>
                <w:sz w:val="18"/>
                <w:szCs w:val="18"/>
              </w:rPr>
              <w:t>Фактор базового расчёта – первичный/вторичный сигнал</w:t>
            </w:r>
          </w:p>
        </w:tc>
        <w:tc>
          <w:tcPr>
            <w:tcW w:w="4814" w:type="dxa"/>
            <w:vAlign w:val="center"/>
          </w:tcPr>
          <w:p w14:paraId="71DE4FCA" w14:textId="77777777" w:rsidR="00910F16" w:rsidRPr="00910F16" w:rsidRDefault="00910F16" w:rsidP="00910F16">
            <w:pPr>
              <w:ind w:firstLine="0"/>
              <w:jc w:val="center"/>
              <w:rPr>
                <w:sz w:val="18"/>
                <w:szCs w:val="18"/>
              </w:rPr>
            </w:pPr>
            <w:r w:rsidRPr="00910F16">
              <w:rPr>
                <w:sz w:val="18"/>
                <w:szCs w:val="18"/>
              </w:rPr>
              <w:t>Указывает, какое значение будет получаться после калибровки – первичное (</w:t>
            </w:r>
            <w:r w:rsidRPr="00910F16">
              <w:rPr>
                <w:sz w:val="18"/>
                <w:szCs w:val="18"/>
                <w:lang w:val="en-US"/>
              </w:rPr>
              <w:t>P</w:t>
            </w:r>
            <w:r w:rsidRPr="00910F16">
              <w:rPr>
                <w:sz w:val="18"/>
                <w:szCs w:val="18"/>
              </w:rPr>
              <w:t>,</w:t>
            </w:r>
            <w:r w:rsidRPr="00910F16">
              <w:rPr>
                <w:sz w:val="18"/>
                <w:szCs w:val="18"/>
                <w:lang w:val="en-US"/>
              </w:rPr>
              <w:t>p</w:t>
            </w:r>
            <w:r w:rsidRPr="00910F16">
              <w:rPr>
                <w:sz w:val="18"/>
                <w:szCs w:val="18"/>
              </w:rPr>
              <w:t>) или вторичное (</w:t>
            </w:r>
            <w:r w:rsidRPr="00910F16">
              <w:rPr>
                <w:sz w:val="18"/>
                <w:szCs w:val="18"/>
                <w:lang w:val="en-US"/>
              </w:rPr>
              <w:t>S</w:t>
            </w:r>
            <w:r w:rsidRPr="00910F16">
              <w:rPr>
                <w:sz w:val="18"/>
                <w:szCs w:val="18"/>
              </w:rPr>
              <w:t>,</w:t>
            </w:r>
            <w:r w:rsidRPr="00910F16">
              <w:rPr>
                <w:sz w:val="18"/>
                <w:szCs w:val="18"/>
                <w:lang w:val="en-US"/>
              </w:rPr>
              <w:t>s</w:t>
            </w:r>
            <w:r w:rsidRPr="00910F16">
              <w:rPr>
                <w:sz w:val="18"/>
                <w:szCs w:val="18"/>
              </w:rPr>
              <w:t xml:space="preserve">) – </w:t>
            </w:r>
            <w:r w:rsidRPr="00910F16">
              <w:rPr>
                <w:sz w:val="18"/>
                <w:szCs w:val="18"/>
                <w:lang w:val="en-US"/>
              </w:rPr>
              <w:t>result</w:t>
            </w:r>
            <w:r w:rsidRPr="00910F16">
              <w:rPr>
                <w:sz w:val="18"/>
                <w:szCs w:val="18"/>
              </w:rPr>
              <w:t>=ах+b</w:t>
            </w:r>
          </w:p>
        </w:tc>
      </w:tr>
    </w:tbl>
    <w:p w14:paraId="0C938782" w14:textId="001C137E" w:rsidR="00910F16" w:rsidRDefault="00910F16" w:rsidP="00910F16">
      <w:pPr>
        <w:pStyle w:val="4"/>
      </w:pPr>
      <w:r w:rsidRPr="00910F16">
        <w:lastRenderedPageBreak/>
        <w:t>Файл данных (.dat)</w:t>
      </w:r>
    </w:p>
    <w:p w14:paraId="3FD197D2" w14:textId="07B91777" w:rsidR="00910F16" w:rsidRDefault="00910F16" w:rsidP="00910F16">
      <w:r>
        <w:t>Возможны два варианта</w:t>
      </w:r>
    </w:p>
    <w:p w14:paraId="0686BB1A" w14:textId="5E157038" w:rsidR="00910F16" w:rsidRPr="00910F16" w:rsidRDefault="00910F16" w:rsidP="00910F16">
      <w:pPr>
        <w:pStyle w:val="a7"/>
        <w:numPr>
          <w:ilvl w:val="0"/>
          <w:numId w:val="39"/>
        </w:numPr>
        <w:ind w:left="851" w:hanging="425"/>
      </w:pPr>
      <w:r w:rsidRPr="00910F16">
        <w:t xml:space="preserve">ASCII: Текстовый формат, легко читаемый, но занимает </w:t>
      </w:r>
      <w:r>
        <w:t>больше</w:t>
      </w:r>
      <w:r w:rsidRPr="00910F16">
        <w:t xml:space="preserve"> места.</w:t>
      </w:r>
    </w:p>
    <w:p w14:paraId="5C62F852" w14:textId="77777777" w:rsidR="00910F16" w:rsidRDefault="00910F16" w:rsidP="00910F16">
      <w:pPr>
        <w:pStyle w:val="a7"/>
        <w:numPr>
          <w:ilvl w:val="0"/>
          <w:numId w:val="39"/>
        </w:numPr>
        <w:ind w:left="851" w:hanging="425"/>
      </w:pPr>
      <w:r>
        <w:t>BINARY: Двоичный формат (16-битные или 32-битные целые числа), более компактный и предпочтительный для хранения больших объемов данных.</w:t>
      </w:r>
    </w:p>
    <w:p w14:paraId="010F7B3F" w14:textId="777F0E2D" w:rsidR="00910F16" w:rsidRPr="006E10C8" w:rsidRDefault="00910F16" w:rsidP="00910F16">
      <w:r>
        <w:t xml:space="preserve">Исходный датасет содержит файлы в обоих форматах, так как первичная обработка не включала конвертацию типа .dat файла, а лишь замену его имени на MD5-хеш. Для дальнейшего использования и удобства использования, как писалось ранее, все файлы будут приведены к формату </w:t>
      </w:r>
      <w:r w:rsidRPr="00910F16">
        <w:t>ASCII</w:t>
      </w:r>
      <w:r>
        <w:t>.</w:t>
      </w:r>
    </w:p>
    <w:p w14:paraId="1FAE4026" w14:textId="2B0F903C" w:rsidR="00704A8E" w:rsidRPr="00F15C5D" w:rsidRDefault="00704A8E" w:rsidP="00704A8E">
      <w:pPr>
        <w:pStyle w:val="3"/>
        <w:spacing w:after="120"/>
        <w:ind w:firstLine="284"/>
        <w:rPr>
          <w:rFonts w:cs="Arial"/>
          <w:szCs w:val="18"/>
        </w:rPr>
      </w:pPr>
      <w:bookmarkStart w:id="210" w:name="_Toc201697699"/>
      <w:r w:rsidRPr="00704A8E">
        <w:t>Необходимость деперсонализации данных</w:t>
      </w:r>
      <w:bookmarkEnd w:id="210"/>
    </w:p>
    <w:p w14:paraId="69880D07" w14:textId="410D68EA" w:rsidR="00921733" w:rsidRDefault="00921733" w:rsidP="00921733">
      <w:r>
        <w:t>Для публичного использования осциллограмм и их предоставления третьим лицам необходима деперсонализация (анонимизация) данных  [</w:t>
      </w:r>
      <w:r>
        <w:fldChar w:fldCharType="begin"/>
      </w:r>
      <w:r>
        <w:instrText xml:space="preserve"> REF _Ref200823159 \r \h </w:instrText>
      </w:r>
      <w:r>
        <w:fldChar w:fldCharType="separate"/>
      </w:r>
      <w:r w:rsidR="00F16688">
        <w:t>92</w:t>
      </w:r>
      <w:r>
        <w:fldChar w:fldCharType="end"/>
      </w:r>
      <w:r>
        <w:t xml:space="preserve">, </w:t>
      </w:r>
      <w:r>
        <w:fldChar w:fldCharType="begin"/>
      </w:r>
      <w:r>
        <w:instrText xml:space="preserve"> REF _Ref200823161 \r \h </w:instrText>
      </w:r>
      <w:r>
        <w:fldChar w:fldCharType="separate"/>
      </w:r>
      <w:r w:rsidR="00F16688">
        <w:t>93</w:t>
      </w:r>
      <w:r>
        <w:fldChar w:fldCharType="end"/>
      </w:r>
      <w:r>
        <w:t xml:space="preserve">, </w:t>
      </w:r>
      <w:r>
        <w:fldChar w:fldCharType="begin"/>
      </w:r>
      <w:r>
        <w:instrText xml:space="preserve"> REF _Ref200823164 \r \h </w:instrText>
      </w:r>
      <w:r>
        <w:fldChar w:fldCharType="separate"/>
      </w:r>
      <w:r w:rsidR="00F16688">
        <w:t>94</w:t>
      </w:r>
      <w:r>
        <w:fldChar w:fldCharType="end"/>
      </w:r>
      <w:r>
        <w:t>]. Без этого важного шага необработанные данные, используемые в исследованиях и часто содержащие служебную или конфиденциальную информацию, не могут быть переданы или процитированы. Это ограничение не только препятствует независимому доступу к исходным наборам данных, но и делает невозможной проверку моделей и результатов, тем самым подрывая прозрачность, воспроизводимость и достоверность исследований. Таким образом, анонимизация служит важным этапом для сбалансирования потребности в доступности данных с защитой конфиденциальной информации.</w:t>
      </w:r>
    </w:p>
    <w:p w14:paraId="020EFA05" w14:textId="2BCAC78C" w:rsidR="00704A8E" w:rsidRDefault="00921733" w:rsidP="00921733">
      <w:r>
        <w:t xml:space="preserve">Отметим, что для внутренних исследований и анализа на предприятии исходная информация об объекте, времени и конкретном устройстве может быть чрезвычайно важна. Поэтому, наряду с созданием анонимизированного публичного датасета, сохраняется возможность работы с исходными, не деперсонализированными данными, используя ранее описанные функции поиска по конкретным терминалам (раздел </w:t>
      </w:r>
      <w:r>
        <w:fldChar w:fldCharType="begin"/>
      </w:r>
      <w:r>
        <w:instrText xml:space="preserve"> REF _Ref200829231 \r \h </w:instrText>
      </w:r>
      <w:r>
        <w:fldChar w:fldCharType="separate"/>
      </w:r>
      <w:r w:rsidR="00F16688">
        <w:t>3.3.4</w:t>
      </w:r>
      <w:r>
        <w:fldChar w:fldCharType="end"/>
      </w:r>
      <w:r>
        <w:t>). Однако для целей данной работы и формирования общедоступного ресурса все осциллограммы проходят процедуру деперсонализации.</w:t>
      </w:r>
    </w:p>
    <w:p w14:paraId="371F6F65" w14:textId="6D903FD2" w:rsidR="00704A8E" w:rsidRPr="00F15C5D" w:rsidRDefault="00704A8E" w:rsidP="00704A8E">
      <w:pPr>
        <w:pStyle w:val="3"/>
        <w:spacing w:after="120"/>
        <w:ind w:firstLine="284"/>
        <w:rPr>
          <w:rFonts w:cs="Arial"/>
          <w:szCs w:val="18"/>
        </w:rPr>
      </w:pPr>
      <w:bookmarkStart w:id="211" w:name="_Ref200898648"/>
      <w:bookmarkStart w:id="212" w:name="_Toc201697700"/>
      <w:r w:rsidRPr="00704A8E">
        <w:t>Процесс деперсонализации</w:t>
      </w:r>
      <w:bookmarkEnd w:id="211"/>
      <w:bookmarkEnd w:id="212"/>
    </w:p>
    <w:p w14:paraId="78502EC7" w14:textId="00108CAE" w:rsidR="00704A8E" w:rsidRDefault="00921733" w:rsidP="005977A5">
      <w:r w:rsidRPr="00921733">
        <w:t>Процесс деперсонализации реализован в виде набора функций (</w:t>
      </w:r>
      <w:r w:rsidRPr="00921733">
        <w:rPr>
          <w:color w:val="FF0000"/>
          <w:highlight w:val="yellow"/>
        </w:rPr>
        <w:t>в основном, в классе ProcessingOscillograms, например, метод deleting_confidential_information_in_all_files</w:t>
      </w:r>
      <w:r w:rsidRPr="00921733">
        <w:t>) и включает следующие основные операции, преимущественно с конфигурационными файлами .cfg формата COMTRADE:</w:t>
      </w:r>
    </w:p>
    <w:p w14:paraId="2A818D04" w14:textId="7A54F35C" w:rsidR="00E53C86" w:rsidRDefault="00921733" w:rsidP="00E53C86">
      <w:pPr>
        <w:pStyle w:val="a7"/>
        <w:numPr>
          <w:ilvl w:val="0"/>
          <w:numId w:val="39"/>
        </w:numPr>
        <w:ind w:left="709" w:hanging="283"/>
      </w:pPr>
      <w:r w:rsidRPr="00921733">
        <w:rPr>
          <w:b/>
          <w:bCs/>
        </w:rPr>
        <w:t>Определение и унификация кодировки:</w:t>
      </w:r>
      <w:r>
        <w:t xml:space="preserve"> Файлы .cfg могут быть сохранены в различных кодировках (UTF-8, Windows-1251, OEM 866 и др.). </w:t>
      </w:r>
      <w:r w:rsidR="00E53C86" w:rsidRPr="00E53C86">
        <w:t xml:space="preserve">На первом этапе осуществляется попытка корректного определения исходной кодировки, для чего была выработана эвристика последовательной проверки наиболее распространенных кодировок (utf-8 </w:t>
      </w:r>
      <w:r w:rsidR="00E53C86">
        <w:t>–</w:t>
      </w:r>
      <w:r w:rsidR="00E53C86" w:rsidRPr="00E53C86">
        <w:t xml:space="preserve">&gt; windows-1251 </w:t>
      </w:r>
      <w:r w:rsidR="00E53C86">
        <w:t>–</w:t>
      </w:r>
      <w:r w:rsidR="00E53C86" w:rsidRPr="00E53C86">
        <w:t>&gt; OEM 866), с последующим пересохранением файла в едином формате UTF-8</w:t>
      </w:r>
      <w:r w:rsidR="00E53C86">
        <w:t xml:space="preserve"> </w:t>
      </w:r>
      <w:r>
        <w:t xml:space="preserve">для обеспечения </w:t>
      </w:r>
      <w:r w:rsidR="002C270D">
        <w:t>кроссплатформенной</w:t>
      </w:r>
      <w:r>
        <w:t xml:space="preserve"> совместимости и корректного отображения символов.</w:t>
      </w:r>
    </w:p>
    <w:p w14:paraId="45BDC9BB" w14:textId="77777777" w:rsidR="00921733" w:rsidRPr="00921733" w:rsidRDefault="00921733" w:rsidP="00921733">
      <w:pPr>
        <w:pStyle w:val="a7"/>
        <w:numPr>
          <w:ilvl w:val="0"/>
          <w:numId w:val="39"/>
        </w:numPr>
        <w:ind w:left="709" w:hanging="283"/>
        <w:rPr>
          <w:b/>
          <w:bCs/>
        </w:rPr>
      </w:pPr>
      <w:r w:rsidRPr="00921733">
        <w:rPr>
          <w:b/>
          <w:bCs/>
        </w:rPr>
        <w:t>Удаление идентификационной информации:</w:t>
      </w:r>
    </w:p>
    <w:p w14:paraId="72E31D7C" w14:textId="77777777" w:rsidR="00921733" w:rsidRDefault="00921733" w:rsidP="00921733">
      <w:pPr>
        <w:pStyle w:val="a7"/>
        <w:numPr>
          <w:ilvl w:val="1"/>
          <w:numId w:val="39"/>
        </w:numPr>
        <w:ind w:left="1418" w:hanging="425"/>
      </w:pPr>
      <w:r>
        <w:t>Из первой строки .cfg файла, содержащей, как правило, название объекта, номер регистратора и версию формата, удаляется информация об объекте и регистраторе.</w:t>
      </w:r>
    </w:p>
    <w:p w14:paraId="78B21086" w14:textId="3783EBFE" w:rsidR="00921733" w:rsidRDefault="00921733" w:rsidP="00921733">
      <w:pPr>
        <w:pStyle w:val="a7"/>
        <w:numPr>
          <w:ilvl w:val="1"/>
          <w:numId w:val="39"/>
        </w:numPr>
        <w:ind w:left="1418" w:hanging="425"/>
      </w:pPr>
      <w:r>
        <w:t>Даты и время начала и окончания записи осциллограммы, а также дата и время срабатывания триггера, заменяются на стандартизированное значение (например, 01/01/0001, 01:01:01.000000). Это делается как для основных временных меток события, так и для даты последней модификации файла</w:t>
      </w:r>
      <w:r w:rsidR="00334FAA">
        <w:t>.</w:t>
      </w:r>
    </w:p>
    <w:p w14:paraId="62AE933B" w14:textId="77777777" w:rsidR="00921733" w:rsidRDefault="00921733" w:rsidP="00921733">
      <w:pPr>
        <w:pStyle w:val="a7"/>
        <w:numPr>
          <w:ilvl w:val="0"/>
          <w:numId w:val="39"/>
        </w:numPr>
        <w:ind w:left="709" w:hanging="283"/>
      </w:pPr>
      <w:r w:rsidRPr="00921733">
        <w:rPr>
          <w:b/>
          <w:bCs/>
        </w:rPr>
        <w:lastRenderedPageBreak/>
        <w:t>Анонимизация имен файлов:</w:t>
      </w:r>
      <w:r>
        <w:t xml:space="preserve"> Исходные имена файлов .cfg и соответствующих им .dat файлов заменяются на их MD5-хеш-сумму (рассчитанную по содержимому .dat файла). Это обеспечивает полную анонимность имен и сохраняет связь между конфигурационным файлом и файлом данных, при этом гарантируя уникальность имени для уникального содержимого.</w:t>
      </w:r>
    </w:p>
    <w:p w14:paraId="05236785" w14:textId="62E88CD2" w:rsidR="00921733" w:rsidRDefault="00921733" w:rsidP="00921733">
      <w:pPr>
        <w:pStyle w:val="a7"/>
        <w:numPr>
          <w:ilvl w:val="0"/>
          <w:numId w:val="39"/>
        </w:numPr>
        <w:ind w:left="709" w:hanging="283"/>
      </w:pPr>
      <w:r w:rsidRPr="00921733">
        <w:rPr>
          <w:b/>
          <w:bCs/>
        </w:rPr>
        <w:t>Логирование проблемных файлов:</w:t>
      </w:r>
      <w:r>
        <w:t xml:space="preserve"> В процессе деперсонализации файлы, которые не удалось корректно прочитать из-за проблем с кодировкой, защитой от записи или поврежденной структурой, добавляются в специальный список (</w:t>
      </w:r>
      <w:r w:rsidRPr="00921733">
        <w:rPr>
          <w:color w:val="FF0000"/>
          <w:highlight w:val="yellow"/>
        </w:rPr>
        <w:t>protected_files.txt</w:t>
      </w:r>
      <w:r>
        <w:t>) для последующего анализа или ручной обработки.</w:t>
      </w:r>
    </w:p>
    <w:p w14:paraId="5BE402C4" w14:textId="6F83E0B9" w:rsidR="00704A8E" w:rsidRPr="00F15C5D" w:rsidRDefault="00704A8E" w:rsidP="00704A8E">
      <w:pPr>
        <w:pStyle w:val="3"/>
        <w:spacing w:after="120"/>
        <w:ind w:firstLine="284"/>
        <w:rPr>
          <w:rFonts w:cs="Arial"/>
          <w:szCs w:val="18"/>
        </w:rPr>
      </w:pPr>
      <w:bookmarkStart w:id="213" w:name="_Toc201697701"/>
      <w:r w:rsidRPr="00704A8E">
        <w:t>Унификация параметров осциллограмм</w:t>
      </w:r>
      <w:bookmarkEnd w:id="213"/>
    </w:p>
    <w:p w14:paraId="70191E11" w14:textId="77777777" w:rsidR="00921733" w:rsidRDefault="00921733" w:rsidP="00704A8E">
      <w:r w:rsidRPr="00921733">
        <w:t>После деперсонализации ключевой задачей становится унификация различных параметров осциллограмм для обеспечения их сопоставимости и возможности совместной обработки.</w:t>
      </w:r>
    </w:p>
    <w:p w14:paraId="36A46F40" w14:textId="314468DF" w:rsidR="00921733" w:rsidRPr="00F15C5D" w:rsidRDefault="00921733" w:rsidP="00921733">
      <w:pPr>
        <w:pStyle w:val="4"/>
        <w:rPr>
          <w:rFonts w:cs="Arial"/>
          <w:szCs w:val="18"/>
        </w:rPr>
      </w:pPr>
      <w:r w:rsidRPr="00921733">
        <w:t>Группировка по частоте сети и частоте дискретизации</w:t>
      </w:r>
    </w:p>
    <w:p w14:paraId="2E29113F" w14:textId="3EEA213C" w:rsidR="00921733" w:rsidRDefault="00921733" w:rsidP="00704A8E">
      <w:r w:rsidRPr="00921733">
        <w:t>Осциллограммы, записанные различными устройствами, могут соответствовать сетям с разной номинальной частотой (как правило, 50 Гц или 60 Гц) и иметь различные частоты дискретизации (например, 1200, 1600, 6400 выборок в секунду). Эти параметры существенно влияют на обработку данных, так как число выборок на период номинальной частоты (например, 20 мс для 50 Гц) напрямую зависит от частоты дискретизации.</w:t>
      </w:r>
    </w:p>
    <w:p w14:paraId="3709E067" w14:textId="7BC0F4F2" w:rsidR="00921733" w:rsidRDefault="00921733" w:rsidP="00704A8E">
      <w:r w:rsidRPr="00921733">
        <w:t>Для систематизации данных была реализована функция (</w:t>
      </w:r>
      <w:r w:rsidRPr="00921733">
        <w:rPr>
          <w:color w:val="FF0000"/>
          <w:highlight w:val="yellow"/>
        </w:rPr>
        <w:t>«grouping_by_sampling_rate_and_network» в «ProcessingOscillograms»</w:t>
      </w:r>
      <w:r w:rsidRPr="00921733">
        <w:t>), которая:</w:t>
      </w:r>
    </w:p>
    <w:p w14:paraId="30DBEA9C" w14:textId="2291B80D" w:rsidR="00921733" w:rsidRDefault="00921733" w:rsidP="00921733">
      <w:pPr>
        <w:pStyle w:val="a7"/>
        <w:numPr>
          <w:ilvl w:val="0"/>
          <w:numId w:val="39"/>
        </w:numPr>
        <w:ind w:left="851" w:hanging="425"/>
      </w:pPr>
      <w:r>
        <w:t>Извлекает информацию о номинальной частоте сети и частоте дискретизации из «.cfg» файла (</w:t>
      </w:r>
      <w:r w:rsidRPr="00921733">
        <w:rPr>
          <w:color w:val="FF0000"/>
          <w:highlight w:val="yellow"/>
        </w:rPr>
        <w:t>с помощью вспомогательной функции «extract_frequencies»</w:t>
      </w:r>
      <w:r>
        <w:t>). Эта информация обычно содержится в строках после описания аналоговых и дискретных каналов.</w:t>
      </w:r>
    </w:p>
    <w:p w14:paraId="619384DC" w14:textId="5EF09640" w:rsidR="00921733" w:rsidRDefault="00921733" w:rsidP="00921733">
      <w:pPr>
        <w:pStyle w:val="a7"/>
        <w:numPr>
          <w:ilvl w:val="0"/>
          <w:numId w:val="39"/>
        </w:numPr>
        <w:ind w:left="851" w:hanging="425"/>
      </w:pPr>
      <w:r>
        <w:t>Перемещает файлы осциллограмм («.cfg» и «.dat») в поддиректории, названные в соответствии с их частотными характеристиками (например, «f_network=50_f_rate=1600»).</w:t>
      </w:r>
    </w:p>
    <w:p w14:paraId="51033262" w14:textId="0F3E2A95" w:rsidR="00334FAA" w:rsidRDefault="00921733" w:rsidP="00053B2E">
      <w:pPr>
        <w:pStyle w:val="a7"/>
        <w:numPr>
          <w:ilvl w:val="0"/>
          <w:numId w:val="39"/>
        </w:numPr>
        <w:ind w:left="851" w:hanging="425"/>
      </w:pPr>
      <w:r>
        <w:t>В случаях, когда не удается однозначно определить эти параметры (например, из-за нестандартного формата «.cfg» файла или отсутствия данных), файлам присваиваются условные значения (1/1),</w:t>
      </w:r>
      <w:r w:rsidR="00334FAA" w:rsidRPr="00334FAA">
        <w:t xml:space="preserve"> и они помещаются в специальную категорию для последующего анализа и ручной коррекции.</w:t>
      </w:r>
    </w:p>
    <w:p w14:paraId="5B3D220D" w14:textId="05A104D1" w:rsidR="00334FAA" w:rsidRDefault="00334FAA" w:rsidP="00921733">
      <w:pPr>
        <w:pStyle w:val="a7"/>
        <w:numPr>
          <w:ilvl w:val="0"/>
          <w:numId w:val="39"/>
        </w:numPr>
        <w:ind w:left="851" w:hanging="425"/>
      </w:pPr>
      <w:r w:rsidRPr="00334FAA">
        <w:t xml:space="preserve">Результаты такой группировки представлены в </w:t>
      </w:r>
      <w:r w:rsidRPr="00921733">
        <w:rPr>
          <w:highlight w:val="yellow"/>
        </w:rPr>
        <w:t xml:space="preserve">Таблице </w:t>
      </w:r>
      <w:commentRangeStart w:id="214"/>
      <w:r w:rsidRPr="00921733">
        <w:rPr>
          <w:highlight w:val="yellow"/>
        </w:rPr>
        <w:t>2</w:t>
      </w:r>
      <w:commentRangeEnd w:id="214"/>
      <w:r>
        <w:rPr>
          <w:rStyle w:val="a8"/>
          <w:rFonts w:eastAsia="SimSun" w:cs="Times New Roman"/>
          <w:lang w:val="en-US"/>
        </w:rPr>
        <w:commentReference w:id="214"/>
      </w:r>
      <w:r>
        <w:t>,</w:t>
      </w:r>
      <w:r w:rsidRPr="00334FAA">
        <w:t xml:space="preserve"> где показано количество осциллограмм для различных комбинаций частот. Также в таблице приведена сопутствующая информация по обработке этих групп</w:t>
      </w:r>
      <w:r>
        <w:t xml:space="preserve">: по количеству не «пустых осциллограмм» (Раздел </w:t>
      </w:r>
      <w:r>
        <w:fldChar w:fldCharType="begin"/>
      </w:r>
      <w:r>
        <w:instrText xml:space="preserve"> REF _Ref200899291 \r \h </w:instrText>
      </w:r>
      <w:r>
        <w:fldChar w:fldCharType="separate"/>
      </w:r>
      <w:r>
        <w:t>3.6.4</w:t>
      </w:r>
      <w:r>
        <w:fldChar w:fldCharType="end"/>
      </w:r>
      <w:r>
        <w:t xml:space="preserve">) и количеству осциллограмм у которых после всех унификаций оказались одинаковые имена сигналов (дубликаты) внутри одной осциллограммы (Раздел </w:t>
      </w:r>
      <w:r>
        <w:fldChar w:fldCharType="begin"/>
      </w:r>
      <w:r>
        <w:instrText xml:space="preserve"> REF _Ref200837131 \r \h </w:instrText>
      </w:r>
      <w:r>
        <w:fldChar w:fldCharType="separate"/>
      </w:r>
      <w:r>
        <w:t>3.4.4.2</w:t>
      </w:r>
      <w:r>
        <w:fldChar w:fldCharType="end"/>
      </w:r>
      <w:r>
        <w:t>). Более подробные</w:t>
      </w:r>
      <w:r w:rsidRPr="00334FAA">
        <w:t xml:space="preserve"> детали которой будут описаны далее.</w:t>
      </w:r>
    </w:p>
    <w:p w14:paraId="4C1E25CD" w14:textId="012B16C1" w:rsidR="00334FAA" w:rsidRDefault="00334FAA">
      <w:pPr>
        <w:spacing w:line="259" w:lineRule="auto"/>
        <w:ind w:firstLine="0"/>
        <w:jc w:val="left"/>
      </w:pPr>
      <w:r>
        <w:br w:type="page"/>
      </w:r>
    </w:p>
    <w:p w14:paraId="2D165191" w14:textId="77777777" w:rsidR="00A82F10" w:rsidRDefault="00A82F10" w:rsidP="00A82F10">
      <w:pPr>
        <w:spacing w:after="120"/>
        <w:ind w:firstLine="284"/>
        <w:rPr>
          <w:rFonts w:eastAsia="SimSun" w:cs="Arial"/>
          <w:sz w:val="16"/>
          <w:szCs w:val="18"/>
        </w:rPr>
      </w:pPr>
      <w:r w:rsidRPr="00921733">
        <w:rPr>
          <w:rFonts w:eastAsia="SimSun" w:cs="Arial"/>
          <w:sz w:val="16"/>
          <w:szCs w:val="18"/>
          <w:highlight w:val="yellow"/>
        </w:rPr>
        <w:lastRenderedPageBreak/>
        <w:t xml:space="preserve">Таблица 2. Количество осциллограмм с различными частотными </w:t>
      </w:r>
      <w:commentRangeStart w:id="215"/>
      <w:commentRangeStart w:id="216"/>
      <w:r w:rsidRPr="00921733">
        <w:rPr>
          <w:rFonts w:eastAsia="SimSun" w:cs="Arial"/>
          <w:sz w:val="16"/>
          <w:szCs w:val="18"/>
          <w:highlight w:val="yellow"/>
        </w:rPr>
        <w:t>параметрами</w:t>
      </w:r>
      <w:commentRangeEnd w:id="215"/>
      <w:r>
        <w:rPr>
          <w:rStyle w:val="a8"/>
          <w:rFonts w:eastAsia="SimSun" w:cs="Times New Roman"/>
          <w:lang w:val="en-US"/>
        </w:rPr>
        <w:commentReference w:id="215"/>
      </w:r>
      <w:commentRangeEnd w:id="216"/>
      <w:r>
        <w:rPr>
          <w:rStyle w:val="a8"/>
          <w:rFonts w:eastAsia="SimSun" w:cs="Times New Roman"/>
          <w:lang w:val="en-US"/>
        </w:rPr>
        <w:commentReference w:id="216"/>
      </w:r>
    </w:p>
    <w:tbl>
      <w:tblPr>
        <w:tblStyle w:val="a6"/>
        <w:tblW w:w="0" w:type="auto"/>
        <w:tblLook w:val="04A0" w:firstRow="1" w:lastRow="0" w:firstColumn="1" w:lastColumn="0" w:noHBand="0" w:noVBand="1"/>
      </w:tblPr>
      <w:tblGrid>
        <w:gridCol w:w="1295"/>
        <w:gridCol w:w="1302"/>
        <w:gridCol w:w="1443"/>
        <w:gridCol w:w="1329"/>
        <w:gridCol w:w="1314"/>
        <w:gridCol w:w="1329"/>
        <w:gridCol w:w="1313"/>
      </w:tblGrid>
      <w:tr w:rsidR="00A82F10" w:rsidRPr="00A82F10" w14:paraId="0EB1AA78" w14:textId="77777777" w:rsidTr="000911BA">
        <w:tc>
          <w:tcPr>
            <w:tcW w:w="2670" w:type="dxa"/>
            <w:gridSpan w:val="2"/>
            <w:tcBorders>
              <w:top w:val="single" w:sz="12" w:space="0" w:color="auto"/>
              <w:left w:val="single" w:sz="12" w:space="0" w:color="auto"/>
              <w:bottom w:val="single" w:sz="4" w:space="0" w:color="auto"/>
              <w:right w:val="single" w:sz="12" w:space="0" w:color="auto"/>
            </w:tcBorders>
            <w:vAlign w:val="center"/>
          </w:tcPr>
          <w:p w14:paraId="4C43ED35"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Частота, Гц</w:t>
            </w:r>
          </w:p>
        </w:tc>
        <w:tc>
          <w:tcPr>
            <w:tcW w:w="1335" w:type="dxa"/>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64EFF9AC"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Количество осциллограмм</w:t>
            </w:r>
          </w:p>
        </w:tc>
        <w:tc>
          <w:tcPr>
            <w:tcW w:w="2670" w:type="dxa"/>
            <w:gridSpan w:val="2"/>
            <w:tcBorders>
              <w:top w:val="single" w:sz="12" w:space="0" w:color="auto"/>
              <w:left w:val="single" w:sz="12" w:space="0" w:color="auto"/>
              <w:right w:val="single" w:sz="12" w:space="0" w:color="auto"/>
            </w:tcBorders>
            <w:shd w:val="clear" w:color="auto" w:fill="FBE4D5" w:themeFill="accent2" w:themeFillTint="33"/>
            <w:vAlign w:val="center"/>
          </w:tcPr>
          <w:p w14:paraId="654A1925"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Не пустых осциллограмм</w:t>
            </w:r>
          </w:p>
        </w:tc>
        <w:tc>
          <w:tcPr>
            <w:tcW w:w="2670" w:type="dxa"/>
            <w:gridSpan w:val="2"/>
            <w:tcBorders>
              <w:top w:val="single" w:sz="12" w:space="0" w:color="auto"/>
              <w:left w:val="single" w:sz="12" w:space="0" w:color="auto"/>
              <w:right w:val="single" w:sz="12" w:space="0" w:color="auto"/>
            </w:tcBorders>
            <w:shd w:val="clear" w:color="auto" w:fill="E2EFD9" w:themeFill="accent6" w:themeFillTint="33"/>
            <w:vAlign w:val="center"/>
          </w:tcPr>
          <w:p w14:paraId="66B37C3A" w14:textId="77777777" w:rsidR="00A82F10" w:rsidRPr="00A82F10" w:rsidRDefault="00A82F10" w:rsidP="000911BA">
            <w:pPr>
              <w:ind w:firstLine="0"/>
              <w:jc w:val="center"/>
              <w:rPr>
                <w:rFonts w:eastAsia="SimSun" w:cs="Times New Roman"/>
                <w:sz w:val="20"/>
                <w:szCs w:val="20"/>
              </w:rPr>
            </w:pPr>
            <w:r>
              <w:rPr>
                <w:rFonts w:eastAsia="SimSun" w:cs="Times New Roman"/>
                <w:sz w:val="20"/>
                <w:szCs w:val="20"/>
              </w:rPr>
              <w:t>О</w:t>
            </w:r>
            <w:r w:rsidRPr="00A82F10">
              <w:rPr>
                <w:rFonts w:eastAsia="SimSun" w:cs="Times New Roman"/>
                <w:sz w:val="20"/>
                <w:szCs w:val="20"/>
              </w:rPr>
              <w:t>сциллограммы с дубликатами</w:t>
            </w:r>
          </w:p>
        </w:tc>
      </w:tr>
      <w:tr w:rsidR="00A82F10" w:rsidRPr="00A82F10" w14:paraId="760FD807" w14:textId="77777777" w:rsidTr="000911BA">
        <w:tc>
          <w:tcPr>
            <w:tcW w:w="1335" w:type="dxa"/>
            <w:tcBorders>
              <w:top w:val="single" w:sz="4" w:space="0" w:color="auto"/>
              <w:left w:val="single" w:sz="12" w:space="0" w:color="auto"/>
              <w:bottom w:val="single" w:sz="12" w:space="0" w:color="auto"/>
              <w:right w:val="single" w:sz="4" w:space="0" w:color="auto"/>
            </w:tcBorders>
            <w:vAlign w:val="center"/>
          </w:tcPr>
          <w:p w14:paraId="50E57890"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сети</w:t>
            </w:r>
          </w:p>
        </w:tc>
        <w:tc>
          <w:tcPr>
            <w:tcW w:w="1335" w:type="dxa"/>
            <w:tcBorders>
              <w:top w:val="single" w:sz="4" w:space="0" w:color="auto"/>
              <w:left w:val="single" w:sz="4" w:space="0" w:color="auto"/>
              <w:bottom w:val="single" w:sz="12" w:space="0" w:color="auto"/>
              <w:right w:val="single" w:sz="12" w:space="0" w:color="auto"/>
            </w:tcBorders>
            <w:vAlign w:val="center"/>
          </w:tcPr>
          <w:p w14:paraId="0E4F0448"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АЦП</w:t>
            </w:r>
          </w:p>
        </w:tc>
        <w:tc>
          <w:tcPr>
            <w:tcW w:w="1335" w:type="dxa"/>
            <w:vMerge/>
            <w:tcBorders>
              <w:left w:val="single" w:sz="12" w:space="0" w:color="auto"/>
              <w:bottom w:val="single" w:sz="12" w:space="0" w:color="auto"/>
              <w:right w:val="single" w:sz="12" w:space="0" w:color="auto"/>
            </w:tcBorders>
            <w:shd w:val="clear" w:color="auto" w:fill="F2F2F2" w:themeFill="background1" w:themeFillShade="F2"/>
            <w:vAlign w:val="center"/>
          </w:tcPr>
          <w:p w14:paraId="0863FB14" w14:textId="77777777" w:rsidR="00A82F10" w:rsidRPr="00A82F10" w:rsidRDefault="00A82F10" w:rsidP="000911BA">
            <w:pPr>
              <w:ind w:firstLine="0"/>
              <w:jc w:val="center"/>
              <w:rPr>
                <w:rFonts w:eastAsia="SimSun" w:cs="Times New Roman"/>
                <w:sz w:val="20"/>
                <w:szCs w:val="20"/>
              </w:rPr>
            </w:pPr>
          </w:p>
        </w:tc>
        <w:tc>
          <w:tcPr>
            <w:tcW w:w="1335" w:type="dxa"/>
            <w:tcBorders>
              <w:left w:val="single" w:sz="12" w:space="0" w:color="auto"/>
              <w:bottom w:val="single" w:sz="12" w:space="0" w:color="auto"/>
            </w:tcBorders>
            <w:shd w:val="clear" w:color="auto" w:fill="FBE4D5" w:themeFill="accent2" w:themeFillTint="33"/>
            <w:vAlign w:val="center"/>
          </w:tcPr>
          <w:p w14:paraId="7EA3D53A"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Количество</w:t>
            </w:r>
          </w:p>
        </w:tc>
        <w:tc>
          <w:tcPr>
            <w:tcW w:w="1335" w:type="dxa"/>
            <w:tcBorders>
              <w:bottom w:val="single" w:sz="12" w:space="0" w:color="auto"/>
              <w:right w:val="single" w:sz="12" w:space="0" w:color="auto"/>
            </w:tcBorders>
            <w:shd w:val="clear" w:color="auto" w:fill="FBE4D5" w:themeFill="accent2" w:themeFillTint="33"/>
            <w:vAlign w:val="center"/>
          </w:tcPr>
          <w:p w14:paraId="6E37FD4A"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Их процент</w:t>
            </w:r>
          </w:p>
        </w:tc>
        <w:tc>
          <w:tcPr>
            <w:tcW w:w="1335" w:type="dxa"/>
            <w:tcBorders>
              <w:left w:val="single" w:sz="12" w:space="0" w:color="auto"/>
              <w:bottom w:val="single" w:sz="12" w:space="0" w:color="auto"/>
            </w:tcBorders>
            <w:shd w:val="clear" w:color="auto" w:fill="E2EFD9" w:themeFill="accent6" w:themeFillTint="33"/>
            <w:vAlign w:val="center"/>
          </w:tcPr>
          <w:p w14:paraId="74FCFD63"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Количество</w:t>
            </w:r>
          </w:p>
        </w:tc>
        <w:tc>
          <w:tcPr>
            <w:tcW w:w="1335" w:type="dxa"/>
            <w:tcBorders>
              <w:bottom w:val="single" w:sz="12" w:space="0" w:color="auto"/>
              <w:right w:val="single" w:sz="12" w:space="0" w:color="auto"/>
            </w:tcBorders>
            <w:shd w:val="clear" w:color="auto" w:fill="E2EFD9" w:themeFill="accent6" w:themeFillTint="33"/>
            <w:vAlign w:val="center"/>
          </w:tcPr>
          <w:p w14:paraId="2891A265"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Их процент</w:t>
            </w:r>
          </w:p>
        </w:tc>
      </w:tr>
      <w:tr w:rsidR="00A82F10" w:rsidRPr="00A82F10" w14:paraId="7903346C" w14:textId="77777777" w:rsidTr="000911BA">
        <w:tc>
          <w:tcPr>
            <w:tcW w:w="1335" w:type="dxa"/>
            <w:vMerge w:val="restart"/>
            <w:tcBorders>
              <w:top w:val="single" w:sz="12" w:space="0" w:color="auto"/>
              <w:left w:val="single" w:sz="12" w:space="0" w:color="auto"/>
              <w:bottom w:val="single" w:sz="4" w:space="0" w:color="auto"/>
              <w:right w:val="single" w:sz="4" w:space="0" w:color="auto"/>
            </w:tcBorders>
            <w:vAlign w:val="center"/>
          </w:tcPr>
          <w:p w14:paraId="58DF6E7E"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50</w:t>
            </w:r>
          </w:p>
        </w:tc>
        <w:tc>
          <w:tcPr>
            <w:tcW w:w="1335" w:type="dxa"/>
            <w:tcBorders>
              <w:top w:val="single" w:sz="12" w:space="0" w:color="auto"/>
              <w:left w:val="single" w:sz="4" w:space="0" w:color="auto"/>
              <w:bottom w:val="single" w:sz="4" w:space="0" w:color="auto"/>
              <w:right w:val="single" w:sz="12" w:space="0" w:color="auto"/>
            </w:tcBorders>
            <w:vAlign w:val="center"/>
          </w:tcPr>
          <w:p w14:paraId="0E9EAB9F"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w:t>
            </w:r>
          </w:p>
        </w:tc>
        <w:tc>
          <w:tcPr>
            <w:tcW w:w="1335" w:type="dxa"/>
            <w:tcBorders>
              <w:top w:val="single" w:sz="12" w:space="0" w:color="auto"/>
              <w:left w:val="single" w:sz="12" w:space="0" w:color="auto"/>
              <w:right w:val="single" w:sz="12" w:space="0" w:color="auto"/>
            </w:tcBorders>
            <w:shd w:val="clear" w:color="auto" w:fill="F2F2F2" w:themeFill="background1" w:themeFillShade="F2"/>
            <w:vAlign w:val="center"/>
          </w:tcPr>
          <w:p w14:paraId="782AB00D"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26</w:t>
            </w:r>
          </w:p>
        </w:tc>
        <w:tc>
          <w:tcPr>
            <w:tcW w:w="1335" w:type="dxa"/>
            <w:tcBorders>
              <w:top w:val="single" w:sz="12" w:space="0" w:color="auto"/>
              <w:left w:val="single" w:sz="12" w:space="0" w:color="auto"/>
            </w:tcBorders>
            <w:shd w:val="clear" w:color="auto" w:fill="FBE4D5" w:themeFill="accent2" w:themeFillTint="33"/>
            <w:vAlign w:val="center"/>
          </w:tcPr>
          <w:p w14:paraId="18B0D2E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w:t>
            </w:r>
          </w:p>
        </w:tc>
        <w:tc>
          <w:tcPr>
            <w:tcW w:w="1335" w:type="dxa"/>
            <w:tcBorders>
              <w:top w:val="single" w:sz="12" w:space="0" w:color="auto"/>
              <w:right w:val="single" w:sz="12" w:space="0" w:color="auto"/>
            </w:tcBorders>
            <w:shd w:val="clear" w:color="auto" w:fill="FBE4D5" w:themeFill="accent2" w:themeFillTint="33"/>
            <w:vAlign w:val="center"/>
          </w:tcPr>
          <w:p w14:paraId="52974B8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x</w:t>
            </w:r>
          </w:p>
        </w:tc>
        <w:tc>
          <w:tcPr>
            <w:tcW w:w="1335" w:type="dxa"/>
            <w:tcBorders>
              <w:top w:val="single" w:sz="12" w:space="0" w:color="auto"/>
              <w:left w:val="single" w:sz="12" w:space="0" w:color="auto"/>
            </w:tcBorders>
            <w:shd w:val="clear" w:color="auto" w:fill="E2EFD9" w:themeFill="accent6" w:themeFillTint="33"/>
            <w:vAlign w:val="center"/>
          </w:tcPr>
          <w:p w14:paraId="11390D3A"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w:t>
            </w:r>
          </w:p>
        </w:tc>
        <w:tc>
          <w:tcPr>
            <w:tcW w:w="1335" w:type="dxa"/>
            <w:tcBorders>
              <w:top w:val="single" w:sz="12" w:space="0" w:color="auto"/>
              <w:right w:val="single" w:sz="12" w:space="0" w:color="auto"/>
            </w:tcBorders>
            <w:shd w:val="clear" w:color="auto" w:fill="E2EFD9" w:themeFill="accent6" w:themeFillTint="33"/>
            <w:vAlign w:val="center"/>
          </w:tcPr>
          <w:p w14:paraId="54BD30BA"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11,54%</w:t>
            </w:r>
          </w:p>
        </w:tc>
      </w:tr>
      <w:tr w:rsidR="00A82F10" w:rsidRPr="00A82F10" w14:paraId="48E61BE5"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0AFEFFCF"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73A86351"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600</w:t>
            </w:r>
          </w:p>
        </w:tc>
        <w:tc>
          <w:tcPr>
            <w:tcW w:w="1335" w:type="dxa"/>
            <w:tcBorders>
              <w:left w:val="single" w:sz="12" w:space="0" w:color="auto"/>
              <w:right w:val="single" w:sz="12" w:space="0" w:color="auto"/>
            </w:tcBorders>
            <w:shd w:val="clear" w:color="auto" w:fill="F2F2F2" w:themeFill="background1" w:themeFillShade="F2"/>
            <w:vAlign w:val="center"/>
          </w:tcPr>
          <w:p w14:paraId="1DF7005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666</w:t>
            </w:r>
          </w:p>
        </w:tc>
        <w:tc>
          <w:tcPr>
            <w:tcW w:w="1335" w:type="dxa"/>
            <w:tcBorders>
              <w:left w:val="single" w:sz="12" w:space="0" w:color="auto"/>
            </w:tcBorders>
            <w:shd w:val="clear" w:color="auto" w:fill="FBE4D5" w:themeFill="accent2" w:themeFillTint="33"/>
            <w:vAlign w:val="center"/>
          </w:tcPr>
          <w:p w14:paraId="27D4718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347</w:t>
            </w:r>
          </w:p>
        </w:tc>
        <w:tc>
          <w:tcPr>
            <w:tcW w:w="1335" w:type="dxa"/>
            <w:tcBorders>
              <w:right w:val="single" w:sz="12" w:space="0" w:color="auto"/>
            </w:tcBorders>
            <w:shd w:val="clear" w:color="auto" w:fill="FBE4D5" w:themeFill="accent2" w:themeFillTint="33"/>
            <w:vAlign w:val="center"/>
          </w:tcPr>
          <w:p w14:paraId="1C1522AA"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52,10%</w:t>
            </w:r>
          </w:p>
        </w:tc>
        <w:tc>
          <w:tcPr>
            <w:tcW w:w="1335" w:type="dxa"/>
            <w:tcBorders>
              <w:left w:val="single" w:sz="12" w:space="0" w:color="auto"/>
            </w:tcBorders>
            <w:shd w:val="clear" w:color="auto" w:fill="E2EFD9" w:themeFill="accent6" w:themeFillTint="33"/>
            <w:vAlign w:val="center"/>
          </w:tcPr>
          <w:p w14:paraId="71DF9192" w14:textId="77777777" w:rsidR="00A82F10" w:rsidRPr="00A82F10" w:rsidRDefault="00A82F10" w:rsidP="000911BA">
            <w:pPr>
              <w:ind w:firstLine="0"/>
              <w:jc w:val="center"/>
              <w:rPr>
                <w:rFonts w:eastAsia="SimSun" w:cs="Times New Roman"/>
                <w:sz w:val="20"/>
                <w:szCs w:val="20"/>
              </w:rPr>
            </w:pPr>
            <w:r w:rsidRPr="00A82F10">
              <w:rPr>
                <w:rFonts w:cs="Times New Roman"/>
                <w:sz w:val="20"/>
                <w:szCs w:val="20"/>
              </w:rPr>
              <w:t>45</w:t>
            </w:r>
          </w:p>
        </w:tc>
        <w:tc>
          <w:tcPr>
            <w:tcW w:w="1335" w:type="dxa"/>
            <w:tcBorders>
              <w:right w:val="single" w:sz="12" w:space="0" w:color="auto"/>
            </w:tcBorders>
            <w:shd w:val="clear" w:color="auto" w:fill="E2EFD9" w:themeFill="accent6" w:themeFillTint="33"/>
            <w:vAlign w:val="center"/>
          </w:tcPr>
          <w:p w14:paraId="28E088A0" w14:textId="77777777" w:rsidR="00A82F10" w:rsidRPr="00A82F10" w:rsidRDefault="00A82F10" w:rsidP="000911BA">
            <w:pPr>
              <w:ind w:firstLine="0"/>
              <w:jc w:val="center"/>
              <w:rPr>
                <w:rFonts w:eastAsia="SimSun" w:cs="Times New Roman"/>
                <w:sz w:val="20"/>
                <w:szCs w:val="20"/>
              </w:rPr>
            </w:pPr>
            <w:r w:rsidRPr="00A82F10">
              <w:rPr>
                <w:rFonts w:cs="Times New Roman"/>
                <w:sz w:val="20"/>
                <w:szCs w:val="20"/>
              </w:rPr>
              <w:t>6,76%</w:t>
            </w:r>
          </w:p>
        </w:tc>
      </w:tr>
      <w:tr w:rsidR="00A82F10" w:rsidRPr="00A82F10" w14:paraId="0FFDB14C"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3EC8FBC1"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3F6EF39B"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800</w:t>
            </w:r>
          </w:p>
        </w:tc>
        <w:tc>
          <w:tcPr>
            <w:tcW w:w="1335" w:type="dxa"/>
            <w:tcBorders>
              <w:left w:val="single" w:sz="12" w:space="0" w:color="auto"/>
              <w:right w:val="single" w:sz="12" w:space="0" w:color="auto"/>
            </w:tcBorders>
            <w:shd w:val="clear" w:color="auto" w:fill="F2F2F2" w:themeFill="background1" w:themeFillShade="F2"/>
            <w:vAlign w:val="center"/>
          </w:tcPr>
          <w:p w14:paraId="1E8448A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23</w:t>
            </w:r>
          </w:p>
        </w:tc>
        <w:tc>
          <w:tcPr>
            <w:tcW w:w="1335" w:type="dxa"/>
            <w:tcBorders>
              <w:left w:val="single" w:sz="12" w:space="0" w:color="auto"/>
            </w:tcBorders>
            <w:shd w:val="clear" w:color="auto" w:fill="FBE4D5" w:themeFill="accent2" w:themeFillTint="33"/>
            <w:vAlign w:val="center"/>
          </w:tcPr>
          <w:p w14:paraId="53E3926B"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13</w:t>
            </w:r>
          </w:p>
        </w:tc>
        <w:tc>
          <w:tcPr>
            <w:tcW w:w="1335" w:type="dxa"/>
            <w:tcBorders>
              <w:right w:val="single" w:sz="12" w:space="0" w:color="auto"/>
            </w:tcBorders>
            <w:shd w:val="clear" w:color="auto" w:fill="FBE4D5" w:themeFill="accent2" w:themeFillTint="33"/>
            <w:vAlign w:val="center"/>
          </w:tcPr>
          <w:p w14:paraId="5C7500B7"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56,52%</w:t>
            </w:r>
          </w:p>
        </w:tc>
        <w:tc>
          <w:tcPr>
            <w:tcW w:w="1335" w:type="dxa"/>
            <w:tcBorders>
              <w:left w:val="single" w:sz="12" w:space="0" w:color="auto"/>
            </w:tcBorders>
            <w:shd w:val="clear" w:color="auto" w:fill="E2EFD9" w:themeFill="accent6" w:themeFillTint="33"/>
            <w:vAlign w:val="center"/>
          </w:tcPr>
          <w:p w14:paraId="0FA95143"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16</w:t>
            </w:r>
          </w:p>
        </w:tc>
        <w:tc>
          <w:tcPr>
            <w:tcW w:w="1335" w:type="dxa"/>
            <w:tcBorders>
              <w:right w:val="single" w:sz="12" w:space="0" w:color="auto"/>
            </w:tcBorders>
            <w:shd w:val="clear" w:color="auto" w:fill="E2EFD9" w:themeFill="accent6" w:themeFillTint="33"/>
            <w:vAlign w:val="center"/>
          </w:tcPr>
          <w:p w14:paraId="6D9F3694"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69,57%</w:t>
            </w:r>
          </w:p>
        </w:tc>
      </w:tr>
      <w:tr w:rsidR="00A82F10" w:rsidRPr="00A82F10" w14:paraId="40EB4A76"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128768E2"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6FCF6962"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916</w:t>
            </w:r>
          </w:p>
        </w:tc>
        <w:tc>
          <w:tcPr>
            <w:tcW w:w="1335" w:type="dxa"/>
            <w:tcBorders>
              <w:left w:val="single" w:sz="12" w:space="0" w:color="auto"/>
              <w:right w:val="single" w:sz="12" w:space="0" w:color="auto"/>
            </w:tcBorders>
            <w:shd w:val="clear" w:color="auto" w:fill="F2F2F2" w:themeFill="background1" w:themeFillShade="F2"/>
            <w:vAlign w:val="center"/>
          </w:tcPr>
          <w:p w14:paraId="030AD927"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w:t>
            </w:r>
          </w:p>
        </w:tc>
        <w:tc>
          <w:tcPr>
            <w:tcW w:w="1335" w:type="dxa"/>
            <w:tcBorders>
              <w:left w:val="single" w:sz="12" w:space="0" w:color="auto"/>
            </w:tcBorders>
            <w:shd w:val="clear" w:color="auto" w:fill="FBE4D5" w:themeFill="accent2" w:themeFillTint="33"/>
            <w:vAlign w:val="center"/>
          </w:tcPr>
          <w:p w14:paraId="52396D1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w:t>
            </w:r>
          </w:p>
        </w:tc>
        <w:tc>
          <w:tcPr>
            <w:tcW w:w="1335" w:type="dxa"/>
            <w:tcBorders>
              <w:right w:val="single" w:sz="12" w:space="0" w:color="auto"/>
            </w:tcBorders>
            <w:shd w:val="clear" w:color="auto" w:fill="FBE4D5" w:themeFill="accent2" w:themeFillTint="33"/>
            <w:vAlign w:val="center"/>
          </w:tcPr>
          <w:p w14:paraId="001A9627"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100,00%</w:t>
            </w:r>
          </w:p>
        </w:tc>
        <w:tc>
          <w:tcPr>
            <w:tcW w:w="1335" w:type="dxa"/>
            <w:tcBorders>
              <w:left w:val="single" w:sz="12" w:space="0" w:color="auto"/>
            </w:tcBorders>
            <w:shd w:val="clear" w:color="auto" w:fill="E2EFD9" w:themeFill="accent6" w:themeFillTint="33"/>
            <w:vAlign w:val="center"/>
          </w:tcPr>
          <w:p w14:paraId="16FF0048" w14:textId="77777777" w:rsidR="00A82F10" w:rsidRPr="00A82F10" w:rsidRDefault="00A82F10" w:rsidP="000911BA">
            <w:pPr>
              <w:ind w:firstLine="0"/>
              <w:jc w:val="center"/>
              <w:rPr>
                <w:rFonts w:eastAsia="SimSun" w:cs="Times New Roman"/>
                <w:sz w:val="20"/>
                <w:szCs w:val="20"/>
              </w:rPr>
            </w:pPr>
          </w:p>
        </w:tc>
        <w:tc>
          <w:tcPr>
            <w:tcW w:w="1335" w:type="dxa"/>
            <w:tcBorders>
              <w:right w:val="single" w:sz="12" w:space="0" w:color="auto"/>
            </w:tcBorders>
            <w:shd w:val="clear" w:color="auto" w:fill="E2EFD9" w:themeFill="accent6" w:themeFillTint="33"/>
            <w:vAlign w:val="center"/>
          </w:tcPr>
          <w:p w14:paraId="4FBA80C8" w14:textId="77777777" w:rsidR="00A82F10" w:rsidRPr="00A82F10" w:rsidRDefault="00A82F10" w:rsidP="000911BA">
            <w:pPr>
              <w:ind w:firstLine="0"/>
              <w:jc w:val="center"/>
              <w:rPr>
                <w:rFonts w:eastAsia="SimSun" w:cs="Times New Roman"/>
                <w:sz w:val="20"/>
                <w:szCs w:val="20"/>
              </w:rPr>
            </w:pPr>
          </w:p>
        </w:tc>
      </w:tr>
      <w:tr w:rsidR="00A82F10" w:rsidRPr="00A82F10" w14:paraId="5FF0C3E9"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1D9459B3"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5F41F0C8"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w:t>
            </w:r>
          </w:p>
        </w:tc>
        <w:tc>
          <w:tcPr>
            <w:tcW w:w="1335" w:type="dxa"/>
            <w:tcBorders>
              <w:left w:val="single" w:sz="12" w:space="0" w:color="auto"/>
              <w:right w:val="single" w:sz="12" w:space="0" w:color="auto"/>
            </w:tcBorders>
            <w:shd w:val="clear" w:color="auto" w:fill="F2F2F2" w:themeFill="background1" w:themeFillShade="F2"/>
            <w:vAlign w:val="center"/>
          </w:tcPr>
          <w:p w14:paraId="7FBF10C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925</w:t>
            </w:r>
          </w:p>
        </w:tc>
        <w:tc>
          <w:tcPr>
            <w:tcW w:w="1335" w:type="dxa"/>
            <w:tcBorders>
              <w:left w:val="single" w:sz="12" w:space="0" w:color="auto"/>
            </w:tcBorders>
            <w:shd w:val="clear" w:color="auto" w:fill="FBE4D5" w:themeFill="accent2" w:themeFillTint="33"/>
            <w:vAlign w:val="center"/>
          </w:tcPr>
          <w:p w14:paraId="5FF49B1B"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486</w:t>
            </w:r>
          </w:p>
        </w:tc>
        <w:tc>
          <w:tcPr>
            <w:tcW w:w="1335" w:type="dxa"/>
            <w:tcBorders>
              <w:right w:val="single" w:sz="12" w:space="0" w:color="auto"/>
            </w:tcBorders>
            <w:shd w:val="clear" w:color="auto" w:fill="FBE4D5" w:themeFill="accent2" w:themeFillTint="33"/>
            <w:vAlign w:val="center"/>
          </w:tcPr>
          <w:p w14:paraId="45EF46C8"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52,54%</w:t>
            </w:r>
          </w:p>
        </w:tc>
        <w:tc>
          <w:tcPr>
            <w:tcW w:w="1335" w:type="dxa"/>
            <w:tcBorders>
              <w:left w:val="single" w:sz="12" w:space="0" w:color="auto"/>
            </w:tcBorders>
            <w:shd w:val="clear" w:color="auto" w:fill="E2EFD9" w:themeFill="accent6" w:themeFillTint="33"/>
            <w:vAlign w:val="center"/>
          </w:tcPr>
          <w:p w14:paraId="077B36AF"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217</w:t>
            </w:r>
          </w:p>
        </w:tc>
        <w:tc>
          <w:tcPr>
            <w:tcW w:w="1335" w:type="dxa"/>
            <w:tcBorders>
              <w:right w:val="single" w:sz="12" w:space="0" w:color="auto"/>
            </w:tcBorders>
            <w:shd w:val="clear" w:color="auto" w:fill="E2EFD9" w:themeFill="accent6" w:themeFillTint="33"/>
            <w:vAlign w:val="center"/>
          </w:tcPr>
          <w:p w14:paraId="1CED8AC1"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23,46%</w:t>
            </w:r>
          </w:p>
        </w:tc>
      </w:tr>
      <w:tr w:rsidR="00A82F10" w:rsidRPr="00A82F10" w14:paraId="718AC032"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3298AB85"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25F8DA0B"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1100</w:t>
            </w:r>
          </w:p>
        </w:tc>
        <w:tc>
          <w:tcPr>
            <w:tcW w:w="1335" w:type="dxa"/>
            <w:tcBorders>
              <w:left w:val="single" w:sz="12" w:space="0" w:color="auto"/>
              <w:right w:val="single" w:sz="12" w:space="0" w:color="auto"/>
            </w:tcBorders>
            <w:shd w:val="clear" w:color="auto" w:fill="F2F2F2" w:themeFill="background1" w:themeFillShade="F2"/>
            <w:vAlign w:val="center"/>
          </w:tcPr>
          <w:p w14:paraId="56D1B1D6" w14:textId="514FDADC"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w:t>
            </w:r>
            <w:r>
              <w:rPr>
                <w:rFonts w:cs="Times New Roman"/>
                <w:color w:val="000000"/>
                <w:sz w:val="20"/>
                <w:szCs w:val="20"/>
              </w:rPr>
              <w:t> </w:t>
            </w:r>
            <w:r w:rsidRPr="00A82F10">
              <w:rPr>
                <w:rFonts w:cs="Times New Roman"/>
                <w:color w:val="000000"/>
                <w:sz w:val="20"/>
                <w:szCs w:val="20"/>
              </w:rPr>
              <w:t>753</w:t>
            </w:r>
          </w:p>
        </w:tc>
        <w:tc>
          <w:tcPr>
            <w:tcW w:w="1335" w:type="dxa"/>
            <w:tcBorders>
              <w:left w:val="single" w:sz="12" w:space="0" w:color="auto"/>
            </w:tcBorders>
            <w:shd w:val="clear" w:color="auto" w:fill="FBE4D5" w:themeFill="accent2" w:themeFillTint="33"/>
            <w:vAlign w:val="center"/>
          </w:tcPr>
          <w:p w14:paraId="45A0306A" w14:textId="495728F3"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w:t>
            </w:r>
            <w:r>
              <w:rPr>
                <w:rFonts w:cs="Times New Roman"/>
                <w:color w:val="000000"/>
                <w:sz w:val="20"/>
                <w:szCs w:val="20"/>
              </w:rPr>
              <w:t> </w:t>
            </w:r>
            <w:r w:rsidRPr="00A82F10">
              <w:rPr>
                <w:rFonts w:cs="Times New Roman"/>
                <w:color w:val="000000"/>
                <w:sz w:val="20"/>
                <w:szCs w:val="20"/>
              </w:rPr>
              <w:t>841</w:t>
            </w:r>
          </w:p>
        </w:tc>
        <w:tc>
          <w:tcPr>
            <w:tcW w:w="1335" w:type="dxa"/>
            <w:tcBorders>
              <w:right w:val="single" w:sz="12" w:space="0" w:color="auto"/>
            </w:tcBorders>
            <w:shd w:val="clear" w:color="auto" w:fill="FBE4D5" w:themeFill="accent2" w:themeFillTint="33"/>
            <w:vAlign w:val="center"/>
          </w:tcPr>
          <w:p w14:paraId="2D6E2BE6"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66,87%</w:t>
            </w:r>
          </w:p>
        </w:tc>
        <w:tc>
          <w:tcPr>
            <w:tcW w:w="1335" w:type="dxa"/>
            <w:tcBorders>
              <w:left w:val="single" w:sz="12" w:space="0" w:color="auto"/>
            </w:tcBorders>
            <w:shd w:val="clear" w:color="auto" w:fill="E2EFD9" w:themeFill="accent6" w:themeFillTint="33"/>
            <w:vAlign w:val="center"/>
          </w:tcPr>
          <w:p w14:paraId="7696E4C7"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207</w:t>
            </w:r>
          </w:p>
        </w:tc>
        <w:tc>
          <w:tcPr>
            <w:tcW w:w="1335" w:type="dxa"/>
            <w:tcBorders>
              <w:right w:val="single" w:sz="12" w:space="0" w:color="auto"/>
            </w:tcBorders>
            <w:shd w:val="clear" w:color="auto" w:fill="E2EFD9" w:themeFill="accent6" w:themeFillTint="33"/>
            <w:vAlign w:val="center"/>
          </w:tcPr>
          <w:p w14:paraId="15D39869"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7,52%</w:t>
            </w:r>
          </w:p>
        </w:tc>
      </w:tr>
      <w:tr w:rsidR="00A82F10" w:rsidRPr="00A82F10" w14:paraId="50898866"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72FC2603"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4E4B3800"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1200</w:t>
            </w:r>
          </w:p>
        </w:tc>
        <w:tc>
          <w:tcPr>
            <w:tcW w:w="1335" w:type="dxa"/>
            <w:tcBorders>
              <w:left w:val="single" w:sz="12" w:space="0" w:color="auto"/>
              <w:right w:val="single" w:sz="12" w:space="0" w:color="auto"/>
            </w:tcBorders>
            <w:shd w:val="clear" w:color="auto" w:fill="F2F2F2" w:themeFill="background1" w:themeFillShade="F2"/>
            <w:vAlign w:val="center"/>
          </w:tcPr>
          <w:p w14:paraId="36B03C08" w14:textId="7F8C13A4"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30</w:t>
            </w:r>
            <w:r>
              <w:rPr>
                <w:rFonts w:cs="Times New Roman"/>
                <w:color w:val="000000"/>
                <w:sz w:val="20"/>
                <w:szCs w:val="20"/>
              </w:rPr>
              <w:t> </w:t>
            </w:r>
            <w:r w:rsidRPr="00A82F10">
              <w:rPr>
                <w:rFonts w:cs="Times New Roman"/>
                <w:color w:val="000000"/>
                <w:sz w:val="20"/>
                <w:szCs w:val="20"/>
              </w:rPr>
              <w:t>666</w:t>
            </w:r>
          </w:p>
        </w:tc>
        <w:tc>
          <w:tcPr>
            <w:tcW w:w="1335" w:type="dxa"/>
            <w:tcBorders>
              <w:left w:val="single" w:sz="12" w:space="0" w:color="auto"/>
            </w:tcBorders>
            <w:shd w:val="clear" w:color="auto" w:fill="FBE4D5" w:themeFill="accent2" w:themeFillTint="33"/>
            <w:vAlign w:val="center"/>
          </w:tcPr>
          <w:p w14:paraId="21FBC531" w14:textId="2FCAD123"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11</w:t>
            </w:r>
            <w:r>
              <w:rPr>
                <w:rFonts w:cs="Times New Roman"/>
                <w:color w:val="000000"/>
                <w:sz w:val="20"/>
                <w:szCs w:val="20"/>
              </w:rPr>
              <w:t> </w:t>
            </w:r>
            <w:r w:rsidRPr="00A82F10">
              <w:rPr>
                <w:rFonts w:cs="Times New Roman"/>
                <w:color w:val="000000"/>
                <w:sz w:val="20"/>
                <w:szCs w:val="20"/>
              </w:rPr>
              <w:t>736</w:t>
            </w:r>
          </w:p>
        </w:tc>
        <w:tc>
          <w:tcPr>
            <w:tcW w:w="1335" w:type="dxa"/>
            <w:tcBorders>
              <w:right w:val="single" w:sz="12" w:space="0" w:color="auto"/>
            </w:tcBorders>
            <w:shd w:val="clear" w:color="auto" w:fill="FBE4D5" w:themeFill="accent2" w:themeFillTint="33"/>
            <w:vAlign w:val="center"/>
          </w:tcPr>
          <w:p w14:paraId="52C8AAD0"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38,27%</w:t>
            </w:r>
          </w:p>
        </w:tc>
        <w:tc>
          <w:tcPr>
            <w:tcW w:w="1335" w:type="dxa"/>
            <w:tcBorders>
              <w:left w:val="single" w:sz="12" w:space="0" w:color="auto"/>
            </w:tcBorders>
            <w:shd w:val="clear" w:color="auto" w:fill="E2EFD9" w:themeFill="accent6" w:themeFillTint="33"/>
            <w:vAlign w:val="center"/>
          </w:tcPr>
          <w:p w14:paraId="774DC85F" w14:textId="5190AD1A"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9</w:t>
            </w:r>
            <w:r>
              <w:rPr>
                <w:rFonts w:cs="Times New Roman"/>
                <w:color w:val="000000"/>
                <w:sz w:val="20"/>
                <w:szCs w:val="20"/>
              </w:rPr>
              <w:t> </w:t>
            </w:r>
            <w:r w:rsidRPr="00A82F10">
              <w:rPr>
                <w:rFonts w:cs="Times New Roman"/>
                <w:color w:val="000000"/>
                <w:sz w:val="20"/>
                <w:szCs w:val="20"/>
              </w:rPr>
              <w:t>777</w:t>
            </w:r>
          </w:p>
        </w:tc>
        <w:tc>
          <w:tcPr>
            <w:tcW w:w="1335" w:type="dxa"/>
            <w:tcBorders>
              <w:right w:val="single" w:sz="12" w:space="0" w:color="auto"/>
            </w:tcBorders>
            <w:shd w:val="clear" w:color="auto" w:fill="E2EFD9" w:themeFill="accent6" w:themeFillTint="33"/>
            <w:vAlign w:val="center"/>
          </w:tcPr>
          <w:p w14:paraId="7E0CEA68"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31,88%</w:t>
            </w:r>
          </w:p>
        </w:tc>
      </w:tr>
      <w:tr w:rsidR="00A82F10" w:rsidRPr="00A82F10" w14:paraId="754A3AA4"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47428B31"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5EE2C458"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1600</w:t>
            </w:r>
          </w:p>
        </w:tc>
        <w:tc>
          <w:tcPr>
            <w:tcW w:w="1335" w:type="dxa"/>
            <w:tcBorders>
              <w:left w:val="single" w:sz="12" w:space="0" w:color="auto"/>
              <w:right w:val="single" w:sz="12" w:space="0" w:color="auto"/>
            </w:tcBorders>
            <w:shd w:val="clear" w:color="auto" w:fill="F2F2F2" w:themeFill="background1" w:themeFillShade="F2"/>
            <w:vAlign w:val="center"/>
          </w:tcPr>
          <w:p w14:paraId="3C93533D" w14:textId="3BDA8618"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15</w:t>
            </w:r>
            <w:r>
              <w:rPr>
                <w:rFonts w:cs="Times New Roman"/>
                <w:color w:val="000000"/>
                <w:sz w:val="20"/>
                <w:szCs w:val="20"/>
              </w:rPr>
              <w:t> </w:t>
            </w:r>
            <w:r w:rsidRPr="00A82F10">
              <w:rPr>
                <w:rFonts w:cs="Times New Roman"/>
                <w:color w:val="000000"/>
                <w:sz w:val="20"/>
                <w:szCs w:val="20"/>
              </w:rPr>
              <w:t>453</w:t>
            </w:r>
          </w:p>
        </w:tc>
        <w:tc>
          <w:tcPr>
            <w:tcW w:w="1335" w:type="dxa"/>
            <w:tcBorders>
              <w:left w:val="single" w:sz="12" w:space="0" w:color="auto"/>
            </w:tcBorders>
            <w:shd w:val="clear" w:color="auto" w:fill="FBE4D5" w:themeFill="accent2" w:themeFillTint="33"/>
            <w:vAlign w:val="center"/>
          </w:tcPr>
          <w:p w14:paraId="7AED1AE1" w14:textId="12C603E9"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w:t>
            </w:r>
            <w:r>
              <w:rPr>
                <w:rFonts w:cs="Times New Roman"/>
                <w:color w:val="000000"/>
                <w:sz w:val="20"/>
                <w:szCs w:val="20"/>
              </w:rPr>
              <w:t> </w:t>
            </w:r>
            <w:r w:rsidRPr="00A82F10">
              <w:rPr>
                <w:rFonts w:cs="Times New Roman"/>
                <w:color w:val="000000"/>
                <w:sz w:val="20"/>
                <w:szCs w:val="20"/>
              </w:rPr>
              <w:t>290</w:t>
            </w:r>
          </w:p>
        </w:tc>
        <w:tc>
          <w:tcPr>
            <w:tcW w:w="1335" w:type="dxa"/>
            <w:tcBorders>
              <w:right w:val="single" w:sz="12" w:space="0" w:color="auto"/>
            </w:tcBorders>
            <w:shd w:val="clear" w:color="auto" w:fill="FBE4D5" w:themeFill="accent2" w:themeFillTint="33"/>
            <w:vAlign w:val="center"/>
          </w:tcPr>
          <w:p w14:paraId="752D3421"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40,70%</w:t>
            </w:r>
          </w:p>
        </w:tc>
        <w:tc>
          <w:tcPr>
            <w:tcW w:w="1335" w:type="dxa"/>
            <w:tcBorders>
              <w:left w:val="single" w:sz="12" w:space="0" w:color="auto"/>
            </w:tcBorders>
            <w:shd w:val="clear" w:color="auto" w:fill="E2EFD9" w:themeFill="accent6" w:themeFillTint="33"/>
            <w:vAlign w:val="center"/>
          </w:tcPr>
          <w:p w14:paraId="6235C2B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76</w:t>
            </w:r>
          </w:p>
        </w:tc>
        <w:tc>
          <w:tcPr>
            <w:tcW w:w="1335" w:type="dxa"/>
            <w:tcBorders>
              <w:right w:val="single" w:sz="12" w:space="0" w:color="auto"/>
            </w:tcBorders>
            <w:shd w:val="clear" w:color="auto" w:fill="E2EFD9" w:themeFill="accent6" w:themeFillTint="33"/>
            <w:vAlign w:val="center"/>
          </w:tcPr>
          <w:p w14:paraId="437B892C"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0,49%</w:t>
            </w:r>
          </w:p>
        </w:tc>
      </w:tr>
      <w:tr w:rsidR="00A82F10" w:rsidRPr="00A82F10" w14:paraId="41EACEF8"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3BB8A7BB"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3607780B"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1800</w:t>
            </w:r>
          </w:p>
        </w:tc>
        <w:tc>
          <w:tcPr>
            <w:tcW w:w="1335" w:type="dxa"/>
            <w:tcBorders>
              <w:left w:val="single" w:sz="12" w:space="0" w:color="auto"/>
              <w:right w:val="single" w:sz="12" w:space="0" w:color="auto"/>
            </w:tcBorders>
            <w:shd w:val="clear" w:color="auto" w:fill="F2F2F2" w:themeFill="background1" w:themeFillShade="F2"/>
            <w:vAlign w:val="center"/>
          </w:tcPr>
          <w:p w14:paraId="5794FFEF"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90</w:t>
            </w:r>
          </w:p>
        </w:tc>
        <w:tc>
          <w:tcPr>
            <w:tcW w:w="1335" w:type="dxa"/>
            <w:tcBorders>
              <w:left w:val="single" w:sz="12" w:space="0" w:color="auto"/>
            </w:tcBorders>
            <w:shd w:val="clear" w:color="auto" w:fill="FBE4D5" w:themeFill="accent2" w:themeFillTint="33"/>
            <w:vAlign w:val="center"/>
          </w:tcPr>
          <w:p w14:paraId="0A2B47AC"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71</w:t>
            </w:r>
          </w:p>
        </w:tc>
        <w:tc>
          <w:tcPr>
            <w:tcW w:w="1335" w:type="dxa"/>
            <w:tcBorders>
              <w:right w:val="single" w:sz="12" w:space="0" w:color="auto"/>
            </w:tcBorders>
            <w:shd w:val="clear" w:color="auto" w:fill="FBE4D5" w:themeFill="accent2" w:themeFillTint="33"/>
            <w:vAlign w:val="center"/>
          </w:tcPr>
          <w:p w14:paraId="39694EC7"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78,89%</w:t>
            </w:r>
          </w:p>
        </w:tc>
        <w:tc>
          <w:tcPr>
            <w:tcW w:w="1335" w:type="dxa"/>
            <w:tcBorders>
              <w:left w:val="single" w:sz="12" w:space="0" w:color="auto"/>
            </w:tcBorders>
            <w:shd w:val="clear" w:color="auto" w:fill="E2EFD9" w:themeFill="accent6" w:themeFillTint="33"/>
            <w:vAlign w:val="center"/>
          </w:tcPr>
          <w:p w14:paraId="17FFF21A"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11</w:t>
            </w:r>
          </w:p>
        </w:tc>
        <w:tc>
          <w:tcPr>
            <w:tcW w:w="1335" w:type="dxa"/>
            <w:tcBorders>
              <w:right w:val="single" w:sz="12" w:space="0" w:color="auto"/>
            </w:tcBorders>
            <w:shd w:val="clear" w:color="auto" w:fill="E2EFD9" w:themeFill="accent6" w:themeFillTint="33"/>
            <w:vAlign w:val="center"/>
          </w:tcPr>
          <w:p w14:paraId="50F77FB3"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12,22%</w:t>
            </w:r>
          </w:p>
        </w:tc>
      </w:tr>
      <w:tr w:rsidR="00A82F10" w:rsidRPr="00A82F10" w14:paraId="03EE0979"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6812CADF"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33FDB17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2000</w:t>
            </w:r>
          </w:p>
        </w:tc>
        <w:tc>
          <w:tcPr>
            <w:tcW w:w="1335" w:type="dxa"/>
            <w:tcBorders>
              <w:left w:val="single" w:sz="12" w:space="0" w:color="auto"/>
              <w:right w:val="single" w:sz="12" w:space="0" w:color="auto"/>
            </w:tcBorders>
            <w:shd w:val="clear" w:color="auto" w:fill="F2F2F2" w:themeFill="background1" w:themeFillShade="F2"/>
            <w:vAlign w:val="center"/>
          </w:tcPr>
          <w:p w14:paraId="268EF881"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15</w:t>
            </w:r>
          </w:p>
        </w:tc>
        <w:tc>
          <w:tcPr>
            <w:tcW w:w="1335" w:type="dxa"/>
            <w:tcBorders>
              <w:left w:val="single" w:sz="12" w:space="0" w:color="auto"/>
            </w:tcBorders>
            <w:shd w:val="clear" w:color="auto" w:fill="FBE4D5" w:themeFill="accent2" w:themeFillTint="33"/>
            <w:vAlign w:val="center"/>
          </w:tcPr>
          <w:p w14:paraId="55E03C83"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8</w:t>
            </w:r>
          </w:p>
        </w:tc>
        <w:tc>
          <w:tcPr>
            <w:tcW w:w="1335" w:type="dxa"/>
            <w:tcBorders>
              <w:right w:val="single" w:sz="12" w:space="0" w:color="auto"/>
            </w:tcBorders>
            <w:shd w:val="clear" w:color="auto" w:fill="FBE4D5" w:themeFill="accent2" w:themeFillTint="33"/>
            <w:vAlign w:val="center"/>
          </w:tcPr>
          <w:p w14:paraId="167E4AA7"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53,33%</w:t>
            </w:r>
          </w:p>
        </w:tc>
        <w:tc>
          <w:tcPr>
            <w:tcW w:w="1335" w:type="dxa"/>
            <w:tcBorders>
              <w:left w:val="single" w:sz="12" w:space="0" w:color="auto"/>
            </w:tcBorders>
            <w:shd w:val="clear" w:color="auto" w:fill="E2EFD9" w:themeFill="accent6" w:themeFillTint="33"/>
            <w:vAlign w:val="center"/>
          </w:tcPr>
          <w:p w14:paraId="0602B313" w14:textId="77777777" w:rsidR="00A82F10" w:rsidRPr="00A82F10" w:rsidRDefault="00A82F10" w:rsidP="000911BA">
            <w:pPr>
              <w:ind w:firstLine="0"/>
              <w:jc w:val="center"/>
              <w:rPr>
                <w:rFonts w:eastAsia="SimSun" w:cs="Times New Roman"/>
                <w:sz w:val="20"/>
                <w:szCs w:val="20"/>
              </w:rPr>
            </w:pPr>
          </w:p>
        </w:tc>
        <w:tc>
          <w:tcPr>
            <w:tcW w:w="1335" w:type="dxa"/>
            <w:tcBorders>
              <w:right w:val="single" w:sz="12" w:space="0" w:color="auto"/>
            </w:tcBorders>
            <w:shd w:val="clear" w:color="auto" w:fill="E2EFD9" w:themeFill="accent6" w:themeFillTint="33"/>
            <w:vAlign w:val="center"/>
          </w:tcPr>
          <w:p w14:paraId="309CA18A" w14:textId="77777777" w:rsidR="00A82F10" w:rsidRPr="00A82F10" w:rsidRDefault="00A82F10" w:rsidP="000911BA">
            <w:pPr>
              <w:ind w:firstLine="0"/>
              <w:jc w:val="center"/>
              <w:rPr>
                <w:rFonts w:eastAsia="SimSun" w:cs="Times New Roman"/>
                <w:sz w:val="20"/>
                <w:szCs w:val="20"/>
              </w:rPr>
            </w:pPr>
          </w:p>
        </w:tc>
      </w:tr>
      <w:tr w:rsidR="00A82F10" w:rsidRPr="00A82F10" w14:paraId="5244D8E4"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5DEE0E5E"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10AA1AD2"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2100</w:t>
            </w:r>
          </w:p>
        </w:tc>
        <w:tc>
          <w:tcPr>
            <w:tcW w:w="1335" w:type="dxa"/>
            <w:tcBorders>
              <w:left w:val="single" w:sz="12" w:space="0" w:color="auto"/>
              <w:right w:val="single" w:sz="12" w:space="0" w:color="auto"/>
            </w:tcBorders>
            <w:shd w:val="clear" w:color="auto" w:fill="F2F2F2" w:themeFill="background1" w:themeFillShade="F2"/>
            <w:vAlign w:val="center"/>
          </w:tcPr>
          <w:p w14:paraId="68D3A8A1"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w:t>
            </w:r>
          </w:p>
        </w:tc>
        <w:tc>
          <w:tcPr>
            <w:tcW w:w="1335" w:type="dxa"/>
            <w:tcBorders>
              <w:left w:val="single" w:sz="12" w:space="0" w:color="auto"/>
            </w:tcBorders>
            <w:shd w:val="clear" w:color="auto" w:fill="FBE4D5" w:themeFill="accent2" w:themeFillTint="33"/>
            <w:vAlign w:val="center"/>
          </w:tcPr>
          <w:p w14:paraId="1AF90720"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w:t>
            </w:r>
          </w:p>
        </w:tc>
        <w:tc>
          <w:tcPr>
            <w:tcW w:w="1335" w:type="dxa"/>
            <w:tcBorders>
              <w:right w:val="single" w:sz="12" w:space="0" w:color="auto"/>
            </w:tcBorders>
            <w:shd w:val="clear" w:color="auto" w:fill="FBE4D5" w:themeFill="accent2" w:themeFillTint="33"/>
            <w:vAlign w:val="center"/>
          </w:tcPr>
          <w:p w14:paraId="5E9319E9"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100,00%</w:t>
            </w:r>
          </w:p>
        </w:tc>
        <w:tc>
          <w:tcPr>
            <w:tcW w:w="1335" w:type="dxa"/>
            <w:tcBorders>
              <w:left w:val="single" w:sz="12" w:space="0" w:color="auto"/>
            </w:tcBorders>
            <w:shd w:val="clear" w:color="auto" w:fill="E2EFD9" w:themeFill="accent6" w:themeFillTint="33"/>
            <w:vAlign w:val="center"/>
          </w:tcPr>
          <w:p w14:paraId="4C55DDD4" w14:textId="77777777" w:rsidR="00A82F10" w:rsidRPr="00A82F10" w:rsidRDefault="00A82F10" w:rsidP="000911BA">
            <w:pPr>
              <w:ind w:firstLine="0"/>
              <w:jc w:val="center"/>
              <w:rPr>
                <w:rFonts w:eastAsia="SimSun" w:cs="Times New Roman"/>
                <w:sz w:val="20"/>
                <w:szCs w:val="20"/>
              </w:rPr>
            </w:pPr>
          </w:p>
        </w:tc>
        <w:tc>
          <w:tcPr>
            <w:tcW w:w="1335" w:type="dxa"/>
            <w:tcBorders>
              <w:right w:val="single" w:sz="12" w:space="0" w:color="auto"/>
            </w:tcBorders>
            <w:shd w:val="clear" w:color="auto" w:fill="E2EFD9" w:themeFill="accent6" w:themeFillTint="33"/>
            <w:vAlign w:val="center"/>
          </w:tcPr>
          <w:p w14:paraId="152BF439" w14:textId="77777777" w:rsidR="00A82F10" w:rsidRPr="00A82F10" w:rsidRDefault="00A82F10" w:rsidP="000911BA">
            <w:pPr>
              <w:ind w:firstLine="0"/>
              <w:jc w:val="center"/>
              <w:rPr>
                <w:rFonts w:eastAsia="SimSun" w:cs="Times New Roman"/>
                <w:sz w:val="20"/>
                <w:szCs w:val="20"/>
              </w:rPr>
            </w:pPr>
          </w:p>
        </w:tc>
      </w:tr>
      <w:tr w:rsidR="00A82F10" w:rsidRPr="00A82F10" w14:paraId="508C5D0D"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364186C9"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0ADC8C56"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2400</w:t>
            </w:r>
          </w:p>
        </w:tc>
        <w:tc>
          <w:tcPr>
            <w:tcW w:w="1335" w:type="dxa"/>
            <w:tcBorders>
              <w:left w:val="single" w:sz="12" w:space="0" w:color="auto"/>
              <w:right w:val="single" w:sz="12" w:space="0" w:color="auto"/>
            </w:tcBorders>
            <w:shd w:val="clear" w:color="auto" w:fill="F2F2F2" w:themeFill="background1" w:themeFillShade="F2"/>
            <w:vAlign w:val="center"/>
          </w:tcPr>
          <w:p w14:paraId="4A008560"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40</w:t>
            </w:r>
          </w:p>
        </w:tc>
        <w:tc>
          <w:tcPr>
            <w:tcW w:w="1335" w:type="dxa"/>
            <w:tcBorders>
              <w:left w:val="single" w:sz="12" w:space="0" w:color="auto"/>
            </w:tcBorders>
            <w:shd w:val="clear" w:color="auto" w:fill="FBE4D5" w:themeFill="accent2" w:themeFillTint="33"/>
            <w:vAlign w:val="center"/>
          </w:tcPr>
          <w:p w14:paraId="11098E51"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21</w:t>
            </w:r>
          </w:p>
        </w:tc>
        <w:tc>
          <w:tcPr>
            <w:tcW w:w="1335" w:type="dxa"/>
            <w:tcBorders>
              <w:right w:val="single" w:sz="12" w:space="0" w:color="auto"/>
            </w:tcBorders>
            <w:shd w:val="clear" w:color="auto" w:fill="FBE4D5" w:themeFill="accent2" w:themeFillTint="33"/>
            <w:vAlign w:val="center"/>
          </w:tcPr>
          <w:p w14:paraId="36A5761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52,50%</w:t>
            </w:r>
          </w:p>
        </w:tc>
        <w:tc>
          <w:tcPr>
            <w:tcW w:w="1335" w:type="dxa"/>
            <w:tcBorders>
              <w:left w:val="single" w:sz="12" w:space="0" w:color="auto"/>
            </w:tcBorders>
            <w:shd w:val="clear" w:color="auto" w:fill="E2EFD9" w:themeFill="accent6" w:themeFillTint="33"/>
            <w:vAlign w:val="center"/>
          </w:tcPr>
          <w:p w14:paraId="04B13BB0"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9</w:t>
            </w:r>
          </w:p>
        </w:tc>
        <w:tc>
          <w:tcPr>
            <w:tcW w:w="1335" w:type="dxa"/>
            <w:tcBorders>
              <w:right w:val="single" w:sz="12" w:space="0" w:color="auto"/>
            </w:tcBorders>
            <w:shd w:val="clear" w:color="auto" w:fill="E2EFD9" w:themeFill="accent6" w:themeFillTint="33"/>
            <w:vAlign w:val="center"/>
          </w:tcPr>
          <w:p w14:paraId="1E4B79CD"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22,50%</w:t>
            </w:r>
          </w:p>
        </w:tc>
      </w:tr>
      <w:tr w:rsidR="00A82F10" w:rsidRPr="00A82F10" w14:paraId="36BD17C3"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33DAA2AD"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659F905A"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4000</w:t>
            </w:r>
          </w:p>
        </w:tc>
        <w:tc>
          <w:tcPr>
            <w:tcW w:w="1335" w:type="dxa"/>
            <w:tcBorders>
              <w:left w:val="single" w:sz="12" w:space="0" w:color="auto"/>
              <w:right w:val="single" w:sz="12" w:space="0" w:color="auto"/>
            </w:tcBorders>
            <w:shd w:val="clear" w:color="auto" w:fill="F2F2F2" w:themeFill="background1" w:themeFillShade="F2"/>
            <w:vAlign w:val="center"/>
          </w:tcPr>
          <w:p w14:paraId="3571ADC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w:t>
            </w:r>
          </w:p>
        </w:tc>
        <w:tc>
          <w:tcPr>
            <w:tcW w:w="1335" w:type="dxa"/>
            <w:tcBorders>
              <w:left w:val="single" w:sz="12" w:space="0" w:color="auto"/>
            </w:tcBorders>
            <w:shd w:val="clear" w:color="auto" w:fill="FBE4D5" w:themeFill="accent2" w:themeFillTint="33"/>
            <w:vAlign w:val="center"/>
          </w:tcPr>
          <w:p w14:paraId="65257AE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w:t>
            </w:r>
          </w:p>
        </w:tc>
        <w:tc>
          <w:tcPr>
            <w:tcW w:w="1335" w:type="dxa"/>
            <w:tcBorders>
              <w:right w:val="single" w:sz="12" w:space="0" w:color="auto"/>
            </w:tcBorders>
            <w:shd w:val="clear" w:color="auto" w:fill="FBE4D5" w:themeFill="accent2" w:themeFillTint="33"/>
            <w:vAlign w:val="center"/>
          </w:tcPr>
          <w:p w14:paraId="69E892D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100,00%</w:t>
            </w:r>
          </w:p>
        </w:tc>
        <w:tc>
          <w:tcPr>
            <w:tcW w:w="1335" w:type="dxa"/>
            <w:tcBorders>
              <w:left w:val="single" w:sz="12" w:space="0" w:color="auto"/>
            </w:tcBorders>
            <w:shd w:val="clear" w:color="auto" w:fill="E2EFD9" w:themeFill="accent6" w:themeFillTint="33"/>
            <w:vAlign w:val="center"/>
          </w:tcPr>
          <w:p w14:paraId="1A55E7F2" w14:textId="77777777" w:rsidR="00A82F10" w:rsidRPr="00A82F10" w:rsidRDefault="00A82F10" w:rsidP="000911BA">
            <w:pPr>
              <w:ind w:firstLine="0"/>
              <w:jc w:val="center"/>
              <w:rPr>
                <w:rFonts w:eastAsia="SimSun" w:cs="Times New Roman"/>
                <w:sz w:val="20"/>
                <w:szCs w:val="20"/>
              </w:rPr>
            </w:pPr>
          </w:p>
        </w:tc>
        <w:tc>
          <w:tcPr>
            <w:tcW w:w="1335" w:type="dxa"/>
            <w:tcBorders>
              <w:right w:val="single" w:sz="12" w:space="0" w:color="auto"/>
            </w:tcBorders>
            <w:shd w:val="clear" w:color="auto" w:fill="E2EFD9" w:themeFill="accent6" w:themeFillTint="33"/>
            <w:vAlign w:val="center"/>
          </w:tcPr>
          <w:p w14:paraId="6CAFFE56" w14:textId="77777777" w:rsidR="00A82F10" w:rsidRPr="00A82F10" w:rsidRDefault="00A82F10" w:rsidP="000911BA">
            <w:pPr>
              <w:ind w:firstLine="0"/>
              <w:jc w:val="center"/>
              <w:rPr>
                <w:rFonts w:eastAsia="SimSun" w:cs="Times New Roman"/>
                <w:sz w:val="20"/>
                <w:szCs w:val="20"/>
              </w:rPr>
            </w:pPr>
          </w:p>
        </w:tc>
      </w:tr>
      <w:tr w:rsidR="00A82F10" w:rsidRPr="00A82F10" w14:paraId="08A8B121"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0F456AAF"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751A830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4800</w:t>
            </w:r>
          </w:p>
        </w:tc>
        <w:tc>
          <w:tcPr>
            <w:tcW w:w="1335" w:type="dxa"/>
            <w:tcBorders>
              <w:left w:val="single" w:sz="12" w:space="0" w:color="auto"/>
              <w:right w:val="single" w:sz="12" w:space="0" w:color="auto"/>
            </w:tcBorders>
            <w:shd w:val="clear" w:color="auto" w:fill="F2F2F2" w:themeFill="background1" w:themeFillShade="F2"/>
            <w:vAlign w:val="center"/>
          </w:tcPr>
          <w:p w14:paraId="152294D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45</w:t>
            </w:r>
          </w:p>
        </w:tc>
        <w:tc>
          <w:tcPr>
            <w:tcW w:w="1335" w:type="dxa"/>
            <w:tcBorders>
              <w:left w:val="single" w:sz="12" w:space="0" w:color="auto"/>
            </w:tcBorders>
            <w:shd w:val="clear" w:color="auto" w:fill="FBE4D5" w:themeFill="accent2" w:themeFillTint="33"/>
            <w:vAlign w:val="center"/>
          </w:tcPr>
          <w:p w14:paraId="6AB5C7F6"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9</w:t>
            </w:r>
          </w:p>
        </w:tc>
        <w:tc>
          <w:tcPr>
            <w:tcW w:w="1335" w:type="dxa"/>
            <w:tcBorders>
              <w:right w:val="single" w:sz="12" w:space="0" w:color="auto"/>
            </w:tcBorders>
            <w:shd w:val="clear" w:color="auto" w:fill="FBE4D5" w:themeFill="accent2" w:themeFillTint="33"/>
            <w:vAlign w:val="center"/>
          </w:tcPr>
          <w:p w14:paraId="5AC514DD"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20,00%</w:t>
            </w:r>
          </w:p>
        </w:tc>
        <w:tc>
          <w:tcPr>
            <w:tcW w:w="1335" w:type="dxa"/>
            <w:tcBorders>
              <w:left w:val="single" w:sz="12" w:space="0" w:color="auto"/>
            </w:tcBorders>
            <w:shd w:val="clear" w:color="auto" w:fill="E2EFD9" w:themeFill="accent6" w:themeFillTint="33"/>
            <w:vAlign w:val="center"/>
          </w:tcPr>
          <w:p w14:paraId="55BE3CB9" w14:textId="77777777" w:rsidR="00A82F10" w:rsidRPr="00A82F10" w:rsidRDefault="00A82F10" w:rsidP="000911BA">
            <w:pPr>
              <w:ind w:firstLine="0"/>
              <w:jc w:val="center"/>
              <w:rPr>
                <w:rFonts w:eastAsia="SimSun" w:cs="Times New Roman"/>
                <w:sz w:val="20"/>
                <w:szCs w:val="20"/>
              </w:rPr>
            </w:pPr>
          </w:p>
        </w:tc>
        <w:tc>
          <w:tcPr>
            <w:tcW w:w="1335" w:type="dxa"/>
            <w:tcBorders>
              <w:right w:val="single" w:sz="12" w:space="0" w:color="auto"/>
            </w:tcBorders>
            <w:shd w:val="clear" w:color="auto" w:fill="E2EFD9" w:themeFill="accent6" w:themeFillTint="33"/>
            <w:vAlign w:val="center"/>
          </w:tcPr>
          <w:p w14:paraId="7E2C6842" w14:textId="77777777" w:rsidR="00A82F10" w:rsidRPr="00A82F10" w:rsidRDefault="00A82F10" w:rsidP="000911BA">
            <w:pPr>
              <w:ind w:firstLine="0"/>
              <w:jc w:val="center"/>
              <w:rPr>
                <w:rFonts w:eastAsia="SimSun" w:cs="Times New Roman"/>
                <w:sz w:val="20"/>
                <w:szCs w:val="20"/>
              </w:rPr>
            </w:pPr>
          </w:p>
        </w:tc>
      </w:tr>
      <w:tr w:rsidR="00A82F10" w:rsidRPr="00A82F10" w14:paraId="3907A04E"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4A9FE9EC"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73DDDFA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6400</w:t>
            </w:r>
          </w:p>
        </w:tc>
        <w:tc>
          <w:tcPr>
            <w:tcW w:w="1335" w:type="dxa"/>
            <w:tcBorders>
              <w:left w:val="single" w:sz="12" w:space="0" w:color="auto"/>
              <w:right w:val="single" w:sz="12" w:space="0" w:color="auto"/>
            </w:tcBorders>
            <w:shd w:val="clear" w:color="auto" w:fill="F2F2F2" w:themeFill="background1" w:themeFillShade="F2"/>
            <w:vAlign w:val="center"/>
          </w:tcPr>
          <w:p w14:paraId="21D99FC6"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15</w:t>
            </w:r>
          </w:p>
        </w:tc>
        <w:tc>
          <w:tcPr>
            <w:tcW w:w="1335" w:type="dxa"/>
            <w:tcBorders>
              <w:left w:val="single" w:sz="12" w:space="0" w:color="auto"/>
            </w:tcBorders>
            <w:shd w:val="clear" w:color="auto" w:fill="FBE4D5" w:themeFill="accent2" w:themeFillTint="33"/>
            <w:vAlign w:val="center"/>
          </w:tcPr>
          <w:p w14:paraId="34D338E3"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w:t>
            </w:r>
          </w:p>
        </w:tc>
        <w:tc>
          <w:tcPr>
            <w:tcW w:w="1335" w:type="dxa"/>
            <w:tcBorders>
              <w:right w:val="single" w:sz="12" w:space="0" w:color="auto"/>
            </w:tcBorders>
            <w:shd w:val="clear" w:color="auto" w:fill="FBE4D5" w:themeFill="accent2" w:themeFillTint="33"/>
            <w:vAlign w:val="center"/>
          </w:tcPr>
          <w:p w14:paraId="263A1AA8"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40,00%</w:t>
            </w:r>
          </w:p>
        </w:tc>
        <w:tc>
          <w:tcPr>
            <w:tcW w:w="1335" w:type="dxa"/>
            <w:tcBorders>
              <w:left w:val="single" w:sz="12" w:space="0" w:color="auto"/>
            </w:tcBorders>
            <w:shd w:val="clear" w:color="auto" w:fill="E2EFD9" w:themeFill="accent6" w:themeFillTint="33"/>
            <w:vAlign w:val="center"/>
          </w:tcPr>
          <w:p w14:paraId="1E1D6FBB"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7</w:t>
            </w:r>
          </w:p>
        </w:tc>
        <w:tc>
          <w:tcPr>
            <w:tcW w:w="1335" w:type="dxa"/>
            <w:tcBorders>
              <w:right w:val="single" w:sz="12" w:space="0" w:color="auto"/>
            </w:tcBorders>
            <w:shd w:val="clear" w:color="auto" w:fill="E2EFD9" w:themeFill="accent6" w:themeFillTint="33"/>
            <w:vAlign w:val="center"/>
          </w:tcPr>
          <w:p w14:paraId="6A542476"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46,67%</w:t>
            </w:r>
          </w:p>
        </w:tc>
      </w:tr>
      <w:tr w:rsidR="00A82F10" w:rsidRPr="00A82F10" w14:paraId="77CB6375"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749D9737"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5CBF12BD"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8000</w:t>
            </w:r>
          </w:p>
        </w:tc>
        <w:tc>
          <w:tcPr>
            <w:tcW w:w="1335" w:type="dxa"/>
            <w:tcBorders>
              <w:left w:val="single" w:sz="12" w:space="0" w:color="auto"/>
              <w:right w:val="single" w:sz="12" w:space="0" w:color="auto"/>
            </w:tcBorders>
            <w:shd w:val="clear" w:color="auto" w:fill="F2F2F2" w:themeFill="background1" w:themeFillShade="F2"/>
            <w:vAlign w:val="center"/>
          </w:tcPr>
          <w:p w14:paraId="293EBCF2"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13</w:t>
            </w:r>
          </w:p>
        </w:tc>
        <w:tc>
          <w:tcPr>
            <w:tcW w:w="1335" w:type="dxa"/>
            <w:tcBorders>
              <w:left w:val="single" w:sz="12" w:space="0" w:color="auto"/>
            </w:tcBorders>
            <w:shd w:val="clear" w:color="auto" w:fill="FBE4D5" w:themeFill="accent2" w:themeFillTint="33"/>
            <w:vAlign w:val="center"/>
          </w:tcPr>
          <w:p w14:paraId="66E3530C"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w:t>
            </w:r>
          </w:p>
        </w:tc>
        <w:tc>
          <w:tcPr>
            <w:tcW w:w="1335" w:type="dxa"/>
            <w:tcBorders>
              <w:right w:val="single" w:sz="12" w:space="0" w:color="auto"/>
            </w:tcBorders>
            <w:shd w:val="clear" w:color="auto" w:fill="FBE4D5" w:themeFill="accent2" w:themeFillTint="33"/>
            <w:vAlign w:val="center"/>
          </w:tcPr>
          <w:p w14:paraId="39F5E9F9"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76,92%</w:t>
            </w:r>
          </w:p>
        </w:tc>
        <w:tc>
          <w:tcPr>
            <w:tcW w:w="1335" w:type="dxa"/>
            <w:tcBorders>
              <w:left w:val="single" w:sz="12" w:space="0" w:color="auto"/>
            </w:tcBorders>
            <w:shd w:val="clear" w:color="auto" w:fill="E2EFD9" w:themeFill="accent6" w:themeFillTint="33"/>
            <w:vAlign w:val="center"/>
          </w:tcPr>
          <w:p w14:paraId="2A1DBD8A"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w:t>
            </w:r>
          </w:p>
        </w:tc>
        <w:tc>
          <w:tcPr>
            <w:tcW w:w="1335" w:type="dxa"/>
            <w:tcBorders>
              <w:right w:val="single" w:sz="12" w:space="0" w:color="auto"/>
            </w:tcBorders>
            <w:shd w:val="clear" w:color="auto" w:fill="E2EFD9" w:themeFill="accent6" w:themeFillTint="33"/>
            <w:vAlign w:val="center"/>
          </w:tcPr>
          <w:p w14:paraId="51FD26EE"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30,77%</w:t>
            </w:r>
          </w:p>
        </w:tc>
      </w:tr>
      <w:tr w:rsidR="00A82F10" w:rsidRPr="00A82F10" w14:paraId="084DCEB6" w14:textId="77777777" w:rsidTr="000911BA">
        <w:tc>
          <w:tcPr>
            <w:tcW w:w="1335" w:type="dxa"/>
            <w:vMerge/>
            <w:tcBorders>
              <w:top w:val="single" w:sz="4" w:space="0" w:color="auto"/>
              <w:left w:val="single" w:sz="12" w:space="0" w:color="auto"/>
              <w:bottom w:val="single" w:sz="12" w:space="0" w:color="auto"/>
              <w:right w:val="single" w:sz="4" w:space="0" w:color="auto"/>
            </w:tcBorders>
            <w:vAlign w:val="center"/>
          </w:tcPr>
          <w:p w14:paraId="50B36807"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12" w:space="0" w:color="auto"/>
              <w:right w:val="single" w:sz="12" w:space="0" w:color="auto"/>
            </w:tcBorders>
            <w:vAlign w:val="center"/>
          </w:tcPr>
          <w:p w14:paraId="0DAABD5F"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12800</w:t>
            </w:r>
          </w:p>
        </w:tc>
        <w:tc>
          <w:tcPr>
            <w:tcW w:w="1335" w:type="dxa"/>
            <w:tcBorders>
              <w:left w:val="single" w:sz="12" w:space="0" w:color="auto"/>
              <w:bottom w:val="single" w:sz="12" w:space="0" w:color="auto"/>
              <w:right w:val="single" w:sz="12" w:space="0" w:color="auto"/>
            </w:tcBorders>
            <w:shd w:val="clear" w:color="auto" w:fill="F2F2F2" w:themeFill="background1" w:themeFillShade="F2"/>
            <w:vAlign w:val="center"/>
          </w:tcPr>
          <w:p w14:paraId="6A2F9D68"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w:t>
            </w:r>
          </w:p>
        </w:tc>
        <w:tc>
          <w:tcPr>
            <w:tcW w:w="1335" w:type="dxa"/>
            <w:tcBorders>
              <w:left w:val="single" w:sz="12" w:space="0" w:color="auto"/>
              <w:bottom w:val="single" w:sz="12" w:space="0" w:color="auto"/>
            </w:tcBorders>
            <w:shd w:val="clear" w:color="auto" w:fill="FBE4D5" w:themeFill="accent2" w:themeFillTint="33"/>
            <w:vAlign w:val="center"/>
          </w:tcPr>
          <w:p w14:paraId="3FB68BF4"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w:t>
            </w:r>
          </w:p>
        </w:tc>
        <w:tc>
          <w:tcPr>
            <w:tcW w:w="1335" w:type="dxa"/>
            <w:tcBorders>
              <w:bottom w:val="single" w:sz="12" w:space="0" w:color="auto"/>
              <w:right w:val="single" w:sz="12" w:space="0" w:color="auto"/>
            </w:tcBorders>
            <w:shd w:val="clear" w:color="auto" w:fill="FBE4D5" w:themeFill="accent2" w:themeFillTint="33"/>
            <w:vAlign w:val="center"/>
          </w:tcPr>
          <w:p w14:paraId="5923DC11"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100,00%</w:t>
            </w:r>
          </w:p>
        </w:tc>
        <w:tc>
          <w:tcPr>
            <w:tcW w:w="1335" w:type="dxa"/>
            <w:tcBorders>
              <w:left w:val="single" w:sz="12" w:space="0" w:color="auto"/>
              <w:bottom w:val="single" w:sz="12" w:space="0" w:color="auto"/>
            </w:tcBorders>
            <w:shd w:val="clear" w:color="auto" w:fill="E2EFD9" w:themeFill="accent6" w:themeFillTint="33"/>
            <w:vAlign w:val="center"/>
          </w:tcPr>
          <w:p w14:paraId="4FBE5C81" w14:textId="77777777" w:rsidR="00A82F10" w:rsidRPr="00A82F10" w:rsidRDefault="00A82F10" w:rsidP="000911BA">
            <w:pPr>
              <w:ind w:firstLine="0"/>
              <w:jc w:val="center"/>
              <w:rPr>
                <w:rFonts w:eastAsia="SimSun" w:cs="Times New Roman"/>
                <w:sz w:val="20"/>
                <w:szCs w:val="20"/>
              </w:rPr>
            </w:pPr>
          </w:p>
        </w:tc>
        <w:tc>
          <w:tcPr>
            <w:tcW w:w="1335" w:type="dxa"/>
            <w:tcBorders>
              <w:bottom w:val="single" w:sz="12" w:space="0" w:color="auto"/>
              <w:right w:val="single" w:sz="12" w:space="0" w:color="auto"/>
            </w:tcBorders>
            <w:shd w:val="clear" w:color="auto" w:fill="E2EFD9" w:themeFill="accent6" w:themeFillTint="33"/>
            <w:vAlign w:val="center"/>
          </w:tcPr>
          <w:p w14:paraId="54EFA305" w14:textId="77777777" w:rsidR="00A82F10" w:rsidRPr="00A82F10" w:rsidRDefault="00A82F10" w:rsidP="000911BA">
            <w:pPr>
              <w:ind w:firstLine="0"/>
              <w:jc w:val="center"/>
              <w:rPr>
                <w:rFonts w:eastAsia="SimSun" w:cs="Times New Roman"/>
                <w:sz w:val="20"/>
                <w:szCs w:val="20"/>
              </w:rPr>
            </w:pPr>
          </w:p>
        </w:tc>
      </w:tr>
      <w:tr w:rsidR="00A82F10" w:rsidRPr="00A82F10" w14:paraId="3801677D" w14:textId="77777777" w:rsidTr="000911BA">
        <w:tc>
          <w:tcPr>
            <w:tcW w:w="1335" w:type="dxa"/>
            <w:vMerge w:val="restart"/>
            <w:tcBorders>
              <w:top w:val="single" w:sz="12" w:space="0" w:color="auto"/>
              <w:left w:val="single" w:sz="12" w:space="0" w:color="auto"/>
              <w:bottom w:val="single" w:sz="4" w:space="0" w:color="auto"/>
              <w:right w:val="single" w:sz="4" w:space="0" w:color="auto"/>
            </w:tcBorders>
            <w:vAlign w:val="center"/>
          </w:tcPr>
          <w:p w14:paraId="2BFFD211"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60</w:t>
            </w:r>
          </w:p>
        </w:tc>
        <w:tc>
          <w:tcPr>
            <w:tcW w:w="1335" w:type="dxa"/>
            <w:tcBorders>
              <w:top w:val="single" w:sz="12" w:space="0" w:color="auto"/>
              <w:left w:val="single" w:sz="4" w:space="0" w:color="auto"/>
              <w:bottom w:val="single" w:sz="4" w:space="0" w:color="auto"/>
              <w:right w:val="single" w:sz="12" w:space="0" w:color="auto"/>
            </w:tcBorders>
            <w:vAlign w:val="center"/>
          </w:tcPr>
          <w:p w14:paraId="102AA7A0"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1200</w:t>
            </w:r>
          </w:p>
        </w:tc>
        <w:tc>
          <w:tcPr>
            <w:tcW w:w="1335" w:type="dxa"/>
            <w:tcBorders>
              <w:top w:val="single" w:sz="12" w:space="0" w:color="auto"/>
              <w:left w:val="single" w:sz="12" w:space="0" w:color="auto"/>
              <w:right w:val="single" w:sz="12" w:space="0" w:color="auto"/>
            </w:tcBorders>
            <w:shd w:val="clear" w:color="auto" w:fill="F2F2F2" w:themeFill="background1" w:themeFillShade="F2"/>
            <w:vAlign w:val="center"/>
          </w:tcPr>
          <w:p w14:paraId="4F6D699C"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18</w:t>
            </w:r>
          </w:p>
        </w:tc>
        <w:tc>
          <w:tcPr>
            <w:tcW w:w="1335" w:type="dxa"/>
            <w:tcBorders>
              <w:top w:val="single" w:sz="12" w:space="0" w:color="auto"/>
              <w:left w:val="single" w:sz="12" w:space="0" w:color="auto"/>
            </w:tcBorders>
            <w:shd w:val="clear" w:color="auto" w:fill="FBE4D5" w:themeFill="accent2" w:themeFillTint="33"/>
            <w:vAlign w:val="center"/>
          </w:tcPr>
          <w:p w14:paraId="33796043"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18</w:t>
            </w:r>
          </w:p>
        </w:tc>
        <w:tc>
          <w:tcPr>
            <w:tcW w:w="1335" w:type="dxa"/>
            <w:tcBorders>
              <w:top w:val="single" w:sz="12" w:space="0" w:color="auto"/>
              <w:right w:val="single" w:sz="12" w:space="0" w:color="auto"/>
            </w:tcBorders>
            <w:shd w:val="clear" w:color="auto" w:fill="FBE4D5" w:themeFill="accent2" w:themeFillTint="33"/>
            <w:vAlign w:val="center"/>
          </w:tcPr>
          <w:p w14:paraId="526EB4F8"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100,00%</w:t>
            </w:r>
          </w:p>
        </w:tc>
        <w:tc>
          <w:tcPr>
            <w:tcW w:w="1335" w:type="dxa"/>
            <w:tcBorders>
              <w:top w:val="single" w:sz="12" w:space="0" w:color="auto"/>
              <w:left w:val="single" w:sz="12" w:space="0" w:color="auto"/>
            </w:tcBorders>
            <w:shd w:val="clear" w:color="auto" w:fill="E2EFD9" w:themeFill="accent6" w:themeFillTint="33"/>
            <w:vAlign w:val="center"/>
          </w:tcPr>
          <w:p w14:paraId="7C2164A2"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w:t>
            </w:r>
          </w:p>
        </w:tc>
        <w:tc>
          <w:tcPr>
            <w:tcW w:w="1335" w:type="dxa"/>
            <w:tcBorders>
              <w:top w:val="single" w:sz="12" w:space="0" w:color="auto"/>
              <w:right w:val="single" w:sz="12" w:space="0" w:color="auto"/>
            </w:tcBorders>
            <w:shd w:val="clear" w:color="auto" w:fill="E2EFD9" w:themeFill="accent6" w:themeFillTint="33"/>
            <w:vAlign w:val="center"/>
          </w:tcPr>
          <w:p w14:paraId="281E9330"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16,67%</w:t>
            </w:r>
          </w:p>
        </w:tc>
      </w:tr>
      <w:tr w:rsidR="00A82F10" w:rsidRPr="00A82F10" w14:paraId="7ECD4830" w14:textId="77777777" w:rsidTr="000911BA">
        <w:tc>
          <w:tcPr>
            <w:tcW w:w="1335" w:type="dxa"/>
            <w:vMerge/>
            <w:tcBorders>
              <w:top w:val="single" w:sz="4" w:space="0" w:color="auto"/>
              <w:left w:val="single" w:sz="12" w:space="0" w:color="auto"/>
              <w:bottom w:val="single" w:sz="4" w:space="0" w:color="auto"/>
              <w:right w:val="single" w:sz="4" w:space="0" w:color="auto"/>
            </w:tcBorders>
            <w:vAlign w:val="center"/>
          </w:tcPr>
          <w:p w14:paraId="28EBF217"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4" w:space="0" w:color="auto"/>
              <w:right w:val="single" w:sz="12" w:space="0" w:color="auto"/>
            </w:tcBorders>
            <w:vAlign w:val="center"/>
          </w:tcPr>
          <w:p w14:paraId="7EB3215C"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1920</w:t>
            </w:r>
          </w:p>
        </w:tc>
        <w:tc>
          <w:tcPr>
            <w:tcW w:w="1335" w:type="dxa"/>
            <w:tcBorders>
              <w:left w:val="single" w:sz="12" w:space="0" w:color="auto"/>
              <w:right w:val="single" w:sz="12" w:space="0" w:color="auto"/>
            </w:tcBorders>
            <w:shd w:val="clear" w:color="auto" w:fill="F2F2F2" w:themeFill="background1" w:themeFillShade="F2"/>
            <w:vAlign w:val="center"/>
          </w:tcPr>
          <w:p w14:paraId="3913D1CA"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w:t>
            </w:r>
          </w:p>
        </w:tc>
        <w:tc>
          <w:tcPr>
            <w:tcW w:w="1335" w:type="dxa"/>
            <w:tcBorders>
              <w:left w:val="single" w:sz="12" w:space="0" w:color="auto"/>
            </w:tcBorders>
            <w:shd w:val="clear" w:color="auto" w:fill="FBE4D5" w:themeFill="accent2" w:themeFillTint="33"/>
            <w:vAlign w:val="center"/>
          </w:tcPr>
          <w:p w14:paraId="48640687"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6</w:t>
            </w:r>
          </w:p>
        </w:tc>
        <w:tc>
          <w:tcPr>
            <w:tcW w:w="1335" w:type="dxa"/>
            <w:tcBorders>
              <w:right w:val="single" w:sz="12" w:space="0" w:color="auto"/>
            </w:tcBorders>
            <w:shd w:val="clear" w:color="auto" w:fill="FBE4D5" w:themeFill="accent2" w:themeFillTint="33"/>
            <w:vAlign w:val="center"/>
          </w:tcPr>
          <w:p w14:paraId="405B4235"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100,00%</w:t>
            </w:r>
          </w:p>
        </w:tc>
        <w:tc>
          <w:tcPr>
            <w:tcW w:w="1335" w:type="dxa"/>
            <w:tcBorders>
              <w:left w:val="single" w:sz="12" w:space="0" w:color="auto"/>
            </w:tcBorders>
            <w:shd w:val="clear" w:color="auto" w:fill="E2EFD9" w:themeFill="accent6" w:themeFillTint="33"/>
            <w:vAlign w:val="center"/>
          </w:tcPr>
          <w:p w14:paraId="0807CAF1" w14:textId="77777777" w:rsidR="00A82F10" w:rsidRPr="00A82F10" w:rsidRDefault="00A82F10" w:rsidP="000911BA">
            <w:pPr>
              <w:ind w:firstLine="0"/>
              <w:jc w:val="center"/>
              <w:rPr>
                <w:rFonts w:eastAsia="SimSun" w:cs="Times New Roman"/>
                <w:sz w:val="20"/>
                <w:szCs w:val="20"/>
              </w:rPr>
            </w:pPr>
          </w:p>
        </w:tc>
        <w:tc>
          <w:tcPr>
            <w:tcW w:w="1335" w:type="dxa"/>
            <w:tcBorders>
              <w:right w:val="single" w:sz="12" w:space="0" w:color="auto"/>
            </w:tcBorders>
            <w:shd w:val="clear" w:color="auto" w:fill="E2EFD9" w:themeFill="accent6" w:themeFillTint="33"/>
            <w:vAlign w:val="center"/>
          </w:tcPr>
          <w:p w14:paraId="2E01314E" w14:textId="77777777" w:rsidR="00A82F10" w:rsidRPr="00A82F10" w:rsidRDefault="00A82F10" w:rsidP="000911BA">
            <w:pPr>
              <w:ind w:firstLine="0"/>
              <w:jc w:val="center"/>
              <w:rPr>
                <w:rFonts w:eastAsia="SimSun" w:cs="Times New Roman"/>
                <w:sz w:val="20"/>
                <w:szCs w:val="20"/>
              </w:rPr>
            </w:pPr>
          </w:p>
        </w:tc>
      </w:tr>
      <w:tr w:rsidR="00A82F10" w:rsidRPr="00A82F10" w14:paraId="1DF7889F" w14:textId="77777777" w:rsidTr="000911BA">
        <w:tc>
          <w:tcPr>
            <w:tcW w:w="1335" w:type="dxa"/>
            <w:vMerge/>
            <w:tcBorders>
              <w:top w:val="single" w:sz="4" w:space="0" w:color="auto"/>
              <w:left w:val="single" w:sz="12" w:space="0" w:color="auto"/>
              <w:bottom w:val="single" w:sz="12" w:space="0" w:color="auto"/>
              <w:right w:val="single" w:sz="4" w:space="0" w:color="auto"/>
            </w:tcBorders>
            <w:vAlign w:val="center"/>
          </w:tcPr>
          <w:p w14:paraId="245744E3" w14:textId="77777777" w:rsidR="00A82F10" w:rsidRPr="00A82F10" w:rsidRDefault="00A82F10" w:rsidP="000911BA">
            <w:pPr>
              <w:ind w:firstLine="0"/>
              <w:jc w:val="center"/>
              <w:rPr>
                <w:rFonts w:eastAsia="SimSun" w:cs="Times New Roman"/>
                <w:sz w:val="20"/>
                <w:szCs w:val="20"/>
              </w:rPr>
            </w:pPr>
          </w:p>
        </w:tc>
        <w:tc>
          <w:tcPr>
            <w:tcW w:w="1335" w:type="dxa"/>
            <w:tcBorders>
              <w:top w:val="single" w:sz="4" w:space="0" w:color="auto"/>
              <w:left w:val="single" w:sz="4" w:space="0" w:color="auto"/>
              <w:bottom w:val="single" w:sz="12" w:space="0" w:color="auto"/>
              <w:right w:val="single" w:sz="12" w:space="0" w:color="auto"/>
            </w:tcBorders>
            <w:vAlign w:val="center"/>
          </w:tcPr>
          <w:p w14:paraId="42FA7E39"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3840</w:t>
            </w:r>
          </w:p>
        </w:tc>
        <w:tc>
          <w:tcPr>
            <w:tcW w:w="1335" w:type="dxa"/>
            <w:tcBorders>
              <w:left w:val="single" w:sz="12" w:space="0" w:color="auto"/>
              <w:bottom w:val="single" w:sz="12" w:space="0" w:color="auto"/>
              <w:right w:val="single" w:sz="12" w:space="0" w:color="auto"/>
            </w:tcBorders>
            <w:shd w:val="clear" w:color="auto" w:fill="F2F2F2" w:themeFill="background1" w:themeFillShade="F2"/>
            <w:vAlign w:val="center"/>
          </w:tcPr>
          <w:p w14:paraId="1EC92EAB"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w:t>
            </w:r>
          </w:p>
        </w:tc>
        <w:tc>
          <w:tcPr>
            <w:tcW w:w="1335" w:type="dxa"/>
            <w:tcBorders>
              <w:left w:val="single" w:sz="12" w:space="0" w:color="auto"/>
              <w:bottom w:val="single" w:sz="12" w:space="0" w:color="auto"/>
            </w:tcBorders>
            <w:shd w:val="clear" w:color="auto" w:fill="FBE4D5" w:themeFill="accent2" w:themeFillTint="33"/>
            <w:vAlign w:val="center"/>
          </w:tcPr>
          <w:p w14:paraId="2710276C"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w:t>
            </w:r>
          </w:p>
        </w:tc>
        <w:tc>
          <w:tcPr>
            <w:tcW w:w="1335" w:type="dxa"/>
            <w:tcBorders>
              <w:bottom w:val="single" w:sz="12" w:space="0" w:color="auto"/>
              <w:right w:val="single" w:sz="12" w:space="0" w:color="auto"/>
            </w:tcBorders>
            <w:shd w:val="clear" w:color="auto" w:fill="FBE4D5" w:themeFill="accent2" w:themeFillTint="33"/>
            <w:vAlign w:val="center"/>
          </w:tcPr>
          <w:p w14:paraId="31C510C9"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100,00%</w:t>
            </w:r>
          </w:p>
        </w:tc>
        <w:tc>
          <w:tcPr>
            <w:tcW w:w="1335" w:type="dxa"/>
            <w:tcBorders>
              <w:left w:val="single" w:sz="12" w:space="0" w:color="auto"/>
              <w:bottom w:val="single" w:sz="12" w:space="0" w:color="auto"/>
            </w:tcBorders>
            <w:shd w:val="clear" w:color="auto" w:fill="E2EFD9" w:themeFill="accent6" w:themeFillTint="33"/>
            <w:vAlign w:val="center"/>
          </w:tcPr>
          <w:p w14:paraId="7021AB7C" w14:textId="77777777" w:rsidR="00A82F10" w:rsidRPr="00A82F10" w:rsidRDefault="00A82F10" w:rsidP="000911BA">
            <w:pPr>
              <w:ind w:firstLine="0"/>
              <w:jc w:val="center"/>
              <w:rPr>
                <w:rFonts w:eastAsia="SimSun" w:cs="Times New Roman"/>
                <w:sz w:val="20"/>
                <w:szCs w:val="20"/>
              </w:rPr>
            </w:pPr>
          </w:p>
        </w:tc>
        <w:tc>
          <w:tcPr>
            <w:tcW w:w="1335" w:type="dxa"/>
            <w:tcBorders>
              <w:bottom w:val="single" w:sz="12" w:space="0" w:color="auto"/>
              <w:right w:val="single" w:sz="12" w:space="0" w:color="auto"/>
            </w:tcBorders>
            <w:shd w:val="clear" w:color="auto" w:fill="E2EFD9" w:themeFill="accent6" w:themeFillTint="33"/>
            <w:vAlign w:val="center"/>
          </w:tcPr>
          <w:p w14:paraId="56BCA44A" w14:textId="77777777" w:rsidR="00A82F10" w:rsidRPr="00A82F10" w:rsidRDefault="00A82F10" w:rsidP="000911BA">
            <w:pPr>
              <w:ind w:firstLine="0"/>
              <w:jc w:val="center"/>
              <w:rPr>
                <w:rFonts w:eastAsia="SimSun" w:cs="Times New Roman"/>
                <w:sz w:val="20"/>
                <w:szCs w:val="20"/>
              </w:rPr>
            </w:pPr>
          </w:p>
        </w:tc>
      </w:tr>
      <w:tr w:rsidR="00A82F10" w:rsidRPr="00A82F10" w14:paraId="6DE24795" w14:textId="77777777" w:rsidTr="000911BA">
        <w:tc>
          <w:tcPr>
            <w:tcW w:w="2670" w:type="dxa"/>
            <w:gridSpan w:val="2"/>
            <w:tcBorders>
              <w:top w:val="single" w:sz="12" w:space="0" w:color="auto"/>
              <w:left w:val="single" w:sz="12" w:space="0" w:color="auto"/>
              <w:bottom w:val="single" w:sz="12" w:space="0" w:color="auto"/>
              <w:right w:val="single" w:sz="12" w:space="0" w:color="auto"/>
            </w:tcBorders>
            <w:vAlign w:val="center"/>
          </w:tcPr>
          <w:p w14:paraId="3C40F828" w14:textId="77777777" w:rsidR="00A82F10" w:rsidRPr="00A82F10" w:rsidRDefault="00A82F10" w:rsidP="000911BA">
            <w:pPr>
              <w:ind w:firstLine="0"/>
              <w:jc w:val="center"/>
              <w:rPr>
                <w:rFonts w:cs="Times New Roman"/>
                <w:color w:val="000000"/>
                <w:sz w:val="20"/>
                <w:szCs w:val="20"/>
              </w:rPr>
            </w:pPr>
            <w:r w:rsidRPr="00A82F10">
              <w:rPr>
                <w:rFonts w:cs="Times New Roman"/>
                <w:color w:val="000000"/>
                <w:sz w:val="20"/>
                <w:szCs w:val="20"/>
              </w:rPr>
              <w:t>Сумма</w:t>
            </w:r>
          </w:p>
        </w:tc>
        <w:tc>
          <w:tcPr>
            <w:tcW w:w="1335"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237CD972" w14:textId="77777777" w:rsidR="00A82F10" w:rsidRPr="00A82F10" w:rsidRDefault="00A82F10" w:rsidP="000911BA">
            <w:pPr>
              <w:ind w:firstLine="0"/>
              <w:jc w:val="center"/>
              <w:rPr>
                <w:rFonts w:cs="Times New Roman"/>
                <w:color w:val="000000"/>
                <w:sz w:val="20"/>
                <w:szCs w:val="20"/>
              </w:rPr>
            </w:pPr>
            <w:r w:rsidRPr="00A82F10">
              <w:rPr>
                <w:rFonts w:cs="Times New Roman"/>
                <w:color w:val="000000"/>
                <w:sz w:val="20"/>
                <w:szCs w:val="20"/>
              </w:rPr>
              <w:t>50765</w:t>
            </w:r>
          </w:p>
        </w:tc>
        <w:tc>
          <w:tcPr>
            <w:tcW w:w="1335" w:type="dxa"/>
            <w:tcBorders>
              <w:top w:val="single" w:sz="12" w:space="0" w:color="auto"/>
              <w:left w:val="single" w:sz="12" w:space="0" w:color="auto"/>
              <w:bottom w:val="single" w:sz="12" w:space="0" w:color="auto"/>
            </w:tcBorders>
            <w:shd w:val="clear" w:color="auto" w:fill="FBE4D5" w:themeFill="accent2" w:themeFillTint="33"/>
            <w:vAlign w:val="center"/>
          </w:tcPr>
          <w:p w14:paraId="07AEA5C3"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20 873</w:t>
            </w:r>
          </w:p>
        </w:tc>
        <w:tc>
          <w:tcPr>
            <w:tcW w:w="1335" w:type="dxa"/>
            <w:tcBorders>
              <w:top w:val="single" w:sz="12" w:space="0" w:color="auto"/>
              <w:bottom w:val="single" w:sz="12" w:space="0" w:color="auto"/>
              <w:right w:val="single" w:sz="12" w:space="0" w:color="auto"/>
            </w:tcBorders>
            <w:shd w:val="clear" w:color="auto" w:fill="FBE4D5" w:themeFill="accent2" w:themeFillTint="33"/>
            <w:vAlign w:val="center"/>
          </w:tcPr>
          <w:p w14:paraId="5219D7EC"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41,12%</w:t>
            </w:r>
          </w:p>
        </w:tc>
        <w:tc>
          <w:tcPr>
            <w:tcW w:w="1335" w:type="dxa"/>
            <w:tcBorders>
              <w:top w:val="single" w:sz="12" w:space="0" w:color="auto"/>
              <w:left w:val="single" w:sz="12" w:space="0" w:color="auto"/>
              <w:bottom w:val="single" w:sz="12" w:space="0" w:color="auto"/>
            </w:tcBorders>
            <w:shd w:val="clear" w:color="auto" w:fill="E2EFD9" w:themeFill="accent6" w:themeFillTint="33"/>
            <w:vAlign w:val="center"/>
          </w:tcPr>
          <w:p w14:paraId="447D4769" w14:textId="77777777" w:rsidR="00A82F10" w:rsidRPr="00A82F10" w:rsidRDefault="00A82F10" w:rsidP="000911BA">
            <w:pPr>
              <w:ind w:firstLine="0"/>
              <w:jc w:val="center"/>
              <w:rPr>
                <w:rFonts w:eastAsia="SimSun" w:cs="Times New Roman"/>
                <w:sz w:val="20"/>
                <w:szCs w:val="20"/>
              </w:rPr>
            </w:pPr>
            <w:r w:rsidRPr="00A82F10">
              <w:rPr>
                <w:rFonts w:eastAsia="SimSun" w:cs="Times New Roman"/>
                <w:sz w:val="20"/>
                <w:szCs w:val="20"/>
              </w:rPr>
              <w:t>10 375</w:t>
            </w:r>
          </w:p>
        </w:tc>
        <w:tc>
          <w:tcPr>
            <w:tcW w:w="1335" w:type="dxa"/>
            <w:tcBorders>
              <w:top w:val="single" w:sz="12" w:space="0" w:color="auto"/>
              <w:bottom w:val="single" w:sz="12" w:space="0" w:color="auto"/>
              <w:right w:val="single" w:sz="12" w:space="0" w:color="auto"/>
            </w:tcBorders>
            <w:shd w:val="clear" w:color="auto" w:fill="E2EFD9" w:themeFill="accent6" w:themeFillTint="33"/>
            <w:vAlign w:val="center"/>
          </w:tcPr>
          <w:p w14:paraId="15295659" w14:textId="77777777" w:rsidR="00A82F10" w:rsidRPr="00A82F10" w:rsidRDefault="00A82F10" w:rsidP="000911BA">
            <w:pPr>
              <w:ind w:firstLine="0"/>
              <w:jc w:val="center"/>
              <w:rPr>
                <w:rFonts w:eastAsia="SimSun" w:cs="Times New Roman"/>
                <w:sz w:val="20"/>
                <w:szCs w:val="20"/>
              </w:rPr>
            </w:pPr>
            <w:r w:rsidRPr="00A82F10">
              <w:rPr>
                <w:rFonts w:cs="Times New Roman"/>
                <w:color w:val="000000"/>
                <w:sz w:val="20"/>
                <w:szCs w:val="20"/>
              </w:rPr>
              <w:t>20,44%</w:t>
            </w:r>
          </w:p>
        </w:tc>
      </w:tr>
    </w:tbl>
    <w:p w14:paraId="375AAFC8" w14:textId="77777777" w:rsidR="00A82F10" w:rsidRDefault="00A82F10" w:rsidP="00A82F10"/>
    <w:p w14:paraId="661584A4" w14:textId="403B61DC" w:rsidR="00A82F10" w:rsidRPr="00F15C5D" w:rsidRDefault="00A82F10" w:rsidP="00A82F10">
      <w:pPr>
        <w:pStyle w:val="4"/>
        <w:rPr>
          <w:rFonts w:cs="Arial"/>
          <w:szCs w:val="18"/>
        </w:rPr>
      </w:pPr>
      <w:bookmarkStart w:id="217" w:name="_Ref200837131"/>
      <w:r w:rsidRPr="00A82F10">
        <w:t>Унификация имен аналоговых и дискретных сигналов</w:t>
      </w:r>
      <w:bookmarkEnd w:id="217"/>
    </w:p>
    <w:p w14:paraId="6706F8A6" w14:textId="5F61476E" w:rsidR="00921733" w:rsidRDefault="00A82F10" w:rsidP="00A82F10">
      <w:r w:rsidRPr="00A82F10">
        <w:t xml:space="preserve">Наиболее сложной и многогранной задачей унификации является приведение имен аналоговых и дискретных сигналов к единому стандарту. Исходные осциллограммы содержат имена, присвоенные производителем устройства или инженером при наладке, и это приводит к огромному разнообразию даже для идентичных по физическому смыслу измерений. Например, фазное напряжение А первой секции шин может именоваться </w:t>
      </w:r>
      <w:r>
        <w:t>«</w:t>
      </w:r>
      <w:r w:rsidRPr="00A82F10">
        <w:t>Ua_S1</w:t>
      </w:r>
      <w:r>
        <w:t>»</w:t>
      </w:r>
      <w:r w:rsidRPr="00A82F10">
        <w:t xml:space="preserve">, </w:t>
      </w:r>
      <w:r>
        <w:t>«</w:t>
      </w:r>
      <w:r w:rsidRPr="00A82F10">
        <w:t>U_A_sect1</w:t>
      </w:r>
      <w:r>
        <w:t>»</w:t>
      </w:r>
      <w:r w:rsidRPr="00A82F10">
        <w:t xml:space="preserve">, </w:t>
      </w:r>
      <w:r>
        <w:t>«</w:t>
      </w:r>
      <w:r w:rsidRPr="00A82F10">
        <w:t>Напр. А СШ1</w:t>
      </w:r>
      <w:r>
        <w:t>»</w:t>
      </w:r>
      <w:r w:rsidRPr="00A82F10">
        <w:t xml:space="preserve"> и т.д. Автоматическая обработка такого разнообразия невозможна без предварительной стандартизации.</w:t>
      </w:r>
    </w:p>
    <w:p w14:paraId="2E614EB7" w14:textId="236C1A5C" w:rsidR="00A82F10" w:rsidRDefault="00A82F10" w:rsidP="00A82F10">
      <w:r w:rsidRPr="00A82F10">
        <w:t>Процесс унификации имен включает следующие этапы:</w:t>
      </w:r>
    </w:p>
    <w:p w14:paraId="69701DF1" w14:textId="0579B32A" w:rsidR="006F76C5" w:rsidRDefault="00A82F10" w:rsidP="006F76C5">
      <w:pPr>
        <w:ind w:firstLine="0"/>
      </w:pPr>
      <w:r w:rsidRPr="006F76C5">
        <w:rPr>
          <w:b/>
          <w:bCs/>
          <w:u w:val="single"/>
        </w:rPr>
        <w:t>Анализ существующих имён</w:t>
      </w:r>
    </w:p>
    <w:p w14:paraId="20939024" w14:textId="34520FE9" w:rsidR="00334FAA" w:rsidRDefault="00A82F10" w:rsidP="006F76C5">
      <w:pPr>
        <w:ind w:firstLine="708"/>
      </w:pPr>
      <w:r>
        <w:t>С помощью специальных функций (</w:t>
      </w:r>
      <w:r w:rsidRPr="006F76C5">
        <w:rPr>
          <w:color w:val="FF0000"/>
          <w:highlight w:val="yellow"/>
        </w:rPr>
        <w:t>«find_all_name_analog_signals», «find_all_name_digital_signals»</w:t>
      </w:r>
      <w:r>
        <w:t xml:space="preserve">) осуществляется проход по всем «.cfg» файлам в датасете для сбора всех уникальных имен аналоговых и дискретных сигналов и подсчета частоты их встречаемости. </w:t>
      </w:r>
      <w:r w:rsidR="00334FAA" w:rsidRPr="00334FAA">
        <w:t xml:space="preserve">На данном этапе было выявлено порядка </w:t>
      </w:r>
      <w:r w:rsidR="00334FAA" w:rsidRPr="00334FAA">
        <w:rPr>
          <w:highlight w:val="yellow"/>
        </w:rPr>
        <w:t>3 170</w:t>
      </w:r>
      <w:r w:rsidR="00334FAA" w:rsidRPr="00334FAA">
        <w:t xml:space="preserve"> уникальных имен аналоговых сигналов и более </w:t>
      </w:r>
      <w:r w:rsidR="00334FAA" w:rsidRPr="00334FAA">
        <w:rPr>
          <w:highlight w:val="yellow"/>
        </w:rPr>
        <w:t>13 514</w:t>
      </w:r>
      <w:r w:rsidR="00334FAA" w:rsidRPr="00334FAA">
        <w:t xml:space="preserve"> уникальных имен дискретных сигналов (по состоянию на [</w:t>
      </w:r>
      <w:r w:rsidR="00334FAA" w:rsidRPr="00334FAA">
        <w:rPr>
          <w:highlight w:val="yellow"/>
        </w:rPr>
        <w:t xml:space="preserve">14 июня 2025 </w:t>
      </w:r>
      <w:commentRangeStart w:id="218"/>
      <w:r w:rsidR="00334FAA" w:rsidRPr="00334FAA">
        <w:rPr>
          <w:highlight w:val="yellow"/>
        </w:rPr>
        <w:t>г</w:t>
      </w:r>
      <w:commentRangeEnd w:id="218"/>
      <w:r w:rsidR="00334FAA">
        <w:rPr>
          <w:rStyle w:val="a8"/>
          <w:rFonts w:eastAsia="SimSun" w:cs="Times New Roman"/>
          <w:lang w:val="en-US"/>
        </w:rPr>
        <w:commentReference w:id="218"/>
      </w:r>
      <w:r w:rsidR="00334FAA" w:rsidRPr="00334FAA">
        <w:t>.]; это число может изменяться по мере пополнения датасета).</w:t>
      </w:r>
    </w:p>
    <w:p w14:paraId="2ADFBB5B" w14:textId="28DB04C3" w:rsidR="006F76C5" w:rsidRPr="006F76C5" w:rsidRDefault="00A82F10" w:rsidP="006F76C5">
      <w:pPr>
        <w:ind w:firstLine="0"/>
        <w:rPr>
          <w:u w:val="single"/>
        </w:rPr>
      </w:pPr>
      <w:r w:rsidRPr="006F76C5">
        <w:rPr>
          <w:b/>
          <w:bCs/>
          <w:u w:val="single"/>
        </w:rPr>
        <w:t>Разработка стандартной структуры именования</w:t>
      </w:r>
    </w:p>
    <w:p w14:paraId="5208E6B2" w14:textId="2BAA9396" w:rsidR="006F76C5" w:rsidRDefault="006F76C5" w:rsidP="006F76C5">
      <w:pPr>
        <w:ind w:firstLine="708"/>
      </w:pPr>
      <w:r w:rsidRPr="006F76C5">
        <w:t>Для обеспечения однозначности и возможности автоматизированной обработки была разработана стандартизированная структура именования сигналов. Эта структура основана на типовой схеме двухсекционной подстанции</w:t>
      </w:r>
      <w:r>
        <w:t>. Н</w:t>
      </w:r>
      <w:r w:rsidRPr="006F76C5">
        <w:t>а</w:t>
      </w:r>
      <w:r w:rsidR="00334FAA">
        <w:t xml:space="preserve"> рисунке (</w:t>
      </w:r>
      <w:r>
        <w:fldChar w:fldCharType="begin"/>
      </w:r>
      <w:r>
        <w:instrText xml:space="preserve"> REF _Ref200833019 \h </w:instrText>
      </w:r>
      <w:r>
        <w:fldChar w:fldCharType="separate"/>
      </w:r>
      <w:r w:rsidR="00F16688">
        <w:t xml:space="preserve">Рисунок </w:t>
      </w:r>
      <w:r w:rsidR="00F16688">
        <w:rPr>
          <w:noProof/>
        </w:rPr>
        <w:t>3</w:t>
      </w:r>
      <w:r w:rsidR="00F16688">
        <w:t>.</w:t>
      </w:r>
      <w:r w:rsidR="00F16688">
        <w:rPr>
          <w:noProof/>
        </w:rPr>
        <w:t>5</w:t>
      </w:r>
      <w:r>
        <w:fldChar w:fldCharType="end"/>
      </w:r>
      <w:r w:rsidR="00334FAA">
        <w:t>)</w:t>
      </w:r>
      <w:r>
        <w:t xml:space="preserve"> </w:t>
      </w:r>
      <w:r w:rsidRPr="006F76C5">
        <w:t>показаны основные точки измерения напряжений и токов</w:t>
      </w:r>
      <w:r>
        <w:t xml:space="preserve"> каждой из секций</w:t>
      </w:r>
      <w:r w:rsidRPr="006F76C5">
        <w:t>:</w:t>
      </w:r>
    </w:p>
    <w:p w14:paraId="05AF22A7" w14:textId="77777777" w:rsidR="006F76C5" w:rsidRDefault="006F76C5" w:rsidP="006F76C5">
      <w:pPr>
        <w:pStyle w:val="a7"/>
        <w:numPr>
          <w:ilvl w:val="0"/>
          <w:numId w:val="39"/>
        </w:numPr>
      </w:pPr>
      <w:r w:rsidRPr="006F76C5">
        <w:rPr>
          <w:b/>
          <w:bCs/>
        </w:rPr>
        <w:t>BB VT</w:t>
      </w:r>
      <w:r>
        <w:t xml:space="preserve"> (BusBar Voltage </w:t>
      </w:r>
      <w:commentRangeStart w:id="219"/>
      <w:r>
        <w:t>Transformer</w:t>
      </w:r>
      <w:commentRangeEnd w:id="219"/>
      <w:r>
        <w:rPr>
          <w:rStyle w:val="a8"/>
          <w:rFonts w:eastAsia="SimSun" w:cs="Times New Roman"/>
          <w:lang w:val="en-US"/>
        </w:rPr>
        <w:commentReference w:id="219"/>
      </w:r>
      <w:r>
        <w:t>): Трансформаторы напряжения на секциях шин, измеряющие фазные напряжения (Ua, Ub, Uc), междуфазные напряжения (Uab, Ubc, Uca) и напряжение смещения нейтрали (3U0).</w:t>
      </w:r>
    </w:p>
    <w:p w14:paraId="031C21E6" w14:textId="2982B48B" w:rsidR="006F76C5" w:rsidRDefault="006F76C5" w:rsidP="006F76C5">
      <w:pPr>
        <w:pStyle w:val="a7"/>
        <w:numPr>
          <w:ilvl w:val="0"/>
          <w:numId w:val="39"/>
        </w:numPr>
      </w:pPr>
      <w:r w:rsidRPr="006F76C5">
        <w:rPr>
          <w:b/>
          <w:bCs/>
        </w:rPr>
        <w:lastRenderedPageBreak/>
        <w:t xml:space="preserve">CT </w:t>
      </w:r>
      <w:r>
        <w:t xml:space="preserve">(Current Transformer): Трансформаторы тока, измеряющие фазные токи </w:t>
      </w:r>
      <w:r>
        <w:br/>
        <w:t>(Ia, Ib, Ic).</w:t>
      </w:r>
    </w:p>
    <w:p w14:paraId="407B11BB" w14:textId="77777777" w:rsidR="006F76C5" w:rsidRDefault="006F76C5" w:rsidP="006F76C5">
      <w:pPr>
        <w:pStyle w:val="a7"/>
        <w:numPr>
          <w:ilvl w:val="0"/>
          <w:numId w:val="39"/>
        </w:numPr>
      </w:pPr>
      <w:r w:rsidRPr="006F76C5">
        <w:rPr>
          <w:b/>
          <w:bCs/>
        </w:rPr>
        <w:t>CL VT</w:t>
      </w:r>
      <w:r>
        <w:t xml:space="preserve"> (Cable Line Voltage Transformer): Трансформаторы напряжения на кабельных линиях, аналогичные по набору измеряемых величин BB VT.</w:t>
      </w:r>
    </w:p>
    <w:p w14:paraId="64B5586F" w14:textId="1D6ED8AC" w:rsidR="006F76C5" w:rsidRDefault="006F76C5" w:rsidP="006F76C5">
      <w:pPr>
        <w:pStyle w:val="a7"/>
        <w:numPr>
          <w:ilvl w:val="0"/>
          <w:numId w:val="39"/>
        </w:numPr>
      </w:pPr>
      <w:r w:rsidRPr="006F76C5">
        <w:rPr>
          <w:b/>
          <w:bCs/>
        </w:rPr>
        <w:t>Residual CT:</w:t>
      </w:r>
      <w:r>
        <w:t xml:space="preserve"> Трансформатор тока нулевой последовательности, измеряющий ток In.</w:t>
      </w:r>
    </w:p>
    <w:tbl>
      <w:tblPr>
        <w:tblStyle w:val="a6"/>
        <w:tblW w:w="9351" w:type="dxa"/>
        <w:tblLook w:val="04A0" w:firstRow="1" w:lastRow="0" w:firstColumn="1" w:lastColumn="0" w:noHBand="0" w:noVBand="1"/>
      </w:tblPr>
      <w:tblGrid>
        <w:gridCol w:w="9351"/>
      </w:tblGrid>
      <w:tr w:rsidR="006F76C5" w:rsidRPr="00961142" w14:paraId="6D6D3F8B" w14:textId="77777777" w:rsidTr="000911BA">
        <w:tc>
          <w:tcPr>
            <w:tcW w:w="9351" w:type="dxa"/>
          </w:tcPr>
          <w:p w14:paraId="0069F1EA" w14:textId="2A2C4EAA" w:rsidR="006F76C5" w:rsidRDefault="006F76C5" w:rsidP="000911BA">
            <w:pPr>
              <w:keepNext/>
              <w:ind w:firstLine="0"/>
              <w:jc w:val="center"/>
              <w:rPr>
                <w:sz w:val="20"/>
              </w:rPr>
            </w:pPr>
            <w:r>
              <w:rPr>
                <w:noProof/>
              </w:rPr>
              <w:drawing>
                <wp:inline distT="0" distB="0" distL="0" distR="0" wp14:anchorId="4E64CC2C" wp14:editId="18AC6F08">
                  <wp:extent cx="4114800" cy="379412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114800" cy="3794125"/>
                          </a:xfrm>
                          <a:prstGeom prst="rect">
                            <a:avLst/>
                          </a:prstGeom>
                          <a:noFill/>
                          <a:ln>
                            <a:noFill/>
                          </a:ln>
                        </pic:spPr>
                      </pic:pic>
                    </a:graphicData>
                  </a:graphic>
                </wp:inline>
              </w:drawing>
            </w:r>
          </w:p>
          <w:p w14:paraId="7B725D2B" w14:textId="03DA0E3E" w:rsidR="006F76C5" w:rsidRPr="00961142" w:rsidRDefault="006F76C5" w:rsidP="000911BA">
            <w:pPr>
              <w:pStyle w:val="af9"/>
            </w:pPr>
            <w:bookmarkStart w:id="220" w:name="_Ref200833019"/>
            <w:r>
              <w:t xml:space="preserve">Рисунок </w:t>
            </w:r>
            <w:fldSimple w:instr=" STYLEREF 1 \s ">
              <w:r w:rsidR="00F16688">
                <w:rPr>
                  <w:noProof/>
                </w:rPr>
                <w:t>3</w:t>
              </w:r>
            </w:fldSimple>
            <w:r>
              <w:t>.</w:t>
            </w:r>
            <w:fldSimple w:instr=" SEQ Рисунок \* ARABIC \s 1 ">
              <w:r w:rsidR="00F16688">
                <w:rPr>
                  <w:noProof/>
                </w:rPr>
                <w:t>5</w:t>
              </w:r>
            </w:fldSimple>
            <w:bookmarkEnd w:id="220"/>
            <w:r>
              <w:t xml:space="preserve"> </w:t>
            </w:r>
            <w:r w:rsidRPr="006F76C5">
              <w:t>Типичная схема расположения секций подстанции и точек измерения сигнала.</w:t>
            </w:r>
          </w:p>
        </w:tc>
      </w:tr>
    </w:tbl>
    <w:p w14:paraId="69447F8C" w14:textId="622F6285" w:rsidR="006F76C5" w:rsidRDefault="006F76C5" w:rsidP="006F76C5">
      <w:pPr>
        <w:ind w:firstLine="708"/>
      </w:pPr>
      <w:r w:rsidRPr="006F76C5">
        <w:t xml:space="preserve">Для аналоговых сигналов принята трехсегментная структура имени, разделенная символом </w:t>
      </w:r>
      <w:r>
        <w:t>«</w:t>
      </w:r>
      <w:r w:rsidRPr="006F76C5">
        <w:t>|</w:t>
      </w:r>
      <w:r>
        <w:t>»</w:t>
      </w:r>
      <w:r w:rsidRPr="006F76C5">
        <w:t>, как показано на</w:t>
      </w:r>
      <w:r w:rsidR="00334FAA">
        <w:t xml:space="preserve"> рисунке (</w:t>
      </w:r>
      <w:r>
        <w:fldChar w:fldCharType="begin"/>
      </w:r>
      <w:r>
        <w:instrText xml:space="preserve"> REF _Ref200833107 \h </w:instrText>
      </w:r>
      <w:r>
        <w:fldChar w:fldCharType="separate"/>
      </w:r>
      <w:r w:rsidR="00F16688">
        <w:t xml:space="preserve">Рисунок </w:t>
      </w:r>
      <w:r w:rsidR="00F16688">
        <w:rPr>
          <w:noProof/>
        </w:rPr>
        <w:t>3</w:t>
      </w:r>
      <w:r w:rsidR="00F16688">
        <w:t>.</w:t>
      </w:r>
      <w:r w:rsidR="00F16688">
        <w:rPr>
          <w:noProof/>
        </w:rPr>
        <w:t>6</w:t>
      </w:r>
      <w:r>
        <w:fldChar w:fldCharType="end"/>
      </w:r>
      <w:r w:rsidR="00334FAA">
        <w:t>)</w:t>
      </w:r>
      <w:r>
        <w:t>, здесь:</w:t>
      </w:r>
    </w:p>
    <w:p w14:paraId="15D57052" w14:textId="0008484F" w:rsidR="006F76C5" w:rsidRDefault="006F76C5" w:rsidP="006F76C5">
      <w:pPr>
        <w:pStyle w:val="a7"/>
        <w:numPr>
          <w:ilvl w:val="0"/>
          <w:numId w:val="39"/>
        </w:numPr>
        <w:ind w:left="851" w:hanging="425"/>
      </w:pPr>
      <w:r w:rsidRPr="006F76C5">
        <w:rPr>
          <w:b/>
          <w:bCs/>
        </w:rPr>
        <w:t>Имя сигнала, описывающее его тип</w:t>
      </w:r>
      <w:r>
        <w:t>: Например, «U» для напряжения, «I» для тока. Для сигналов от нетрадиционных датчиков (катушки Роговского, емкостные делители), требующих особой обработки, к имени типа добавляется суффикс «_raw» (например, «U_raw», «I_raw») для их явного различения.</w:t>
      </w:r>
    </w:p>
    <w:p w14:paraId="358B99D1" w14:textId="70E903AF" w:rsidR="006F76C5" w:rsidRDefault="006F76C5" w:rsidP="006F76C5">
      <w:pPr>
        <w:pStyle w:val="a7"/>
        <w:numPr>
          <w:ilvl w:val="0"/>
          <w:numId w:val="39"/>
        </w:numPr>
        <w:ind w:left="851" w:hanging="425"/>
      </w:pPr>
      <w:r w:rsidRPr="006F76C5">
        <w:rPr>
          <w:b/>
          <w:bCs/>
        </w:rPr>
        <w:t>Местоположение на схеме и номер секции:</w:t>
      </w:r>
      <w:r>
        <w:t xml:space="preserve"> Указывает, где физически расположен датчик. Например, «BusBar-1» (первая секция шин), «CableLine-2» (вторая кабельная линия).</w:t>
      </w:r>
    </w:p>
    <w:p w14:paraId="7279D631" w14:textId="6D03DAF7" w:rsidR="006F76C5" w:rsidRDefault="006F76C5" w:rsidP="006F76C5">
      <w:pPr>
        <w:pStyle w:val="a7"/>
        <w:numPr>
          <w:ilvl w:val="0"/>
          <w:numId w:val="39"/>
        </w:numPr>
        <w:ind w:left="851" w:hanging="425"/>
      </w:pPr>
      <w:r w:rsidRPr="006F76C5">
        <w:rPr>
          <w:b/>
          <w:bCs/>
        </w:rPr>
        <w:t>Фаза сигнала:</w:t>
      </w:r>
      <w:r>
        <w:t xml:space="preserve"> «phase: A», «phase: B», «phase: C» для фазных величин, «phase: AB», «phase: BC», «phase: CA» для междуфазных, «phase: N» для величин нулевой последовательности.</w:t>
      </w:r>
    </w:p>
    <w:tbl>
      <w:tblPr>
        <w:tblStyle w:val="a6"/>
        <w:tblW w:w="9351" w:type="dxa"/>
        <w:tblLook w:val="04A0" w:firstRow="1" w:lastRow="0" w:firstColumn="1" w:lastColumn="0" w:noHBand="0" w:noVBand="1"/>
      </w:tblPr>
      <w:tblGrid>
        <w:gridCol w:w="9351"/>
      </w:tblGrid>
      <w:tr w:rsidR="006F76C5" w:rsidRPr="00961142" w14:paraId="7ECD8237" w14:textId="77777777" w:rsidTr="000911BA">
        <w:tc>
          <w:tcPr>
            <w:tcW w:w="9351" w:type="dxa"/>
          </w:tcPr>
          <w:p w14:paraId="2856A834" w14:textId="0932FBB2" w:rsidR="006F76C5" w:rsidRDefault="006F76C5" w:rsidP="000911BA">
            <w:pPr>
              <w:keepNext/>
              <w:ind w:firstLine="0"/>
              <w:jc w:val="center"/>
              <w:rPr>
                <w:sz w:val="20"/>
              </w:rPr>
            </w:pPr>
            <w:r>
              <w:rPr>
                <w:noProof/>
              </w:rPr>
              <w:lastRenderedPageBreak/>
              <w:drawing>
                <wp:inline distT="0" distB="0" distL="0" distR="0" wp14:anchorId="6BD8AE0F" wp14:editId="40BA295C">
                  <wp:extent cx="3240000" cy="1649500"/>
                  <wp:effectExtent l="0" t="0" r="0" b="825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240000" cy="1649500"/>
                          </a:xfrm>
                          <a:prstGeom prst="rect">
                            <a:avLst/>
                          </a:prstGeom>
                          <a:noFill/>
                          <a:ln>
                            <a:noFill/>
                          </a:ln>
                        </pic:spPr>
                      </pic:pic>
                    </a:graphicData>
                  </a:graphic>
                </wp:inline>
              </w:drawing>
            </w:r>
          </w:p>
          <w:p w14:paraId="1F7FA444" w14:textId="08AA2EC9" w:rsidR="006F76C5" w:rsidRPr="00961142" w:rsidRDefault="006F76C5" w:rsidP="000911BA">
            <w:pPr>
              <w:pStyle w:val="af9"/>
            </w:pPr>
            <w:bookmarkStart w:id="221" w:name="_Ref200833107"/>
            <w:r>
              <w:t xml:space="preserve">Рисунок </w:t>
            </w:r>
            <w:fldSimple w:instr=" STYLEREF 1 \s ">
              <w:r w:rsidR="00F16688">
                <w:rPr>
                  <w:noProof/>
                </w:rPr>
                <w:t>3</w:t>
              </w:r>
            </w:fldSimple>
            <w:r>
              <w:t>.</w:t>
            </w:r>
            <w:fldSimple w:instr=" SEQ Рисунок \* ARABIC \s 1 ">
              <w:r w:rsidR="00F16688">
                <w:rPr>
                  <w:noProof/>
                </w:rPr>
                <w:t>6</w:t>
              </w:r>
            </w:fldSimple>
            <w:bookmarkEnd w:id="221"/>
            <w:r>
              <w:t xml:space="preserve"> </w:t>
            </w:r>
            <w:r w:rsidRPr="006F76C5">
              <w:t>Пример названия аналогового сигнала.</w:t>
            </w:r>
          </w:p>
        </w:tc>
      </w:tr>
    </w:tbl>
    <w:p w14:paraId="58E3DC75" w14:textId="5B9DEB11" w:rsidR="006F76C5" w:rsidRDefault="006F76C5" w:rsidP="006F76C5">
      <w:r>
        <w:t>На</w:t>
      </w:r>
      <w:r w:rsidR="00334FAA">
        <w:t xml:space="preserve"> рисунке(</w:t>
      </w:r>
      <w:r>
        <w:fldChar w:fldCharType="begin"/>
      </w:r>
      <w:r>
        <w:instrText xml:space="preserve"> REF _Ref200833394 \h </w:instrText>
      </w:r>
      <w:r>
        <w:fldChar w:fldCharType="separate"/>
      </w:r>
      <w:r w:rsidR="00F16688">
        <w:t xml:space="preserve">Рисунок </w:t>
      </w:r>
      <w:r w:rsidR="00F16688">
        <w:rPr>
          <w:noProof/>
        </w:rPr>
        <w:t>3</w:t>
      </w:r>
      <w:r w:rsidR="00F16688">
        <w:t>.</w:t>
      </w:r>
      <w:r w:rsidR="00F16688">
        <w:rPr>
          <w:noProof/>
        </w:rPr>
        <w:t>7</w:t>
      </w:r>
      <w:r>
        <w:fldChar w:fldCharType="end"/>
      </w:r>
      <w:r w:rsidR="00334FAA">
        <w:t>)</w:t>
      </w:r>
      <w:r>
        <w:t xml:space="preserve"> более подробно представлена </w:t>
      </w:r>
      <w:r w:rsidRPr="006F76C5">
        <w:t>полн</w:t>
      </w:r>
      <w:r>
        <w:t>ая</w:t>
      </w:r>
      <w:r w:rsidRPr="006F76C5">
        <w:t xml:space="preserve"> структуру возможных стандартизированных имен аналоговых сигналов для одной секции, включая классические и "сырые" (нетрадиционные) измерения напряжений и токов на шинах и кабельных линиях.</w:t>
      </w:r>
    </w:p>
    <w:tbl>
      <w:tblPr>
        <w:tblStyle w:val="a6"/>
        <w:tblW w:w="9576" w:type="dxa"/>
        <w:tblLook w:val="04A0" w:firstRow="1" w:lastRow="0" w:firstColumn="1" w:lastColumn="0" w:noHBand="0" w:noVBand="1"/>
      </w:tblPr>
      <w:tblGrid>
        <w:gridCol w:w="9576"/>
      </w:tblGrid>
      <w:tr w:rsidR="006F76C5" w:rsidRPr="00961142" w14:paraId="7D9397B5" w14:textId="77777777" w:rsidTr="006F76C5">
        <w:tc>
          <w:tcPr>
            <w:tcW w:w="9576" w:type="dxa"/>
          </w:tcPr>
          <w:p w14:paraId="1EA1A2F1" w14:textId="7CFF0D6C" w:rsidR="006F76C5" w:rsidRDefault="006F76C5" w:rsidP="000911BA">
            <w:pPr>
              <w:keepNext/>
              <w:ind w:firstLine="0"/>
              <w:jc w:val="center"/>
              <w:rPr>
                <w:sz w:val="20"/>
              </w:rPr>
            </w:pPr>
            <w:r>
              <w:rPr>
                <w:noProof/>
              </w:rPr>
              <w:drawing>
                <wp:inline distT="0" distB="0" distL="0" distR="0" wp14:anchorId="4CAEF8EB" wp14:editId="59A0266C">
                  <wp:extent cx="5760000" cy="450456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000" cy="4504560"/>
                          </a:xfrm>
                          <a:prstGeom prst="rect">
                            <a:avLst/>
                          </a:prstGeom>
                          <a:noFill/>
                          <a:ln>
                            <a:noFill/>
                          </a:ln>
                        </pic:spPr>
                      </pic:pic>
                    </a:graphicData>
                  </a:graphic>
                </wp:inline>
              </w:drawing>
            </w:r>
          </w:p>
          <w:p w14:paraId="39F4C0C2" w14:textId="0F50BA6C" w:rsidR="006F76C5" w:rsidRPr="00961142" w:rsidRDefault="006F76C5" w:rsidP="000911BA">
            <w:pPr>
              <w:pStyle w:val="af9"/>
            </w:pPr>
            <w:bookmarkStart w:id="222" w:name="_Ref200833394"/>
            <w:r>
              <w:t xml:space="preserve">Рисунок </w:t>
            </w:r>
            <w:fldSimple w:instr=" STYLEREF 1 \s ">
              <w:r w:rsidR="00F16688">
                <w:rPr>
                  <w:noProof/>
                </w:rPr>
                <w:t>3</w:t>
              </w:r>
            </w:fldSimple>
            <w:r>
              <w:t>.</w:t>
            </w:r>
            <w:fldSimple w:instr=" SEQ Рисунок \* ARABIC \s 1 ">
              <w:r w:rsidR="00F16688">
                <w:rPr>
                  <w:noProof/>
                </w:rPr>
                <w:t>7</w:t>
              </w:r>
            </w:fldSimple>
            <w:bookmarkEnd w:id="222"/>
            <w:r>
              <w:t xml:space="preserve"> </w:t>
            </w:r>
            <w:r w:rsidRPr="006F76C5">
              <w:t>Структура аналоговых сигналов.</w:t>
            </w:r>
          </w:p>
        </w:tc>
      </w:tr>
    </w:tbl>
    <w:p w14:paraId="1FB5BB22" w14:textId="477335B0" w:rsidR="006F76C5" w:rsidRDefault="006F76C5" w:rsidP="006F76C5">
      <w:r w:rsidRPr="006F76C5">
        <w:t>Для дискретных сигналов структура именования также стремится к унификации, хотя их разнообразие значительно больше. Учитывается типовая схема расположения выключателей на двухсекционной подстанции, как показано на</w:t>
      </w:r>
      <w:r w:rsidR="00334FAA">
        <w:t xml:space="preserve"> рисунке (</w:t>
      </w:r>
      <w:r w:rsidR="00186EA6">
        <w:fldChar w:fldCharType="begin"/>
      </w:r>
      <w:r w:rsidR="00186EA6">
        <w:instrText xml:space="preserve"> REF _Ref200833766 \h </w:instrText>
      </w:r>
      <w:r w:rsidR="00186EA6">
        <w:fldChar w:fldCharType="separate"/>
      </w:r>
      <w:r w:rsidR="00F16688">
        <w:t xml:space="preserve">Рисунок </w:t>
      </w:r>
      <w:r w:rsidR="00F16688">
        <w:rPr>
          <w:noProof/>
        </w:rPr>
        <w:t>3</w:t>
      </w:r>
      <w:r w:rsidR="00F16688">
        <w:t>.</w:t>
      </w:r>
      <w:r w:rsidR="00F16688">
        <w:rPr>
          <w:noProof/>
        </w:rPr>
        <w:t>8</w:t>
      </w:r>
      <w:r w:rsidR="00186EA6">
        <w:fldChar w:fldCharType="end"/>
      </w:r>
      <w:r w:rsidR="00334FAA">
        <w:t>)</w:t>
      </w:r>
      <w:r w:rsidRPr="006F76C5">
        <w:t>:</w:t>
      </w:r>
    </w:p>
    <w:p w14:paraId="756DF149" w14:textId="2435D2BF" w:rsidR="00186EA6" w:rsidRPr="00186EA6" w:rsidRDefault="00186EA6" w:rsidP="00186EA6">
      <w:pPr>
        <w:pStyle w:val="a7"/>
        <w:numPr>
          <w:ilvl w:val="0"/>
          <w:numId w:val="39"/>
        </w:numPr>
        <w:ind w:left="851" w:hanging="425"/>
        <w:rPr>
          <w:lang w:val="en-US"/>
        </w:rPr>
      </w:pPr>
      <w:r w:rsidRPr="00186EA6">
        <w:rPr>
          <w:lang w:val="en-US"/>
        </w:rPr>
        <w:t xml:space="preserve">IFB (Incoming Feeder Breaker): </w:t>
      </w:r>
      <w:r>
        <w:t>Вводной</w:t>
      </w:r>
      <w:r w:rsidRPr="00186EA6">
        <w:rPr>
          <w:lang w:val="en-US"/>
        </w:rPr>
        <w:t xml:space="preserve"> </w:t>
      </w:r>
      <w:r>
        <w:t>выключатель</w:t>
      </w:r>
      <w:r w:rsidRPr="00186EA6">
        <w:rPr>
          <w:lang w:val="en-US"/>
        </w:rPr>
        <w:t>.</w:t>
      </w:r>
    </w:p>
    <w:p w14:paraId="15CE6B4B" w14:textId="065FF68B" w:rsidR="00186EA6" w:rsidRDefault="00186EA6" w:rsidP="00186EA6">
      <w:pPr>
        <w:pStyle w:val="a7"/>
        <w:numPr>
          <w:ilvl w:val="0"/>
          <w:numId w:val="39"/>
        </w:numPr>
        <w:ind w:left="851" w:hanging="425"/>
      </w:pPr>
      <w:r>
        <w:t>BC (Bus Coupler): Секционный выключатель.</w:t>
      </w:r>
    </w:p>
    <w:p w14:paraId="67510205" w14:textId="6104CDE5" w:rsidR="006F76C5" w:rsidRDefault="00186EA6" w:rsidP="00186EA6">
      <w:pPr>
        <w:pStyle w:val="a7"/>
        <w:numPr>
          <w:ilvl w:val="0"/>
          <w:numId w:val="39"/>
        </w:numPr>
        <w:ind w:left="851" w:hanging="425"/>
      </w:pPr>
      <w:r>
        <w:t>BC Bypass: Обходной секционный выключатель (если предусмотрен).</w:t>
      </w:r>
    </w:p>
    <w:p w14:paraId="7CDF35A2" w14:textId="77777777" w:rsidR="00186EA6" w:rsidRDefault="00186EA6" w:rsidP="00186EA6">
      <w:r>
        <w:t>Стандартизация дискретных сигналов сфокусирована на двух основных категориях:</w:t>
      </w:r>
    </w:p>
    <w:p w14:paraId="1A197D31" w14:textId="321BAED5" w:rsidR="00186EA6" w:rsidRDefault="00186EA6" w:rsidP="00186EA6">
      <w:pPr>
        <w:pStyle w:val="a7"/>
        <w:numPr>
          <w:ilvl w:val="0"/>
          <w:numId w:val="39"/>
        </w:numPr>
        <w:ind w:left="851" w:hanging="425"/>
      </w:pPr>
      <w:r>
        <w:lastRenderedPageBreak/>
        <w:t>Положение выключателя: Например, «IFB | Bus-1 | open» (вводной выключатель первой секции отключен), «BC | Bus-1 | close | phase: A» (секционный выключатель первой секции, состояние полюса А – включен).</w:t>
      </w:r>
    </w:p>
    <w:p w14:paraId="5EE485A9" w14:textId="7C2ECAAD" w:rsidR="00186EA6" w:rsidRDefault="00186EA6" w:rsidP="00186EA6">
      <w:pPr>
        <w:pStyle w:val="a7"/>
        <w:numPr>
          <w:ilvl w:val="0"/>
          <w:numId w:val="39"/>
        </w:numPr>
        <w:ind w:left="851" w:hanging="425"/>
      </w:pPr>
      <w:r>
        <w:t>Команды управления выключателем: Например, «IFB | Bus-1 | command open» (команда на отключение вводного выключателя первой секции).</w:t>
      </w:r>
    </w:p>
    <w:p w14:paraId="1D675C89" w14:textId="5DAE8AE3" w:rsidR="00186EA6" w:rsidRDefault="00186EA6" w:rsidP="00186EA6">
      <w:r>
        <w:fldChar w:fldCharType="begin"/>
      </w:r>
      <w:r>
        <w:instrText xml:space="preserve"> REF _Ref200833778 \h </w:instrText>
      </w:r>
      <w:r>
        <w:fldChar w:fldCharType="separate"/>
      </w:r>
      <w:r w:rsidR="00F16688">
        <w:t xml:space="preserve">Рисунок </w:t>
      </w:r>
      <w:r w:rsidR="00F16688">
        <w:rPr>
          <w:noProof/>
        </w:rPr>
        <w:t>3</w:t>
      </w:r>
      <w:r w:rsidR="00F16688">
        <w:t>.</w:t>
      </w:r>
      <w:r w:rsidR="00F16688">
        <w:rPr>
          <w:noProof/>
        </w:rPr>
        <w:t>9</w:t>
      </w:r>
      <w:r>
        <w:fldChar w:fldCharType="end"/>
      </w:r>
      <w:r>
        <w:t xml:space="preserve"> </w:t>
      </w:r>
      <w:r w:rsidR="00334FAA" w:rsidRPr="00334FAA">
        <w:t>иллюстрирует примеры стандартизированных имен для дискретных сигналов</w:t>
      </w:r>
      <w:r>
        <w:t>, связанных с вводными и секционными выключателями. В случае, если в одной осциллограмме встречается несколько дискретных сигналов с идентичными стандартизированными именами (например, несколько команд управления), они объединяются по логическому условию «ИЛИ». Важно отметить, что для секционных выключателей (BC) к имени добавляется номер секции, чтобы учесть возможность наличия нескольких секционных выключателей на подстанциях с более чем двумя секциями.</w:t>
      </w:r>
    </w:p>
    <w:tbl>
      <w:tblPr>
        <w:tblStyle w:val="a6"/>
        <w:tblW w:w="9576" w:type="dxa"/>
        <w:tblLook w:val="04A0" w:firstRow="1" w:lastRow="0" w:firstColumn="1" w:lastColumn="0" w:noHBand="0" w:noVBand="1"/>
      </w:tblPr>
      <w:tblGrid>
        <w:gridCol w:w="9576"/>
      </w:tblGrid>
      <w:tr w:rsidR="00186EA6" w:rsidRPr="00961142" w14:paraId="1A416A96" w14:textId="77777777" w:rsidTr="000911BA">
        <w:tc>
          <w:tcPr>
            <w:tcW w:w="9576" w:type="dxa"/>
          </w:tcPr>
          <w:p w14:paraId="1A1BA043" w14:textId="5B82024B" w:rsidR="00186EA6" w:rsidRDefault="00186EA6" w:rsidP="000911BA">
            <w:pPr>
              <w:keepNext/>
              <w:ind w:firstLine="0"/>
              <w:jc w:val="center"/>
              <w:rPr>
                <w:sz w:val="20"/>
              </w:rPr>
            </w:pPr>
            <w:r>
              <w:rPr>
                <w:noProof/>
              </w:rPr>
              <w:drawing>
                <wp:inline distT="0" distB="0" distL="0" distR="0" wp14:anchorId="705B8553" wp14:editId="4629627F">
                  <wp:extent cx="3240000" cy="3181544"/>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240000" cy="3181544"/>
                          </a:xfrm>
                          <a:prstGeom prst="rect">
                            <a:avLst/>
                          </a:prstGeom>
                          <a:noFill/>
                          <a:ln>
                            <a:noFill/>
                          </a:ln>
                        </pic:spPr>
                      </pic:pic>
                    </a:graphicData>
                  </a:graphic>
                </wp:inline>
              </w:drawing>
            </w:r>
          </w:p>
          <w:p w14:paraId="30DFF186" w14:textId="0B7590E6" w:rsidR="00186EA6" w:rsidRPr="00961142" w:rsidRDefault="00186EA6" w:rsidP="000911BA">
            <w:pPr>
              <w:pStyle w:val="af9"/>
            </w:pPr>
            <w:bookmarkStart w:id="223" w:name="_Ref200833766"/>
            <w:r>
              <w:t xml:space="preserve">Рисунок </w:t>
            </w:r>
            <w:fldSimple w:instr=" STYLEREF 1 \s ">
              <w:r w:rsidR="00F16688">
                <w:rPr>
                  <w:noProof/>
                </w:rPr>
                <w:t>3</w:t>
              </w:r>
            </w:fldSimple>
            <w:r>
              <w:t>.</w:t>
            </w:r>
            <w:fldSimple w:instr=" SEQ Рисунок \* ARABIC \s 1 ">
              <w:r w:rsidR="00F16688">
                <w:rPr>
                  <w:noProof/>
                </w:rPr>
                <w:t>8</w:t>
              </w:r>
            </w:fldSimple>
            <w:bookmarkEnd w:id="223"/>
            <w:r>
              <w:t xml:space="preserve"> </w:t>
            </w:r>
            <w:r w:rsidRPr="006F76C5">
              <w:t>Структура аналоговых сигналов.</w:t>
            </w:r>
          </w:p>
        </w:tc>
      </w:tr>
    </w:tbl>
    <w:p w14:paraId="62C978B2" w14:textId="0208AE6C" w:rsidR="006F76C5" w:rsidRDefault="006F76C5" w:rsidP="006F76C5">
      <w:pPr>
        <w:ind w:left="426" w:firstLine="0"/>
      </w:pPr>
    </w:p>
    <w:tbl>
      <w:tblPr>
        <w:tblStyle w:val="a6"/>
        <w:tblW w:w="9576" w:type="dxa"/>
        <w:tblLook w:val="04A0" w:firstRow="1" w:lastRow="0" w:firstColumn="1" w:lastColumn="0" w:noHBand="0" w:noVBand="1"/>
      </w:tblPr>
      <w:tblGrid>
        <w:gridCol w:w="9576"/>
      </w:tblGrid>
      <w:tr w:rsidR="00186EA6" w:rsidRPr="00961142" w14:paraId="6991B06F" w14:textId="77777777" w:rsidTr="000911BA">
        <w:tc>
          <w:tcPr>
            <w:tcW w:w="9576" w:type="dxa"/>
          </w:tcPr>
          <w:p w14:paraId="56321C86" w14:textId="51473648" w:rsidR="00186EA6" w:rsidRDefault="00186EA6" w:rsidP="000911BA">
            <w:pPr>
              <w:keepNext/>
              <w:ind w:firstLine="0"/>
              <w:jc w:val="center"/>
              <w:rPr>
                <w:sz w:val="20"/>
              </w:rPr>
            </w:pPr>
            <w:r>
              <w:rPr>
                <w:noProof/>
              </w:rPr>
              <w:lastRenderedPageBreak/>
              <w:drawing>
                <wp:inline distT="0" distB="0" distL="0" distR="0" wp14:anchorId="71CB4494" wp14:editId="24398653">
                  <wp:extent cx="5760000" cy="5145518"/>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0000" cy="5145518"/>
                          </a:xfrm>
                          <a:prstGeom prst="rect">
                            <a:avLst/>
                          </a:prstGeom>
                          <a:noFill/>
                          <a:ln>
                            <a:noFill/>
                          </a:ln>
                        </pic:spPr>
                      </pic:pic>
                    </a:graphicData>
                  </a:graphic>
                </wp:inline>
              </w:drawing>
            </w:r>
          </w:p>
          <w:p w14:paraId="5B7D1B6B" w14:textId="0F52ED03" w:rsidR="00186EA6" w:rsidRPr="00961142" w:rsidRDefault="00186EA6" w:rsidP="000911BA">
            <w:pPr>
              <w:pStyle w:val="af9"/>
            </w:pPr>
            <w:bookmarkStart w:id="224" w:name="_Ref200833778"/>
            <w:r>
              <w:t xml:space="preserve">Рисунок </w:t>
            </w:r>
            <w:fldSimple w:instr=" STYLEREF 1 \s ">
              <w:r w:rsidR="00F16688">
                <w:rPr>
                  <w:noProof/>
                </w:rPr>
                <w:t>3</w:t>
              </w:r>
            </w:fldSimple>
            <w:r>
              <w:t>.</w:t>
            </w:r>
            <w:fldSimple w:instr=" SEQ Рисунок \* ARABIC \s 1 ">
              <w:r w:rsidR="00F16688">
                <w:rPr>
                  <w:noProof/>
                </w:rPr>
                <w:t>9</w:t>
              </w:r>
            </w:fldSimple>
            <w:bookmarkEnd w:id="224"/>
            <w:r>
              <w:t xml:space="preserve"> </w:t>
            </w:r>
            <w:r w:rsidRPr="006F76C5">
              <w:t>Структура аналоговых сигналов.</w:t>
            </w:r>
          </w:p>
        </w:tc>
      </w:tr>
    </w:tbl>
    <w:p w14:paraId="4CFC3724" w14:textId="02DC3760" w:rsidR="00186EA6" w:rsidRPr="00186EA6" w:rsidRDefault="00A82F10" w:rsidP="00186EA6">
      <w:pPr>
        <w:ind w:firstLine="0"/>
        <w:rPr>
          <w:u w:val="single"/>
        </w:rPr>
      </w:pPr>
      <w:r w:rsidRPr="00186EA6">
        <w:rPr>
          <w:b/>
          <w:bCs/>
          <w:u w:val="single"/>
        </w:rPr>
        <w:t>Создание словарей сопоставления (маппинга)</w:t>
      </w:r>
      <w:r w:rsidRPr="00186EA6">
        <w:rPr>
          <w:u w:val="single"/>
        </w:rPr>
        <w:t xml:space="preserve"> </w:t>
      </w:r>
    </w:p>
    <w:p w14:paraId="07C3A328" w14:textId="3C564FFB" w:rsidR="00186EA6" w:rsidRDefault="00186EA6" w:rsidP="00186EA6">
      <w:pPr>
        <w:ind w:firstLine="708"/>
      </w:pPr>
      <w:r w:rsidRPr="00186EA6">
        <w:t>На основе ручного анализа наиболее часто встречающихся в исходном датасете имен сигналов и разработанной стандартной структуры были созданы таблицы сопоставления (маппинги). Эти таблицы хранятся в формате CSV-файлов и служат основой для автоматического переименования.</w:t>
      </w:r>
    </w:p>
    <w:p w14:paraId="550A2BD0" w14:textId="77777777" w:rsidR="00186EA6" w:rsidRDefault="00186EA6" w:rsidP="00186EA6">
      <w:pPr>
        <w:pStyle w:val="a7"/>
        <w:numPr>
          <w:ilvl w:val="0"/>
          <w:numId w:val="39"/>
        </w:numPr>
      </w:pPr>
      <w:r w:rsidRPr="00186EA6">
        <w:rPr>
          <w:color w:val="FF0000"/>
          <w:highlight w:val="yellow"/>
        </w:rPr>
        <w:t>dict_analog_names_vXX.json</w:t>
      </w:r>
      <w:r w:rsidRPr="00186EA6">
        <w:rPr>
          <w:color w:val="FF0000"/>
        </w:rPr>
        <w:t xml:space="preserve"> </w:t>
      </w:r>
      <w:r>
        <w:t>(или аналогичный CSV) содержит сопоставления для аналоговых сигналов.</w:t>
      </w:r>
    </w:p>
    <w:p w14:paraId="5B278F8E" w14:textId="3696DF88" w:rsidR="00186EA6" w:rsidRDefault="00186EA6" w:rsidP="00186EA6">
      <w:pPr>
        <w:pStyle w:val="a7"/>
        <w:numPr>
          <w:ilvl w:val="0"/>
          <w:numId w:val="39"/>
        </w:numPr>
      </w:pPr>
      <w:r w:rsidRPr="00186EA6">
        <w:rPr>
          <w:color w:val="FF0000"/>
          <w:highlight w:val="yellow"/>
        </w:rPr>
        <w:t>dict_discrete_names_vXX.json</w:t>
      </w:r>
      <w:r w:rsidRPr="00186EA6">
        <w:rPr>
          <w:color w:val="FF0000"/>
        </w:rPr>
        <w:t xml:space="preserve"> </w:t>
      </w:r>
      <w:r>
        <w:t>(или аналогичный CSV) содержит сопоставления для дискретных сигналов.</w:t>
      </w:r>
    </w:p>
    <w:p w14:paraId="5F2B2E3C" w14:textId="0384B141" w:rsidR="00186EA6" w:rsidRDefault="00186EA6" w:rsidP="00186EA6">
      <w:pPr>
        <w:ind w:firstLine="708"/>
      </w:pPr>
      <w:r w:rsidRPr="00186EA6">
        <w:t xml:space="preserve">В этих файлах каждой уникальной комбинации </w:t>
      </w:r>
      <w:r>
        <w:t>«</w:t>
      </w:r>
      <w:r w:rsidRPr="00186EA6">
        <w:t>сырого</w:t>
      </w:r>
      <w:r>
        <w:t>»</w:t>
      </w:r>
      <w:r w:rsidRPr="00186EA6">
        <w:t xml:space="preserve"> имени сигнала (или его ключевых частей) ставится в соответствие стандартизированное (универсальное) имя. Процесс формирования этих словарей является итеративным: по мере обнаружения новых, ранее не учтенных вариантов именования, словари дополняются</w:t>
      </w:r>
      <w:r>
        <w:t xml:space="preserve"> и корректируются</w:t>
      </w:r>
      <w:r w:rsidRPr="00186EA6">
        <w:t>.</w:t>
      </w:r>
      <w:r>
        <w:t xml:space="preserve"> Отметим, что данный этап практически полностью ручной.</w:t>
      </w:r>
    </w:p>
    <w:p w14:paraId="0F778E6D" w14:textId="22554328" w:rsidR="00186EA6" w:rsidRPr="00186EA6" w:rsidRDefault="00A82F10" w:rsidP="00186EA6">
      <w:pPr>
        <w:ind w:firstLine="0"/>
        <w:rPr>
          <w:u w:val="single"/>
        </w:rPr>
      </w:pPr>
      <w:r w:rsidRPr="00186EA6">
        <w:rPr>
          <w:b/>
          <w:bCs/>
          <w:u w:val="single"/>
        </w:rPr>
        <w:t>Автоматическое переименование сигналов</w:t>
      </w:r>
    </w:p>
    <w:p w14:paraId="6626C2D7" w14:textId="1490BB8B" w:rsidR="00A82F10" w:rsidRDefault="00513D76" w:rsidP="00186EA6">
      <w:pPr>
        <w:ind w:firstLine="708"/>
      </w:pPr>
      <w:r>
        <w:t>Специальные ф</w:t>
      </w:r>
      <w:r w:rsidR="00A82F10">
        <w:t xml:space="preserve">ункции </w:t>
      </w:r>
      <w:r>
        <w:t>(</w:t>
      </w:r>
      <w:r w:rsidRPr="00186EA6">
        <w:rPr>
          <w:color w:val="FF0000"/>
          <w:highlight w:val="yellow"/>
        </w:rPr>
        <w:t>«</w:t>
      </w:r>
      <w:r w:rsidR="00A82F10" w:rsidRPr="00186EA6">
        <w:rPr>
          <w:color w:val="FF0000"/>
          <w:highlight w:val="yellow"/>
        </w:rPr>
        <w:t>rename_analog_signals</w:t>
      </w:r>
      <w:r w:rsidRPr="00186EA6">
        <w:rPr>
          <w:color w:val="FF0000"/>
          <w:highlight w:val="yellow"/>
        </w:rPr>
        <w:t>»</w:t>
      </w:r>
      <w:r w:rsidR="00A82F10" w:rsidRPr="00186EA6">
        <w:rPr>
          <w:color w:val="FF0000"/>
          <w:highlight w:val="yellow"/>
        </w:rPr>
        <w:t xml:space="preserve"> и </w:t>
      </w:r>
      <w:r w:rsidRPr="00186EA6">
        <w:rPr>
          <w:color w:val="FF0000"/>
          <w:highlight w:val="yellow"/>
        </w:rPr>
        <w:t>«</w:t>
      </w:r>
      <w:r w:rsidR="00A82F10" w:rsidRPr="00186EA6">
        <w:rPr>
          <w:color w:val="FF0000"/>
          <w:highlight w:val="yellow"/>
        </w:rPr>
        <w:t>rename_digital_signals</w:t>
      </w:r>
      <w:r w:rsidRPr="00186EA6">
        <w:rPr>
          <w:color w:val="FF0000"/>
          <w:highlight w:val="yellow"/>
        </w:rPr>
        <w:t>»</w:t>
      </w:r>
      <w:r>
        <w:t>)</w:t>
      </w:r>
      <w:r w:rsidR="00A82F10">
        <w:t xml:space="preserve"> используют созданные </w:t>
      </w:r>
      <w:r>
        <w:t xml:space="preserve">заранее </w:t>
      </w:r>
      <w:r w:rsidR="00A82F10">
        <w:t xml:space="preserve">словари сопоставления </w:t>
      </w:r>
      <w:r>
        <w:t>имён с универсальными</w:t>
      </w:r>
      <w:r w:rsidR="00A82F10">
        <w:t>, заменяя исходные имена сигналов на стандартизированные.</w:t>
      </w:r>
    </w:p>
    <w:p w14:paraId="2007B139" w14:textId="4073A53E" w:rsidR="00186EA6" w:rsidRPr="00186EA6" w:rsidRDefault="00A82F10" w:rsidP="00186EA6">
      <w:pPr>
        <w:ind w:firstLine="0"/>
        <w:rPr>
          <w:u w:val="single"/>
        </w:rPr>
      </w:pPr>
      <w:r w:rsidRPr="00186EA6">
        <w:rPr>
          <w:b/>
          <w:bCs/>
          <w:u w:val="single"/>
        </w:rPr>
        <w:lastRenderedPageBreak/>
        <w:t>Обработка дубликатов имен аналоговых сигналов</w:t>
      </w:r>
    </w:p>
    <w:p w14:paraId="0558CB7E" w14:textId="2464DF75" w:rsidR="00186EA6" w:rsidRDefault="00A82F10" w:rsidP="00186EA6">
      <w:pPr>
        <w:ind w:firstLine="708"/>
      </w:pPr>
      <w:r>
        <w:t>Нередки случаи, когда в одной осциллограмме несколько разных по физическому смыслу сигналов имеют одинаковые или очень похожие имена, отличающиеся, например, только номером присоединения, который не всегда отражен в самом имени.</w:t>
      </w:r>
      <w:r w:rsidR="00513D76">
        <w:t xml:space="preserve"> </w:t>
      </w:r>
      <w:r>
        <w:t xml:space="preserve">Особую сложность представляют полные дубликаты </w:t>
      </w:r>
      <w:r w:rsidR="00186EA6">
        <w:t xml:space="preserve">полученных унифицированных </w:t>
      </w:r>
      <w:r>
        <w:t xml:space="preserve">имен аналоговых сигналов внутри одного </w:t>
      </w:r>
      <w:r w:rsidR="00513D76">
        <w:t>«</w:t>
      </w:r>
      <w:r>
        <w:t>cfg</w:t>
      </w:r>
      <w:r w:rsidR="00513D76">
        <w:t>»</w:t>
      </w:r>
      <w:r>
        <w:t xml:space="preserve"> файла. </w:t>
      </w:r>
      <w:r w:rsidR="00334FAA" w:rsidRPr="00334FAA">
        <w:t xml:space="preserve">Даже после этапов унификации и нормализации, в ходе которых исправлялись многие ошибки именования, некоторое количество дубликатов унифицированных имен аналоговых сигналов внутри одного файла .cfg может сохраняться (статистика по таким случаям приведена в </w:t>
      </w:r>
      <w:r w:rsidR="00334FAA" w:rsidRPr="00334FAA">
        <w:rPr>
          <w:highlight w:val="yellow"/>
        </w:rPr>
        <w:t>Таблице 2</w:t>
      </w:r>
      <w:r w:rsidR="00334FAA" w:rsidRPr="00334FAA">
        <w:t>).</w:t>
      </w:r>
      <w:r w:rsidR="00334FAA">
        <w:t xml:space="preserve"> </w:t>
      </w:r>
      <w:r>
        <w:t xml:space="preserve">Для решения этой проблемы была разработана </w:t>
      </w:r>
      <w:r w:rsidR="00513D76">
        <w:t xml:space="preserve">отдельная </w:t>
      </w:r>
      <w:r>
        <w:t xml:space="preserve">функция </w:t>
      </w:r>
      <w:r w:rsidR="00513D76">
        <w:t>(</w:t>
      </w:r>
      <w:r w:rsidR="00513D76" w:rsidRPr="00186EA6">
        <w:rPr>
          <w:color w:val="FF0000"/>
          <w:highlight w:val="yellow"/>
        </w:rPr>
        <w:t>«</w:t>
      </w:r>
      <w:r w:rsidRPr="00186EA6">
        <w:rPr>
          <w:color w:val="FF0000"/>
          <w:highlight w:val="yellow"/>
        </w:rPr>
        <w:t>find_duplicate_signal_names_in_cfg</w:t>
      </w:r>
      <w:r w:rsidR="00513D76" w:rsidRPr="00186EA6">
        <w:rPr>
          <w:color w:val="FF0000"/>
          <w:highlight w:val="yellow"/>
        </w:rPr>
        <w:t>»</w:t>
      </w:r>
      <w:r w:rsidR="00513D76">
        <w:t>), которая осуществляет поиск данных сигналов и при активации соответствующей функции – переименовывает сигналы</w:t>
      </w:r>
      <w:r>
        <w:t>. Данный алгоритм</w:t>
      </w:r>
      <w:r w:rsidR="00513D76">
        <w:t xml:space="preserve"> выполняет следующие шаги</w:t>
      </w:r>
      <w:r>
        <w:t>:</w:t>
      </w:r>
    </w:p>
    <w:p w14:paraId="353A1CDC" w14:textId="77777777" w:rsidR="00186EA6" w:rsidRDefault="00513D76" w:rsidP="00186EA6">
      <w:pPr>
        <w:pStyle w:val="a7"/>
        <w:numPr>
          <w:ilvl w:val="0"/>
          <w:numId w:val="39"/>
        </w:numPr>
        <w:ind w:left="851" w:hanging="425"/>
      </w:pPr>
      <w:r>
        <w:t>Анализирует все аналоговые сигналы в файле.</w:t>
      </w:r>
    </w:p>
    <w:p w14:paraId="1EDC415B" w14:textId="77777777" w:rsidR="00186EA6" w:rsidRDefault="00513D76" w:rsidP="00186EA6">
      <w:pPr>
        <w:pStyle w:val="a7"/>
        <w:numPr>
          <w:ilvl w:val="0"/>
          <w:numId w:val="39"/>
        </w:numPr>
        <w:ind w:left="851" w:hanging="425"/>
      </w:pPr>
      <w:r>
        <w:t>Если обнаруживаются полные дубликаты имен, то первый встреченный сигнал (по порядку в файле) остается с исходным именем.</w:t>
      </w:r>
    </w:p>
    <w:p w14:paraId="1175BAF0" w14:textId="77777777" w:rsidR="00186EA6" w:rsidRDefault="00513D76" w:rsidP="00186EA6">
      <w:pPr>
        <w:pStyle w:val="a7"/>
        <w:numPr>
          <w:ilvl w:val="0"/>
          <w:numId w:val="39"/>
        </w:numPr>
        <w:ind w:left="851" w:hanging="425"/>
      </w:pPr>
      <w:r>
        <w:t xml:space="preserve">Для последующих дубликатов этого же имени предпринимается попытка переназначить их на «свободную» секцию. Например, если есть два сигнала «U | Bus-1 | phase: A», и в осциллограмме нет сигналов, относящихся ко второй секции (Bus-2), то второй дубликат может быть переименован в </w:t>
      </w:r>
      <w:r>
        <w:br/>
        <w:t>«U | Bus-2 | phase: A».</w:t>
      </w:r>
    </w:p>
    <w:p w14:paraId="0548AE59" w14:textId="77777777" w:rsidR="00186EA6" w:rsidRDefault="00513D76" w:rsidP="00186EA6">
      <w:pPr>
        <w:pStyle w:val="a7"/>
        <w:numPr>
          <w:ilvl w:val="0"/>
          <w:numId w:val="39"/>
        </w:numPr>
        <w:ind w:left="851" w:hanging="425"/>
      </w:pPr>
      <w:r>
        <w:t>Если свободной существующей секции нет, создается новая виртуальная секция (например, если максимальный номер секции был 2, то дубликат может быть отнесен к секции 3: «U | Bus-3 | phase: A»).</w:t>
      </w:r>
    </w:p>
    <w:p w14:paraId="3F959067" w14:textId="4CDD4174" w:rsidR="00513D76" w:rsidRDefault="00513D76" w:rsidP="00186EA6">
      <w:pPr>
        <w:pStyle w:val="a7"/>
        <w:numPr>
          <w:ilvl w:val="0"/>
          <w:numId w:val="39"/>
        </w:numPr>
        <w:ind w:left="851" w:hanging="425"/>
      </w:pPr>
      <w:r>
        <w:t>Также ведётся логирование всех произведенных переименований.</w:t>
      </w:r>
    </w:p>
    <w:p w14:paraId="6CD126B4" w14:textId="7132A097" w:rsidR="00A82F10" w:rsidRDefault="00186EA6" w:rsidP="00186EA6">
      <w:pPr>
        <w:ind w:firstLine="708"/>
      </w:pPr>
      <w:r>
        <w:t>Т</w:t>
      </w:r>
      <w:r w:rsidR="00513D76">
        <w:t xml:space="preserve">акой подход позволяет сохранить все исходные данные, устранив при этом неоднозначность имен. Что позволяет в будущем использовать эти сигналы без существенных проблем, а </w:t>
      </w:r>
      <w:r>
        <w:t>также</w:t>
      </w:r>
      <w:r w:rsidR="00513D76">
        <w:t xml:space="preserve"> исключает случаи, когда сигналы с разными номиналами оказываются с одинаковым именем и ввиду этого не могут быть корректно нормализованы.</w:t>
      </w:r>
    </w:p>
    <w:p w14:paraId="73553535" w14:textId="3E47B705" w:rsidR="00921733" w:rsidRDefault="00513D76" w:rsidP="00186EA6">
      <w:r>
        <w:t>Отметим, что п</w:t>
      </w:r>
      <w:r w:rsidRPr="00513D76">
        <w:t>роцесс унификации имен является одним из наиболее сложных</w:t>
      </w:r>
      <w:r>
        <w:t xml:space="preserve"> и затратным с точки зрения ручного труда</w:t>
      </w:r>
      <w:r w:rsidRPr="00513D76">
        <w:t>. Огромное разнообразие исходных имен, отсутствие строгих правил их формирования на местах, ошибки и опечатки – все это создает значительные трудности. Попытка охватить все варианты каким-либо общим шаблоном оказывается малоэффективной. Полностью ручной проход по десяткам тысяч осциллограмм нереален. Поэтому был выбран комбинированный подход: автоматический сбор статистики по именам, ручное формирование правил для наиболее частых случаев и разработка алгоритмов для обработки частных проблем, таких как дубликаты. Несмотря на это, полной унификации достичь сложно, и некоторые сигналы могут остаться нераспознанными или быть классифицированы неточно. Особенно это касается дискретных сигналов, чье разнообразие на порядок выше, чем у аналоговых, и их назначение часто узкоспециализировано и зависит от конкретного проекта и логики РЗА. По этой причине в текущем датасете основной упор сделан на унификацию аналоговых сигналов и лишь базового набора дискретных сигналов (например, положение и команды управления вводными и секционным выключателями).</w:t>
      </w:r>
    </w:p>
    <w:p w14:paraId="66A8B820" w14:textId="133D32FD" w:rsidR="00513D76" w:rsidRPr="00F15C5D" w:rsidRDefault="00513D76" w:rsidP="00513D76">
      <w:pPr>
        <w:pStyle w:val="4"/>
        <w:rPr>
          <w:rFonts w:cs="Arial"/>
          <w:szCs w:val="18"/>
        </w:rPr>
      </w:pPr>
      <w:r w:rsidRPr="00513D76">
        <w:t>Удаление нерелевантных или избыточных сигналов/строк</w:t>
      </w:r>
    </w:p>
    <w:p w14:paraId="27409595" w14:textId="630789E8" w:rsidR="00921733" w:rsidRDefault="00513D76" w:rsidP="00704A8E">
      <w:r w:rsidRPr="00513D76">
        <w:t xml:space="preserve">Также, после унификации, часть сигналов, не вошедших в стандартный набор </w:t>
      </w:r>
      <w:r w:rsidR="00334FAA">
        <w:t>«</w:t>
      </w:r>
      <w:r w:rsidRPr="00513D76">
        <w:t>универсальных</w:t>
      </w:r>
      <w:r w:rsidR="00334FAA">
        <w:t>»</w:t>
      </w:r>
      <w:r w:rsidRPr="00513D76">
        <w:t xml:space="preserve"> сигналов, становится избыточной для задач формирования общего датасета. Поэтому производится:</w:t>
      </w:r>
    </w:p>
    <w:p w14:paraId="1A7797F8" w14:textId="77777777" w:rsidR="00513D76" w:rsidRDefault="00513D76" w:rsidP="00513D76">
      <w:pPr>
        <w:pStyle w:val="a7"/>
        <w:numPr>
          <w:ilvl w:val="0"/>
          <w:numId w:val="39"/>
        </w:numPr>
        <w:ind w:left="851" w:hanging="425"/>
      </w:pPr>
      <w:r>
        <w:lastRenderedPageBreak/>
        <w:t>Удаление пустых строк из `.cfg` файлов.</w:t>
      </w:r>
    </w:p>
    <w:p w14:paraId="6575C509" w14:textId="12FBFF99" w:rsidR="00513D76" w:rsidRDefault="00513D76" w:rsidP="00513D76">
      <w:pPr>
        <w:pStyle w:val="a7"/>
        <w:numPr>
          <w:ilvl w:val="0"/>
          <w:numId w:val="39"/>
        </w:numPr>
        <w:ind w:left="851" w:hanging="425"/>
      </w:pPr>
      <w:r>
        <w:t>Отбор и сохранение в итоговых обработанных файлах только тех сигналов, которые были успешно унифицированы и соответствуют стандартному перечню. Это позволяет уменьшить «шум» в данных и сосредоточиться на анализе ключевых измерений.</w:t>
      </w:r>
    </w:p>
    <w:p w14:paraId="257FCC22" w14:textId="3E44B71E" w:rsidR="00513D76" w:rsidRDefault="00513D76" w:rsidP="00704A8E">
      <w:r w:rsidRPr="00513D76">
        <w:t>Завершив этапы деперсонализации и унификации, мы получаем набор осциллограмм, которые являются анонимными, имеют стандартизированные имена сигналов и сгруппированы по частотным характеристикам, что создает основу для следующего важного шага – нормализации данных.</w:t>
      </w:r>
    </w:p>
    <w:p w14:paraId="17A0D4AF" w14:textId="087C05E6" w:rsidR="00513D76" w:rsidRDefault="00513D76" w:rsidP="00704A8E"/>
    <w:p w14:paraId="18FAEF5F" w14:textId="5531757D" w:rsidR="00CA7DDA" w:rsidRDefault="00CA7DDA">
      <w:pPr>
        <w:spacing w:line="259" w:lineRule="auto"/>
        <w:ind w:firstLine="0"/>
        <w:jc w:val="left"/>
      </w:pPr>
      <w:r>
        <w:br w:type="page"/>
      </w:r>
    </w:p>
    <w:p w14:paraId="58BAFD39" w14:textId="761DA91E" w:rsidR="00CA7DDA" w:rsidRDefault="00CA7DDA" w:rsidP="00CA7DDA">
      <w:pPr>
        <w:pStyle w:val="2"/>
      </w:pPr>
      <w:bookmarkStart w:id="225" w:name="_Toc201697702"/>
      <w:r w:rsidRPr="00CA7DDA">
        <w:lastRenderedPageBreak/>
        <w:t>Нормализация сигналов и преобразование форматов</w:t>
      </w:r>
      <w:bookmarkEnd w:id="225"/>
    </w:p>
    <w:p w14:paraId="3C51B4FB" w14:textId="75FA311F" w:rsidR="00A5708C" w:rsidRDefault="00A5708C" w:rsidP="00A5708C">
      <w:r>
        <w:t>После этапов сбора, первичной обработки, деперсонализации и унификации имен сигналов, следующим важным шагом в подготовке датасета реальных осциллограмм является их нормализация и преобразование в формат, удобный для последующего анализа и, в частности, для задач машинного обучения. Нормализация позволяет привести амплитуды различных сигналов к сопоставимым величинам, что необходимо для корректной работы многих алгоритмов. Преобразование в стандартизированный табличный формат, такой как CSV, упрощает дальнейшую обработку данных и их использование в различных программных средах.</w:t>
      </w:r>
    </w:p>
    <w:p w14:paraId="016BF1CC" w14:textId="187228E2" w:rsidR="00A5708C" w:rsidRDefault="00A5708C" w:rsidP="00A5708C">
      <w:r>
        <w:t>В данном разделе будут рассмотрены методика определения базисных значений, разработанная для нашего датасета, процесс применения нормализации и, наконец, преобразование осциллограмм в формат CSV (</w:t>
      </w:r>
      <w:r w:rsidRPr="00A5708C">
        <w:rPr>
          <w:color w:val="FF0000"/>
          <w:highlight w:val="yellow"/>
        </w:rPr>
        <w:t>этапы реализованы с использованием классов CreateNormOsc, NormOsc и RawToCSV</w:t>
      </w:r>
      <w:r>
        <w:t>).</w:t>
      </w:r>
    </w:p>
    <w:p w14:paraId="2C6412EC" w14:textId="53A61BCB" w:rsidR="00A5708C" w:rsidRPr="00F15C5D" w:rsidRDefault="00910F16" w:rsidP="00A5708C">
      <w:pPr>
        <w:pStyle w:val="3"/>
        <w:spacing w:after="120"/>
        <w:ind w:firstLine="284"/>
        <w:rPr>
          <w:rFonts w:cs="Arial"/>
          <w:szCs w:val="18"/>
        </w:rPr>
      </w:pPr>
      <w:bookmarkStart w:id="226" w:name="_Toc201697703"/>
      <w:r w:rsidRPr="00910F16">
        <w:t>Методика определения базисных значений для нормализации</w:t>
      </w:r>
      <w:bookmarkEnd w:id="226"/>
    </w:p>
    <w:p w14:paraId="2E1B8E84" w14:textId="77777777" w:rsidR="00A5708C" w:rsidRDefault="00A5708C" w:rsidP="00A5708C">
      <w:r>
        <w:t xml:space="preserve">Не </w:t>
      </w:r>
      <w:commentRangeStart w:id="227"/>
      <w:r>
        <w:t xml:space="preserve">менее </w:t>
      </w:r>
      <w:commentRangeEnd w:id="227"/>
      <w:r w:rsidR="00910F16">
        <w:rPr>
          <w:rStyle w:val="a8"/>
          <w:rFonts w:eastAsia="SimSun" w:cs="Times New Roman"/>
          <w:lang w:val="en-US"/>
        </w:rPr>
        <w:commentReference w:id="227"/>
      </w:r>
      <w:r>
        <w:t>сложной</w:t>
      </w:r>
      <w:r w:rsidRPr="00A5708C">
        <w:t xml:space="preserve"> задач</w:t>
      </w:r>
      <w:r>
        <w:t>ей</w:t>
      </w:r>
      <w:r w:rsidRPr="00A5708C">
        <w:t xml:space="preserve"> при работе</w:t>
      </w:r>
      <w:r>
        <w:t xml:space="preserve"> с большим набором</w:t>
      </w:r>
      <w:r w:rsidRPr="00A5708C">
        <w:t xml:space="preserve"> реальны</w:t>
      </w:r>
      <w:r>
        <w:t>х</w:t>
      </w:r>
      <w:r w:rsidRPr="00A5708C">
        <w:t xml:space="preserve"> осциллограмм от различных устройств и энергообъектов является определение корректных базисных (номинальных) значений для каждого сигнала. Эти значения необходимы для приведения амплитуд к относительным единицам, что позволяет сравнивать сигналы между собой и корректно применять пороговые алгоритмы.</w:t>
      </w:r>
      <w:r>
        <w:t xml:space="preserve"> Указанный шаг крайне важен для дальнейшего использования для задач машинного обучения. Данная методика подробно описана далее (</w:t>
      </w:r>
      <w:r w:rsidRPr="00A5708C">
        <w:rPr>
          <w:color w:val="FF0000"/>
          <w:highlight w:val="yellow"/>
        </w:rPr>
        <w:t>реализованная в классе CreateNormOsc</w:t>
      </w:r>
      <w:r>
        <w:t>)</w:t>
      </w:r>
    </w:p>
    <w:p w14:paraId="6877A71D" w14:textId="1C753C16" w:rsidR="00910F16" w:rsidRDefault="00910F16" w:rsidP="00910F16">
      <w:pPr>
        <w:pStyle w:val="4"/>
      </w:pPr>
      <w:r w:rsidRPr="00910F16">
        <w:t>Разделение сигналов на группы</w:t>
      </w:r>
    </w:p>
    <w:p w14:paraId="2CC7A5F2" w14:textId="6ADC1452" w:rsidR="00DB4A93" w:rsidRDefault="00910F16" w:rsidP="005977A5">
      <w:r w:rsidRPr="00910F16">
        <w:t xml:space="preserve">На основе стандартизированных имен (раздел </w:t>
      </w:r>
      <w:r w:rsidR="00DB4A93">
        <w:fldChar w:fldCharType="begin"/>
      </w:r>
      <w:r w:rsidR="00DB4A93">
        <w:instrText xml:space="preserve"> REF _Ref200837131 \r \h </w:instrText>
      </w:r>
      <w:r w:rsidR="00DB4A93">
        <w:fldChar w:fldCharType="separate"/>
      </w:r>
      <w:r w:rsidR="00F16688">
        <w:t>3.4.4.2</w:t>
      </w:r>
      <w:r w:rsidR="00DB4A93">
        <w:fldChar w:fldCharType="end"/>
      </w:r>
      <w:r w:rsidRPr="00910F16">
        <w:t>) аналоговые сигналы делятся на логические группы, так как для каждой группы могут применяться свои номинальные значения и логика их определения</w:t>
      </w:r>
      <w:r w:rsidR="00DB4A93">
        <w:t xml:space="preserve"> делится на следующие группы, которые далее и обрабатываются</w:t>
      </w:r>
      <w:r w:rsidRPr="00910F16">
        <w:t>:</w:t>
      </w:r>
    </w:p>
    <w:p w14:paraId="40471F1E" w14:textId="3D9771A4" w:rsidR="00DB4A93" w:rsidRDefault="00DB4A93" w:rsidP="00DB4A93">
      <w:pPr>
        <w:pStyle w:val="a7"/>
        <w:numPr>
          <w:ilvl w:val="0"/>
          <w:numId w:val="39"/>
        </w:numPr>
        <w:ind w:left="851" w:hanging="425"/>
      </w:pPr>
      <w:r>
        <w:t>Напряжения на сборных шинах (например, U | BusBar-1 | phase: A).</w:t>
      </w:r>
    </w:p>
    <w:p w14:paraId="3BE5B9FC" w14:textId="324CE757" w:rsidR="00DB4A93" w:rsidRPr="00DB4A93" w:rsidRDefault="00DB4A93" w:rsidP="00DB4A93">
      <w:pPr>
        <w:pStyle w:val="a7"/>
        <w:numPr>
          <w:ilvl w:val="0"/>
          <w:numId w:val="39"/>
        </w:numPr>
        <w:ind w:left="851" w:hanging="425"/>
        <w:rPr>
          <w:spacing w:val="-2"/>
        </w:rPr>
      </w:pPr>
      <w:r w:rsidRPr="00DB4A93">
        <w:rPr>
          <w:spacing w:val="-2"/>
        </w:rPr>
        <w:t>Напряжения на кабельных/воздушных линиях (например, U | CableLine-1 | phase: A).</w:t>
      </w:r>
    </w:p>
    <w:p w14:paraId="3C173913" w14:textId="60E0FBCE" w:rsidR="00DB4A93" w:rsidRDefault="00DB4A93" w:rsidP="00DB4A93">
      <w:pPr>
        <w:pStyle w:val="a7"/>
        <w:numPr>
          <w:ilvl w:val="0"/>
          <w:numId w:val="39"/>
        </w:numPr>
        <w:ind w:left="851" w:hanging="425"/>
      </w:pPr>
      <w:r>
        <w:t>Фазные токи (например, I | Bus-1 | phase: A).</w:t>
      </w:r>
    </w:p>
    <w:p w14:paraId="7E5DDB84" w14:textId="0A803553" w:rsidR="00DB4A93" w:rsidRDefault="00DB4A93" w:rsidP="00DB4A93">
      <w:pPr>
        <w:pStyle w:val="a7"/>
        <w:numPr>
          <w:ilvl w:val="0"/>
          <w:numId w:val="39"/>
        </w:numPr>
        <w:ind w:left="851" w:hanging="425"/>
      </w:pPr>
      <w:r>
        <w:t>Ток нулевой последовательности (например, I | Bus-1 | phase: N).</w:t>
      </w:r>
    </w:p>
    <w:p w14:paraId="3CB5D6E8" w14:textId="77777777" w:rsidR="008654F2" w:rsidRDefault="00DB4A93" w:rsidP="00DB4A93">
      <w:pPr>
        <w:pStyle w:val="a7"/>
        <w:numPr>
          <w:ilvl w:val="0"/>
          <w:numId w:val="39"/>
        </w:numPr>
        <w:ind w:left="851" w:hanging="425"/>
      </w:pPr>
      <w:r>
        <w:t xml:space="preserve">Токи дифференциальных защит (например, I | dif-1 | phase: A). </w:t>
      </w:r>
    </w:p>
    <w:p w14:paraId="6B22AED7" w14:textId="27025C7F" w:rsidR="00DB4A93" w:rsidRPr="008654F2" w:rsidRDefault="008654F2" w:rsidP="008654F2">
      <w:pPr>
        <w:pStyle w:val="a7"/>
        <w:ind w:left="851" w:firstLine="0"/>
        <w:rPr>
          <w:spacing w:val="-2"/>
        </w:rPr>
      </w:pPr>
      <w:r w:rsidRPr="008654F2">
        <w:rPr>
          <w:b/>
          <w:bCs/>
          <w:i/>
          <w:iCs/>
          <w:spacing w:val="-2"/>
        </w:rPr>
        <w:t>Примечание</w:t>
      </w:r>
      <w:r w:rsidRPr="008654F2">
        <w:rPr>
          <w:i/>
          <w:iCs/>
          <w:spacing w:val="-2"/>
        </w:rPr>
        <w:t>: сигналы дифференциальных защит часто требуют особого подхода к нормализации или могут не нормализоваться вовсе, в зависимости от конкретной задачи анализа</w:t>
      </w:r>
      <w:r w:rsidR="00DB4A93" w:rsidRPr="008654F2">
        <w:rPr>
          <w:spacing w:val="-2"/>
        </w:rPr>
        <w:t>.</w:t>
      </w:r>
    </w:p>
    <w:p w14:paraId="3968279E" w14:textId="2DBED79C" w:rsidR="00DB4A93" w:rsidRDefault="00DB4A93" w:rsidP="00DB4A93">
      <w:pPr>
        <w:pStyle w:val="4"/>
      </w:pPr>
      <w:r w:rsidRPr="00DB4A93">
        <w:t>Использование первичных и вторичных значений</w:t>
      </w:r>
    </w:p>
    <w:p w14:paraId="04D0A3A1" w14:textId="2B92BCCB" w:rsidR="00DB4A93" w:rsidRDefault="00DB4A93" w:rsidP="00DB4A93">
      <w:r>
        <w:t>Стандартными вторичными значениями для измерительных трансформаторов в странах СНГ являются 100 В для трансформаторов напряжения (ТН) и 1 А или 5 А для трансформаторов тока (ТТ). В нашем датасете для ТТ по умолчанию принимается базис 5 А, так как это наиболее распространенное значение, и точно определить его из осциллограммы часто невозможно. В последующем эти значения в полу-ручном режиме были уточнены.</w:t>
      </w:r>
    </w:p>
    <w:p w14:paraId="3426A428" w14:textId="77777777" w:rsidR="00DB4A93" w:rsidRDefault="00DB4A93" w:rsidP="00DB4A93">
      <w:r>
        <w:t xml:space="preserve">Коэффициенты трансформации (primary и secondary из .cfg файла) используются для пересчета между первичными и вторичными величинами, если это необходимо и если эти коэффициенты корректно указаны. </w:t>
      </w:r>
    </w:p>
    <w:p w14:paraId="27AE52D8" w14:textId="4F860B7E" w:rsidR="00DB4A93" w:rsidRDefault="00DB4A93" w:rsidP="00DB4A93">
      <w:pPr>
        <w:pStyle w:val="4"/>
      </w:pPr>
      <w:r w:rsidRPr="00DB4A93">
        <w:lastRenderedPageBreak/>
        <w:t>Алгоритм определения номинала (базиса) для каждого типа сигнала</w:t>
      </w:r>
    </w:p>
    <w:p w14:paraId="65115B51" w14:textId="1903C82C" w:rsidR="00DB4A93" w:rsidRDefault="00DB4A93" w:rsidP="00DB4A93">
      <w:r>
        <w:t>Изначально предполагалось, что наличие суффикса «_raw» в имени сигнала (например, U_raw | BusBar-1 | phase: A) указывает на использование нетрадиционных датчиков (катушки Роговского для тока, емкостные/резистивные делители для напряжения). Такие сигналы могут требовать специфической логики обработки (например, интегрирования для катушек Роговского). Однако в текущей реализации датасета все сигналы, включая, прошли через общий процесс определения базиса и нормализации, но сам флаг сохранен для возможности будущего раздельного анализа.</w:t>
      </w:r>
    </w:p>
    <w:p w14:paraId="65E93134" w14:textId="4122FE53" w:rsidR="00DB4A93" w:rsidRDefault="00DB4A93" w:rsidP="00DB4A93">
      <w:r>
        <w:t>Для каждого аналогового сигнала выполняется быстрое преобразование Фурье (БПФ) на скользящем окне (обычно равном одному периоду промышленной частоты, например, 32 точки при частоте дискретизации 1600 Гц для сети 50 Гц). Рассчитывается амплитуда первой гармоники (H</w:t>
      </w:r>
      <w:r w:rsidRPr="00DB4A93">
        <w:rPr>
          <w:vertAlign w:val="subscript"/>
        </w:rPr>
        <w:t>1</w:t>
      </w:r>
      <w:r>
        <w:t>) и максимальная амплитуда среди всех остальных значимых гармоник (H</w:t>
      </w:r>
      <w:r w:rsidRPr="00DB4A93">
        <w:rPr>
          <w:vertAlign w:val="subscript"/>
        </w:rPr>
        <w:t>x_max</w:t>
      </w:r>
      <w:r>
        <w:t>, например, со 2-й по 15-ю).</w:t>
      </w:r>
    </w:p>
    <w:p w14:paraId="49C3971C" w14:textId="7D6BE61E" w:rsidR="0019306A" w:rsidRDefault="00DB4A93" w:rsidP="00DB4A93">
      <w:r>
        <w:t>На основе абсолютных значений H1 (во вторичных величинах, если возможно) и соотношения H</w:t>
      </w:r>
      <w:r w:rsidRPr="00DB4A93">
        <w:rPr>
          <w:vertAlign w:val="subscript"/>
        </w:rPr>
        <w:t>1</w:t>
      </w:r>
      <w:r>
        <w:t>/H</w:t>
      </w:r>
      <w:r w:rsidRPr="00DB4A93">
        <w:rPr>
          <w:vertAlign w:val="subscript"/>
        </w:rPr>
        <w:t>x_max</w:t>
      </w:r>
      <w:r>
        <w:t xml:space="preserve"> принимается решение о базисном значении. Логика</w:t>
      </w:r>
      <w:r w:rsidRPr="00DB4A93">
        <w:t xml:space="preserve"> </w:t>
      </w:r>
      <w:r>
        <w:t>этих</w:t>
      </w:r>
      <w:r w:rsidRPr="00DB4A93">
        <w:t xml:space="preserve"> </w:t>
      </w:r>
      <w:r>
        <w:t>алгоритмов</w:t>
      </w:r>
      <w:r w:rsidRPr="00DB4A93">
        <w:t xml:space="preserve"> </w:t>
      </w:r>
      <w:r>
        <w:t>приведена</w:t>
      </w:r>
      <w:r w:rsidRPr="00DB4A93">
        <w:t xml:space="preserve"> </w:t>
      </w:r>
      <w:r>
        <w:t>в</w:t>
      </w:r>
      <w:r w:rsidRPr="00DB4A93">
        <w:t xml:space="preserve"> </w:t>
      </w:r>
      <w:r w:rsidRPr="0019306A">
        <w:rPr>
          <w:highlight w:val="yellow"/>
        </w:rPr>
        <w:t>таблицах 3-</w:t>
      </w:r>
      <w:r w:rsidR="0019306A">
        <w:rPr>
          <w:highlight w:val="yellow"/>
        </w:rPr>
        <w:t>5</w:t>
      </w:r>
      <w:r w:rsidR="0019306A">
        <w:t xml:space="preserve">. </w:t>
      </w:r>
    </w:p>
    <w:p w14:paraId="1C1C5939" w14:textId="1A30539A" w:rsidR="00DB4A93" w:rsidRPr="0019306A" w:rsidRDefault="0019306A" w:rsidP="00DB4A93">
      <w:r>
        <w:t xml:space="preserve">Отметим, что данный алгоритм по напряжению в теории может привести к некорректному определению номиналу при однофазных замыканиях на землю (ОЗЗ). Так как 140 В, это перенапряжение равное 2,43 крата (140/57,73). Поэтому более подробно было осуществлено исследование всего датасета на наличие ОЗЗ и анализ осциллограмм, у которых было установлен номинал 400 В. </w:t>
      </w:r>
      <w:r w:rsidR="003C1D48">
        <w:t>Текущий анализ показал, что таких случаев перенапряжений не имеется, что говорит о крайне низкой вероятности их возникновения (</w:t>
      </w:r>
      <w:r w:rsidR="008654F2" w:rsidRPr="008654F2">
        <w:t xml:space="preserve">более подробно этот вопрос рассмотрен в </w:t>
      </w:r>
      <w:commentRangeStart w:id="228"/>
      <w:commentRangeEnd w:id="228"/>
      <w:r w:rsidR="003C1D48">
        <w:rPr>
          <w:rStyle w:val="a8"/>
          <w:rFonts w:eastAsia="SimSun" w:cs="Times New Roman"/>
          <w:lang w:val="en-US"/>
        </w:rPr>
        <w:commentReference w:id="228"/>
      </w:r>
      <w:r w:rsidR="003C1D48" w:rsidRPr="003C1D48">
        <w:rPr>
          <w:color w:val="FF0000"/>
          <w:highlight w:val="yellow"/>
        </w:rPr>
        <w:t>главе ХХ</w:t>
      </w:r>
      <w:r w:rsidR="003C1D48">
        <w:t>)</w:t>
      </w:r>
    </w:p>
    <w:p w14:paraId="38997CBA" w14:textId="551EBB31" w:rsidR="00DB4A93" w:rsidRDefault="00DB4A93" w:rsidP="00DB4A93">
      <w:pPr>
        <w:spacing w:after="120"/>
        <w:ind w:firstLine="284"/>
        <w:rPr>
          <w:rFonts w:eastAsia="SimSun" w:cs="Arial"/>
          <w:sz w:val="16"/>
          <w:szCs w:val="18"/>
        </w:rPr>
      </w:pPr>
      <w:r w:rsidRPr="00921733">
        <w:rPr>
          <w:rFonts w:eastAsia="SimSun" w:cs="Arial"/>
          <w:sz w:val="16"/>
          <w:szCs w:val="18"/>
          <w:highlight w:val="yellow"/>
        </w:rPr>
        <w:t xml:space="preserve">Таблица </w:t>
      </w:r>
      <w:r w:rsidR="0019306A">
        <w:rPr>
          <w:rFonts w:eastAsia="SimSun" w:cs="Arial"/>
          <w:sz w:val="16"/>
          <w:szCs w:val="18"/>
          <w:highlight w:val="yellow"/>
        </w:rPr>
        <w:t>3</w:t>
      </w:r>
      <w:r w:rsidRPr="00921733">
        <w:rPr>
          <w:rFonts w:eastAsia="SimSun" w:cs="Arial"/>
          <w:sz w:val="16"/>
          <w:szCs w:val="18"/>
          <w:highlight w:val="yellow"/>
        </w:rPr>
        <w:t xml:space="preserve">. </w:t>
      </w:r>
      <w:commentRangeStart w:id="229"/>
      <w:r w:rsidR="0019306A" w:rsidRPr="0019306A">
        <w:rPr>
          <w:rFonts w:eastAsia="SimSun" w:cs="Arial"/>
          <w:sz w:val="16"/>
          <w:szCs w:val="18"/>
        </w:rPr>
        <w:t xml:space="preserve">Алгоритм </w:t>
      </w:r>
      <w:commentRangeEnd w:id="229"/>
      <w:r w:rsidR="00C77D64">
        <w:rPr>
          <w:rStyle w:val="a8"/>
          <w:rFonts w:eastAsia="SimSun" w:cs="Times New Roman"/>
          <w:lang w:val="en-US"/>
        </w:rPr>
        <w:commentReference w:id="229"/>
      </w:r>
      <w:r w:rsidR="0019306A" w:rsidRPr="0019306A">
        <w:rPr>
          <w:rFonts w:eastAsia="SimSun" w:cs="Arial"/>
          <w:sz w:val="16"/>
          <w:szCs w:val="18"/>
        </w:rPr>
        <w:t xml:space="preserve">автоматического определения </w:t>
      </w:r>
      <w:r w:rsidR="0019306A">
        <w:rPr>
          <w:rFonts w:eastAsia="SimSun" w:cs="Arial"/>
          <w:sz w:val="16"/>
          <w:szCs w:val="18"/>
        </w:rPr>
        <w:t>базисного</w:t>
      </w:r>
      <w:r w:rsidR="0019306A" w:rsidRPr="0019306A">
        <w:rPr>
          <w:rFonts w:eastAsia="SimSun" w:cs="Arial"/>
          <w:sz w:val="16"/>
          <w:szCs w:val="18"/>
        </w:rPr>
        <w:t xml:space="preserve"> значения напряжения</w:t>
      </w:r>
    </w:p>
    <w:tbl>
      <w:tblPr>
        <w:tblStyle w:val="a6"/>
        <w:tblW w:w="0" w:type="auto"/>
        <w:tblLook w:val="04A0" w:firstRow="1" w:lastRow="0" w:firstColumn="1" w:lastColumn="0" w:noHBand="0" w:noVBand="1"/>
      </w:tblPr>
      <w:tblGrid>
        <w:gridCol w:w="2331"/>
        <w:gridCol w:w="2331"/>
        <w:gridCol w:w="2331"/>
        <w:gridCol w:w="2332"/>
      </w:tblGrid>
      <w:tr w:rsidR="0019306A" w14:paraId="38C6CA8C" w14:textId="77777777" w:rsidTr="0019306A">
        <w:tc>
          <w:tcPr>
            <w:tcW w:w="2336" w:type="dxa"/>
            <w:vMerge w:val="restart"/>
            <w:tcBorders>
              <w:top w:val="single" w:sz="12" w:space="0" w:color="auto"/>
              <w:left w:val="single" w:sz="12" w:space="0" w:color="auto"/>
            </w:tcBorders>
            <w:vAlign w:val="center"/>
          </w:tcPr>
          <w:p w14:paraId="5DAB985F" w14:textId="0D1E6361" w:rsidR="0019306A" w:rsidRDefault="0019306A" w:rsidP="0019306A">
            <w:pPr>
              <w:ind w:firstLine="0"/>
              <w:jc w:val="center"/>
            </w:pPr>
            <w:r>
              <w:rPr>
                <w:rStyle w:val="anegp0gi0b9av8jahpyh"/>
              </w:rPr>
              <w:t>Условия</w:t>
            </w:r>
          </w:p>
        </w:tc>
        <w:tc>
          <w:tcPr>
            <w:tcW w:w="4672" w:type="dxa"/>
            <w:gridSpan w:val="2"/>
            <w:tcBorders>
              <w:top w:val="single" w:sz="12" w:space="0" w:color="auto"/>
            </w:tcBorders>
            <w:vAlign w:val="center"/>
          </w:tcPr>
          <w:p w14:paraId="20FBACC2" w14:textId="27F5B742" w:rsidR="0019306A" w:rsidRDefault="0019306A" w:rsidP="0019306A">
            <w:pPr>
              <w:ind w:firstLine="0"/>
              <w:jc w:val="center"/>
            </w:pPr>
            <w:r>
              <w:rPr>
                <w:lang w:val="en-US"/>
              </w:rPr>
              <w:t>H</w:t>
            </w:r>
            <w:r w:rsidRPr="00DB4A93">
              <w:rPr>
                <w:vertAlign w:val="subscript"/>
                <w:lang w:val="en-US"/>
              </w:rPr>
              <w:t>1</w:t>
            </w:r>
            <w:r>
              <w:rPr>
                <w:vertAlign w:val="subscript"/>
                <w:lang w:val="en-US"/>
              </w:rPr>
              <w:t>(s)</w:t>
            </w:r>
            <w:r>
              <w:rPr>
                <w:lang w:val="en-US"/>
              </w:rPr>
              <w:t xml:space="preserve"> &gt; </w:t>
            </w:r>
            <w:r>
              <w:t>1,5</w:t>
            </w:r>
            <w:r>
              <w:rPr>
                <w:lang w:val="en-US"/>
              </w:rPr>
              <w:t xml:space="preserve"> H</w:t>
            </w:r>
            <w:r>
              <w:rPr>
                <w:vertAlign w:val="subscript"/>
                <w:lang w:val="en-US"/>
              </w:rPr>
              <w:t>x-max(s)</w:t>
            </w:r>
          </w:p>
        </w:tc>
        <w:tc>
          <w:tcPr>
            <w:tcW w:w="2337" w:type="dxa"/>
            <w:vMerge w:val="restart"/>
            <w:tcBorders>
              <w:top w:val="single" w:sz="12" w:space="0" w:color="auto"/>
              <w:right w:val="single" w:sz="12" w:space="0" w:color="auto"/>
            </w:tcBorders>
            <w:vAlign w:val="center"/>
          </w:tcPr>
          <w:p w14:paraId="721F6085" w14:textId="62F74F90" w:rsidR="0019306A" w:rsidRDefault="0019306A" w:rsidP="0019306A">
            <w:pPr>
              <w:ind w:firstLine="0"/>
              <w:jc w:val="center"/>
            </w:pPr>
            <w:r>
              <w:rPr>
                <w:lang w:val="en-US"/>
              </w:rPr>
              <w:t>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w:t>
            </w:r>
            <w:r>
              <w:t>1,5</w:t>
            </w:r>
            <w:r>
              <w:rPr>
                <w:lang w:val="en-US"/>
              </w:rPr>
              <w:t xml:space="preserve"> H</w:t>
            </w:r>
            <w:r>
              <w:rPr>
                <w:vertAlign w:val="subscript"/>
                <w:lang w:val="en-US"/>
              </w:rPr>
              <w:t>x-max(s)</w:t>
            </w:r>
          </w:p>
        </w:tc>
      </w:tr>
      <w:tr w:rsidR="0019306A" w14:paraId="5A2DD7DF" w14:textId="77777777" w:rsidTr="0019306A">
        <w:tc>
          <w:tcPr>
            <w:tcW w:w="2336" w:type="dxa"/>
            <w:vMerge/>
            <w:tcBorders>
              <w:left w:val="single" w:sz="12" w:space="0" w:color="auto"/>
            </w:tcBorders>
            <w:vAlign w:val="center"/>
          </w:tcPr>
          <w:p w14:paraId="45FE9DA0" w14:textId="77777777" w:rsidR="0019306A" w:rsidRDefault="0019306A" w:rsidP="0019306A">
            <w:pPr>
              <w:ind w:firstLine="0"/>
              <w:jc w:val="center"/>
              <w:rPr>
                <w:rStyle w:val="anegp0gi0b9av8jahpyh"/>
              </w:rPr>
            </w:pPr>
          </w:p>
        </w:tc>
        <w:tc>
          <w:tcPr>
            <w:tcW w:w="2336" w:type="dxa"/>
            <w:tcBorders>
              <w:bottom w:val="single" w:sz="12" w:space="0" w:color="auto"/>
            </w:tcBorders>
            <w:vAlign w:val="center"/>
          </w:tcPr>
          <w:p w14:paraId="53F1DE3D" w14:textId="349C96A7" w:rsidR="0019306A" w:rsidRDefault="0019306A" w:rsidP="0019306A">
            <w:pPr>
              <w:ind w:firstLine="0"/>
              <w:jc w:val="center"/>
            </w:pPr>
            <w:r>
              <w:rPr>
                <w:lang w:val="en-US"/>
              </w:rPr>
              <w:t>H</w:t>
            </w:r>
            <w:r w:rsidRPr="00DB4A93">
              <w:rPr>
                <w:vertAlign w:val="subscript"/>
                <w:lang w:val="en-US"/>
              </w:rPr>
              <w:t>1</w:t>
            </w:r>
            <w:r>
              <w:rPr>
                <w:vertAlign w:val="subscript"/>
                <w:lang w:val="en-US"/>
              </w:rPr>
              <w:t>(p)</w:t>
            </w:r>
            <w:r>
              <w:rPr>
                <w:lang w:val="en-US"/>
              </w:rPr>
              <w:t xml:space="preserve"> &gt; </w:t>
            </w:r>
            <w:r w:rsidRPr="00DB4A93">
              <w:t>560</w:t>
            </w:r>
          </w:p>
        </w:tc>
        <w:tc>
          <w:tcPr>
            <w:tcW w:w="2336" w:type="dxa"/>
            <w:tcBorders>
              <w:bottom w:val="single" w:sz="12" w:space="0" w:color="auto"/>
            </w:tcBorders>
            <w:vAlign w:val="center"/>
          </w:tcPr>
          <w:p w14:paraId="00E79F35" w14:textId="127E6238" w:rsidR="0019306A" w:rsidRDefault="0019306A" w:rsidP="0019306A">
            <w:pPr>
              <w:ind w:firstLine="0"/>
              <w:jc w:val="center"/>
            </w:pPr>
            <w:r>
              <w:rPr>
                <w:lang w:val="en-US"/>
              </w:rPr>
              <w:t>H</w:t>
            </w:r>
            <w:r w:rsidRPr="00DB4A93">
              <w:rPr>
                <w:vertAlign w:val="subscript"/>
                <w:lang w:val="en-US"/>
              </w:rPr>
              <w:t>1</w:t>
            </w:r>
            <w:r>
              <w:rPr>
                <w:vertAlign w:val="subscript"/>
                <w:lang w:val="en-US"/>
              </w:rPr>
              <w:t>(p)</w:t>
            </w:r>
            <w:r>
              <w:rPr>
                <w:lang w:val="en-US"/>
              </w:rPr>
              <w:t xml:space="preserve"> </w:t>
            </w:r>
            <w:r>
              <w:rPr>
                <w:rFonts w:cs="Times New Roman"/>
                <w:lang w:val="en-US"/>
              </w:rPr>
              <w:t>≤</w:t>
            </w:r>
            <w:r>
              <w:rPr>
                <w:lang w:val="en-US"/>
              </w:rPr>
              <w:t xml:space="preserve"> </w:t>
            </w:r>
            <w:r w:rsidRPr="00DB4A93">
              <w:t>560</w:t>
            </w:r>
          </w:p>
        </w:tc>
        <w:tc>
          <w:tcPr>
            <w:tcW w:w="2337" w:type="dxa"/>
            <w:vMerge/>
            <w:tcBorders>
              <w:bottom w:val="single" w:sz="12" w:space="0" w:color="auto"/>
              <w:right w:val="single" w:sz="12" w:space="0" w:color="auto"/>
            </w:tcBorders>
            <w:vAlign w:val="center"/>
          </w:tcPr>
          <w:p w14:paraId="50D36DF3" w14:textId="77777777" w:rsidR="0019306A" w:rsidRDefault="0019306A" w:rsidP="0019306A">
            <w:pPr>
              <w:ind w:firstLine="0"/>
              <w:jc w:val="center"/>
            </w:pPr>
          </w:p>
        </w:tc>
      </w:tr>
      <w:tr w:rsidR="0019306A" w14:paraId="208EA6D5" w14:textId="77777777" w:rsidTr="0019306A">
        <w:tc>
          <w:tcPr>
            <w:tcW w:w="2336" w:type="dxa"/>
            <w:tcBorders>
              <w:left w:val="single" w:sz="12" w:space="0" w:color="auto"/>
              <w:right w:val="single" w:sz="12" w:space="0" w:color="auto"/>
            </w:tcBorders>
            <w:vAlign w:val="center"/>
          </w:tcPr>
          <w:p w14:paraId="3D553CFE" w14:textId="4D5DA8D9" w:rsidR="0019306A" w:rsidRPr="00DB4A93" w:rsidRDefault="0019306A" w:rsidP="0019306A">
            <w:pPr>
              <w:ind w:firstLine="0"/>
              <w:jc w:val="center"/>
            </w:pPr>
            <w:r>
              <w:rPr>
                <w:lang w:val="en-US"/>
              </w:rPr>
              <w:t>H</w:t>
            </w:r>
            <w:r w:rsidRPr="00DB4A93">
              <w:rPr>
                <w:vertAlign w:val="subscript"/>
                <w:lang w:val="en-US"/>
              </w:rPr>
              <w:t>1</w:t>
            </w:r>
            <w:r>
              <w:rPr>
                <w:vertAlign w:val="subscript"/>
                <w:lang w:val="en-US"/>
              </w:rPr>
              <w:t>(s)</w:t>
            </w:r>
            <w:r>
              <w:rPr>
                <w:lang w:val="en-US"/>
              </w:rPr>
              <w:t xml:space="preserve"> &gt; </w:t>
            </w:r>
            <w:r w:rsidRPr="00DB4A93">
              <w:t>560</w:t>
            </w:r>
          </w:p>
        </w:tc>
        <w:tc>
          <w:tcPr>
            <w:tcW w:w="7009" w:type="dxa"/>
            <w:gridSpan w:val="3"/>
            <w:tcBorders>
              <w:top w:val="single" w:sz="12" w:space="0" w:color="auto"/>
              <w:left w:val="single" w:sz="12" w:space="0" w:color="auto"/>
              <w:right w:val="single" w:sz="12" w:space="0" w:color="auto"/>
            </w:tcBorders>
            <w:vAlign w:val="center"/>
          </w:tcPr>
          <w:p w14:paraId="2A267621" w14:textId="2241A604" w:rsidR="0019306A" w:rsidRDefault="0019306A" w:rsidP="0019306A">
            <w:pPr>
              <w:ind w:firstLine="0"/>
              <w:jc w:val="center"/>
            </w:pPr>
            <w:r>
              <w:rPr>
                <w:lang w:val="en-US"/>
              </w:rPr>
              <w:t>?3</w:t>
            </w:r>
          </w:p>
        </w:tc>
      </w:tr>
      <w:tr w:rsidR="0019306A" w14:paraId="38446A03" w14:textId="77777777" w:rsidTr="0019306A">
        <w:tc>
          <w:tcPr>
            <w:tcW w:w="2336" w:type="dxa"/>
            <w:tcBorders>
              <w:left w:val="single" w:sz="12" w:space="0" w:color="auto"/>
              <w:right w:val="single" w:sz="12" w:space="0" w:color="auto"/>
            </w:tcBorders>
            <w:vAlign w:val="center"/>
          </w:tcPr>
          <w:p w14:paraId="1BA300DD" w14:textId="0FA89B2F" w:rsidR="0019306A" w:rsidRDefault="0019306A" w:rsidP="0019306A">
            <w:pPr>
              <w:ind w:firstLine="0"/>
              <w:jc w:val="center"/>
            </w:pPr>
            <w:r>
              <w:rPr>
                <w:lang w:val="en-US"/>
              </w:rPr>
              <w:t>140</w:t>
            </w:r>
            <w:r>
              <w:t xml:space="preserve"> </w:t>
            </w:r>
            <w:r>
              <w:rPr>
                <w:lang w:val="en-US"/>
              </w:rPr>
              <w:t>&lt; 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w:t>
            </w:r>
            <w:r w:rsidRPr="00DB4A93">
              <w:t>560</w:t>
            </w:r>
          </w:p>
        </w:tc>
        <w:tc>
          <w:tcPr>
            <w:tcW w:w="4672" w:type="dxa"/>
            <w:gridSpan w:val="2"/>
            <w:tcBorders>
              <w:left w:val="single" w:sz="12" w:space="0" w:color="auto"/>
            </w:tcBorders>
            <w:vAlign w:val="center"/>
          </w:tcPr>
          <w:p w14:paraId="5373A4A1" w14:textId="4A06D382" w:rsidR="0019306A" w:rsidRDefault="0019306A" w:rsidP="0019306A">
            <w:pPr>
              <w:ind w:firstLine="0"/>
              <w:jc w:val="center"/>
            </w:pPr>
            <w:r>
              <w:rPr>
                <w:lang w:val="en-US"/>
              </w:rPr>
              <w:t>U</w:t>
            </w:r>
            <w:r w:rsidRPr="0019306A">
              <w:rPr>
                <w:vertAlign w:val="subscript"/>
                <w:lang w:val="en-US"/>
              </w:rPr>
              <w:t>base</w:t>
            </w:r>
            <w:r>
              <w:rPr>
                <w:lang w:val="en-US"/>
              </w:rPr>
              <w:t xml:space="preserve"> = 400</w:t>
            </w:r>
          </w:p>
        </w:tc>
        <w:tc>
          <w:tcPr>
            <w:tcW w:w="2337" w:type="dxa"/>
            <w:tcBorders>
              <w:right w:val="single" w:sz="12" w:space="0" w:color="auto"/>
            </w:tcBorders>
            <w:vAlign w:val="center"/>
          </w:tcPr>
          <w:p w14:paraId="167F9A05" w14:textId="4DA50420" w:rsidR="0019306A" w:rsidRPr="0019306A" w:rsidRDefault="0019306A" w:rsidP="0019306A">
            <w:pPr>
              <w:ind w:firstLine="0"/>
              <w:jc w:val="center"/>
              <w:rPr>
                <w:lang w:val="en-US"/>
              </w:rPr>
            </w:pPr>
            <w:r>
              <w:rPr>
                <w:lang w:val="en-US"/>
              </w:rPr>
              <w:t>?2</w:t>
            </w:r>
          </w:p>
        </w:tc>
      </w:tr>
      <w:tr w:rsidR="0019306A" w14:paraId="6435468B" w14:textId="77777777" w:rsidTr="0019306A">
        <w:trPr>
          <w:trHeight w:val="53"/>
        </w:trPr>
        <w:tc>
          <w:tcPr>
            <w:tcW w:w="2336" w:type="dxa"/>
            <w:tcBorders>
              <w:left w:val="single" w:sz="12" w:space="0" w:color="auto"/>
              <w:right w:val="single" w:sz="12" w:space="0" w:color="auto"/>
            </w:tcBorders>
            <w:vAlign w:val="center"/>
          </w:tcPr>
          <w:p w14:paraId="33A3D7C5" w14:textId="71718E4D" w:rsidR="0019306A" w:rsidRDefault="0019306A" w:rsidP="0019306A">
            <w:pPr>
              <w:ind w:firstLine="0"/>
              <w:jc w:val="center"/>
            </w:pPr>
            <w:r>
              <w:rPr>
                <w:lang w:val="en-US"/>
              </w:rPr>
              <w:t>20</w:t>
            </w:r>
            <w:r>
              <w:t xml:space="preserve"> </w:t>
            </w:r>
            <w:r>
              <w:rPr>
                <w:lang w:val="en-US"/>
              </w:rPr>
              <w:t>&lt; 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140</w:t>
            </w:r>
          </w:p>
        </w:tc>
        <w:tc>
          <w:tcPr>
            <w:tcW w:w="4672" w:type="dxa"/>
            <w:gridSpan w:val="2"/>
            <w:tcBorders>
              <w:left w:val="single" w:sz="12" w:space="0" w:color="auto"/>
            </w:tcBorders>
            <w:vAlign w:val="center"/>
          </w:tcPr>
          <w:p w14:paraId="2F3E8AD7" w14:textId="26287E93" w:rsidR="0019306A" w:rsidRDefault="0019306A" w:rsidP="0019306A">
            <w:pPr>
              <w:ind w:firstLine="0"/>
              <w:jc w:val="center"/>
            </w:pPr>
            <w:r>
              <w:rPr>
                <w:lang w:val="en-US"/>
              </w:rPr>
              <w:t>U</w:t>
            </w:r>
            <w:r w:rsidRPr="0019306A">
              <w:rPr>
                <w:vertAlign w:val="subscript"/>
                <w:lang w:val="en-US"/>
              </w:rPr>
              <w:t>base</w:t>
            </w:r>
            <w:r>
              <w:rPr>
                <w:lang w:val="en-US"/>
              </w:rPr>
              <w:t xml:space="preserve"> = 100</w:t>
            </w:r>
          </w:p>
        </w:tc>
        <w:tc>
          <w:tcPr>
            <w:tcW w:w="2337" w:type="dxa"/>
            <w:tcBorders>
              <w:right w:val="single" w:sz="12" w:space="0" w:color="auto"/>
            </w:tcBorders>
            <w:vAlign w:val="center"/>
          </w:tcPr>
          <w:p w14:paraId="0D612E2E" w14:textId="1C4BBB4A" w:rsidR="0019306A" w:rsidRDefault="0019306A" w:rsidP="0019306A">
            <w:pPr>
              <w:ind w:firstLine="0"/>
              <w:jc w:val="center"/>
            </w:pPr>
            <w:r>
              <w:rPr>
                <w:lang w:val="en-US"/>
              </w:rPr>
              <w:t>?2</w:t>
            </w:r>
          </w:p>
        </w:tc>
      </w:tr>
      <w:tr w:rsidR="0019306A" w14:paraId="324858E1" w14:textId="77777777" w:rsidTr="0019306A">
        <w:tc>
          <w:tcPr>
            <w:tcW w:w="2336" w:type="dxa"/>
            <w:tcBorders>
              <w:left w:val="single" w:sz="12" w:space="0" w:color="auto"/>
              <w:bottom w:val="single" w:sz="12" w:space="0" w:color="auto"/>
              <w:right w:val="single" w:sz="12" w:space="0" w:color="auto"/>
            </w:tcBorders>
            <w:vAlign w:val="center"/>
          </w:tcPr>
          <w:p w14:paraId="6AE0264C" w14:textId="7010E055" w:rsidR="0019306A" w:rsidRDefault="0019306A" w:rsidP="0019306A">
            <w:pPr>
              <w:ind w:firstLine="0"/>
              <w:jc w:val="center"/>
            </w:pPr>
            <w:r>
              <w:rPr>
                <w:lang w:val="en-US"/>
              </w:rPr>
              <w:t>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2</w:t>
            </w:r>
            <w:r w:rsidRPr="00DB4A93">
              <w:t>0</w:t>
            </w:r>
          </w:p>
        </w:tc>
        <w:tc>
          <w:tcPr>
            <w:tcW w:w="2336" w:type="dxa"/>
            <w:tcBorders>
              <w:left w:val="single" w:sz="12" w:space="0" w:color="auto"/>
              <w:bottom w:val="single" w:sz="12" w:space="0" w:color="auto"/>
            </w:tcBorders>
            <w:vAlign w:val="center"/>
          </w:tcPr>
          <w:p w14:paraId="342A2FB7" w14:textId="2CD26374" w:rsidR="0019306A" w:rsidRPr="00DB4A93" w:rsidRDefault="0019306A" w:rsidP="0019306A">
            <w:pPr>
              <w:ind w:firstLine="0"/>
              <w:jc w:val="center"/>
              <w:rPr>
                <w:lang w:val="en-US"/>
              </w:rPr>
            </w:pPr>
            <w:r>
              <w:rPr>
                <w:lang w:val="en-US"/>
              </w:rPr>
              <w:t>?1</w:t>
            </w:r>
          </w:p>
        </w:tc>
        <w:tc>
          <w:tcPr>
            <w:tcW w:w="4673" w:type="dxa"/>
            <w:gridSpan w:val="2"/>
            <w:tcBorders>
              <w:bottom w:val="single" w:sz="12" w:space="0" w:color="auto"/>
              <w:right w:val="single" w:sz="12" w:space="0" w:color="auto"/>
            </w:tcBorders>
            <w:vAlign w:val="center"/>
          </w:tcPr>
          <w:p w14:paraId="1C3B841F" w14:textId="1A689913" w:rsidR="0019306A" w:rsidRPr="0019306A" w:rsidRDefault="0019306A" w:rsidP="0019306A">
            <w:pPr>
              <w:ind w:firstLine="0"/>
              <w:jc w:val="center"/>
              <w:rPr>
                <w:lang w:val="en-US"/>
              </w:rPr>
            </w:pPr>
            <w:r>
              <w:rPr>
                <w:lang w:val="en-US"/>
              </w:rPr>
              <w:t>Noise</w:t>
            </w:r>
          </w:p>
        </w:tc>
      </w:tr>
    </w:tbl>
    <w:p w14:paraId="6F3BEA3E" w14:textId="17660772" w:rsidR="00DB4A93" w:rsidRDefault="00DB4A93" w:rsidP="00DB4A93"/>
    <w:p w14:paraId="4BDD44AA" w14:textId="7D18EC6A" w:rsidR="0019306A" w:rsidRDefault="0019306A" w:rsidP="0019306A">
      <w:pPr>
        <w:spacing w:after="120"/>
        <w:ind w:firstLine="284"/>
        <w:rPr>
          <w:rFonts w:eastAsia="SimSun" w:cs="Arial"/>
          <w:sz w:val="16"/>
          <w:szCs w:val="18"/>
        </w:rPr>
      </w:pPr>
      <w:r w:rsidRPr="00921733">
        <w:rPr>
          <w:rFonts w:eastAsia="SimSun" w:cs="Arial"/>
          <w:sz w:val="16"/>
          <w:szCs w:val="18"/>
          <w:highlight w:val="yellow"/>
        </w:rPr>
        <w:t xml:space="preserve">Таблица </w:t>
      </w:r>
      <w:r>
        <w:rPr>
          <w:rFonts w:eastAsia="SimSun" w:cs="Arial"/>
          <w:sz w:val="16"/>
          <w:szCs w:val="18"/>
          <w:highlight w:val="yellow"/>
        </w:rPr>
        <w:t>4</w:t>
      </w:r>
      <w:r w:rsidRPr="00921733">
        <w:rPr>
          <w:rFonts w:eastAsia="SimSun" w:cs="Arial"/>
          <w:sz w:val="16"/>
          <w:szCs w:val="18"/>
          <w:highlight w:val="yellow"/>
        </w:rPr>
        <w:t xml:space="preserve">. </w:t>
      </w:r>
      <w:r w:rsidRPr="0019306A">
        <w:rPr>
          <w:rFonts w:eastAsia="SimSun" w:cs="Arial"/>
          <w:sz w:val="16"/>
          <w:szCs w:val="18"/>
        </w:rPr>
        <w:t xml:space="preserve">Алгоритм автоматического определения </w:t>
      </w:r>
      <w:r>
        <w:rPr>
          <w:rFonts w:eastAsia="SimSun" w:cs="Arial"/>
          <w:sz w:val="16"/>
          <w:szCs w:val="18"/>
        </w:rPr>
        <w:t>базисного</w:t>
      </w:r>
      <w:r w:rsidRPr="0019306A">
        <w:rPr>
          <w:rFonts w:eastAsia="SimSun" w:cs="Arial"/>
          <w:sz w:val="16"/>
          <w:szCs w:val="18"/>
        </w:rPr>
        <w:t xml:space="preserve"> значения </w:t>
      </w:r>
      <w:r>
        <w:rPr>
          <w:rFonts w:eastAsia="SimSun" w:cs="Arial"/>
          <w:sz w:val="16"/>
          <w:szCs w:val="18"/>
        </w:rPr>
        <w:t>фазного тока</w:t>
      </w:r>
    </w:p>
    <w:tbl>
      <w:tblPr>
        <w:tblStyle w:val="a6"/>
        <w:tblW w:w="0" w:type="auto"/>
        <w:tblLook w:val="04A0" w:firstRow="1" w:lastRow="0" w:firstColumn="1" w:lastColumn="0" w:noHBand="0" w:noVBand="1"/>
      </w:tblPr>
      <w:tblGrid>
        <w:gridCol w:w="2331"/>
        <w:gridCol w:w="2331"/>
        <w:gridCol w:w="2331"/>
        <w:gridCol w:w="2332"/>
      </w:tblGrid>
      <w:tr w:rsidR="0019306A" w14:paraId="0C7CCBEE" w14:textId="77777777" w:rsidTr="003C1D48">
        <w:tc>
          <w:tcPr>
            <w:tcW w:w="2331" w:type="dxa"/>
            <w:vMerge w:val="restart"/>
            <w:tcBorders>
              <w:top w:val="single" w:sz="12" w:space="0" w:color="auto"/>
              <w:left w:val="single" w:sz="12" w:space="0" w:color="auto"/>
            </w:tcBorders>
            <w:vAlign w:val="center"/>
          </w:tcPr>
          <w:p w14:paraId="02A005E1" w14:textId="77777777" w:rsidR="0019306A" w:rsidRDefault="0019306A" w:rsidP="000911BA">
            <w:pPr>
              <w:ind w:firstLine="0"/>
              <w:jc w:val="center"/>
            </w:pPr>
            <w:r>
              <w:rPr>
                <w:rStyle w:val="anegp0gi0b9av8jahpyh"/>
              </w:rPr>
              <w:t>Условия</w:t>
            </w:r>
          </w:p>
        </w:tc>
        <w:tc>
          <w:tcPr>
            <w:tcW w:w="4662" w:type="dxa"/>
            <w:gridSpan w:val="2"/>
            <w:tcBorders>
              <w:top w:val="single" w:sz="12" w:space="0" w:color="auto"/>
            </w:tcBorders>
            <w:vAlign w:val="center"/>
          </w:tcPr>
          <w:p w14:paraId="500E2D3A" w14:textId="77777777" w:rsidR="0019306A" w:rsidRDefault="0019306A" w:rsidP="000911BA">
            <w:pPr>
              <w:ind w:firstLine="0"/>
              <w:jc w:val="center"/>
            </w:pPr>
            <w:r>
              <w:rPr>
                <w:lang w:val="en-US"/>
              </w:rPr>
              <w:t>H</w:t>
            </w:r>
            <w:r w:rsidRPr="00DB4A93">
              <w:rPr>
                <w:vertAlign w:val="subscript"/>
                <w:lang w:val="en-US"/>
              </w:rPr>
              <w:t>1</w:t>
            </w:r>
            <w:r>
              <w:rPr>
                <w:vertAlign w:val="subscript"/>
                <w:lang w:val="en-US"/>
              </w:rPr>
              <w:t>(s)</w:t>
            </w:r>
            <w:r>
              <w:rPr>
                <w:lang w:val="en-US"/>
              </w:rPr>
              <w:t xml:space="preserve"> &gt; </w:t>
            </w:r>
            <w:r>
              <w:t>1,5</w:t>
            </w:r>
            <w:r>
              <w:rPr>
                <w:lang w:val="en-US"/>
              </w:rPr>
              <w:t xml:space="preserve"> H</w:t>
            </w:r>
            <w:r>
              <w:rPr>
                <w:vertAlign w:val="subscript"/>
                <w:lang w:val="en-US"/>
              </w:rPr>
              <w:t>x-max(s)</w:t>
            </w:r>
          </w:p>
        </w:tc>
        <w:tc>
          <w:tcPr>
            <w:tcW w:w="2332" w:type="dxa"/>
            <w:vMerge w:val="restart"/>
            <w:tcBorders>
              <w:top w:val="single" w:sz="12" w:space="0" w:color="auto"/>
              <w:right w:val="single" w:sz="12" w:space="0" w:color="auto"/>
            </w:tcBorders>
            <w:vAlign w:val="center"/>
          </w:tcPr>
          <w:p w14:paraId="4AE9F585" w14:textId="77777777" w:rsidR="0019306A" w:rsidRDefault="0019306A" w:rsidP="000911BA">
            <w:pPr>
              <w:ind w:firstLine="0"/>
              <w:jc w:val="center"/>
            </w:pPr>
            <w:r>
              <w:rPr>
                <w:lang w:val="en-US"/>
              </w:rPr>
              <w:t>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w:t>
            </w:r>
            <w:r>
              <w:t>1,5</w:t>
            </w:r>
            <w:r>
              <w:rPr>
                <w:lang w:val="en-US"/>
              </w:rPr>
              <w:t xml:space="preserve"> H</w:t>
            </w:r>
            <w:r>
              <w:rPr>
                <w:vertAlign w:val="subscript"/>
                <w:lang w:val="en-US"/>
              </w:rPr>
              <w:t>x-max(s)</w:t>
            </w:r>
          </w:p>
        </w:tc>
      </w:tr>
      <w:tr w:rsidR="0019306A" w14:paraId="68933A92" w14:textId="77777777" w:rsidTr="003C1D48">
        <w:tc>
          <w:tcPr>
            <w:tcW w:w="2331" w:type="dxa"/>
            <w:vMerge/>
            <w:tcBorders>
              <w:left w:val="single" w:sz="12" w:space="0" w:color="auto"/>
            </w:tcBorders>
            <w:vAlign w:val="center"/>
          </w:tcPr>
          <w:p w14:paraId="2AA8306B" w14:textId="77777777" w:rsidR="0019306A" w:rsidRDefault="0019306A" w:rsidP="000911BA">
            <w:pPr>
              <w:ind w:firstLine="0"/>
              <w:jc w:val="center"/>
              <w:rPr>
                <w:rStyle w:val="anegp0gi0b9av8jahpyh"/>
              </w:rPr>
            </w:pPr>
          </w:p>
        </w:tc>
        <w:tc>
          <w:tcPr>
            <w:tcW w:w="2331" w:type="dxa"/>
            <w:tcBorders>
              <w:bottom w:val="single" w:sz="12" w:space="0" w:color="auto"/>
            </w:tcBorders>
            <w:vAlign w:val="center"/>
          </w:tcPr>
          <w:p w14:paraId="1156533D" w14:textId="3AB3FE2C" w:rsidR="0019306A" w:rsidRPr="003C1D48" w:rsidRDefault="0019306A" w:rsidP="000911BA">
            <w:pPr>
              <w:ind w:firstLine="0"/>
              <w:jc w:val="center"/>
              <w:rPr>
                <w:lang w:val="en-US"/>
              </w:rPr>
            </w:pPr>
            <w:r>
              <w:rPr>
                <w:lang w:val="en-US"/>
              </w:rPr>
              <w:t>H</w:t>
            </w:r>
            <w:r w:rsidRPr="00DB4A93">
              <w:rPr>
                <w:vertAlign w:val="subscript"/>
                <w:lang w:val="en-US"/>
              </w:rPr>
              <w:t>1</w:t>
            </w:r>
            <w:r>
              <w:rPr>
                <w:vertAlign w:val="subscript"/>
                <w:lang w:val="en-US"/>
              </w:rPr>
              <w:t>(p)</w:t>
            </w:r>
            <w:r>
              <w:rPr>
                <w:lang w:val="en-US"/>
              </w:rPr>
              <w:t xml:space="preserve"> &gt; </w:t>
            </w:r>
            <w:r w:rsidR="003C1D48">
              <w:rPr>
                <w:lang w:val="en-US"/>
              </w:rPr>
              <w:t>20</w:t>
            </w:r>
          </w:p>
        </w:tc>
        <w:tc>
          <w:tcPr>
            <w:tcW w:w="2331" w:type="dxa"/>
            <w:tcBorders>
              <w:bottom w:val="single" w:sz="12" w:space="0" w:color="auto"/>
            </w:tcBorders>
            <w:vAlign w:val="center"/>
          </w:tcPr>
          <w:p w14:paraId="37C400E2" w14:textId="20CCE519" w:rsidR="0019306A" w:rsidRPr="003C1D48" w:rsidRDefault="0019306A" w:rsidP="000911BA">
            <w:pPr>
              <w:ind w:firstLine="0"/>
              <w:jc w:val="center"/>
              <w:rPr>
                <w:lang w:val="en-US"/>
              </w:rPr>
            </w:pPr>
            <w:r>
              <w:rPr>
                <w:lang w:val="en-US"/>
              </w:rPr>
              <w:t>H</w:t>
            </w:r>
            <w:r w:rsidRPr="00DB4A93">
              <w:rPr>
                <w:vertAlign w:val="subscript"/>
                <w:lang w:val="en-US"/>
              </w:rPr>
              <w:t>1</w:t>
            </w:r>
            <w:r>
              <w:rPr>
                <w:vertAlign w:val="subscript"/>
                <w:lang w:val="en-US"/>
              </w:rPr>
              <w:t>(p)</w:t>
            </w:r>
            <w:r>
              <w:rPr>
                <w:lang w:val="en-US"/>
              </w:rPr>
              <w:t xml:space="preserve"> </w:t>
            </w:r>
            <w:r>
              <w:rPr>
                <w:rFonts w:cs="Times New Roman"/>
                <w:lang w:val="en-US"/>
              </w:rPr>
              <w:t>≤</w:t>
            </w:r>
            <w:r>
              <w:rPr>
                <w:lang w:val="en-US"/>
              </w:rPr>
              <w:t xml:space="preserve"> </w:t>
            </w:r>
            <w:r w:rsidR="003C1D48">
              <w:rPr>
                <w:lang w:val="en-US"/>
              </w:rPr>
              <w:t>20</w:t>
            </w:r>
          </w:p>
        </w:tc>
        <w:tc>
          <w:tcPr>
            <w:tcW w:w="2332" w:type="dxa"/>
            <w:vMerge/>
            <w:tcBorders>
              <w:bottom w:val="single" w:sz="12" w:space="0" w:color="auto"/>
              <w:right w:val="single" w:sz="12" w:space="0" w:color="auto"/>
            </w:tcBorders>
            <w:vAlign w:val="center"/>
          </w:tcPr>
          <w:p w14:paraId="7562C101" w14:textId="77777777" w:rsidR="0019306A" w:rsidRDefault="0019306A" w:rsidP="000911BA">
            <w:pPr>
              <w:ind w:firstLine="0"/>
              <w:jc w:val="center"/>
            </w:pPr>
          </w:p>
        </w:tc>
      </w:tr>
      <w:tr w:rsidR="0019306A" w14:paraId="4CDAA724" w14:textId="77777777" w:rsidTr="003C1D48">
        <w:tc>
          <w:tcPr>
            <w:tcW w:w="2331" w:type="dxa"/>
            <w:tcBorders>
              <w:left w:val="single" w:sz="12" w:space="0" w:color="auto"/>
              <w:right w:val="single" w:sz="12" w:space="0" w:color="auto"/>
            </w:tcBorders>
            <w:vAlign w:val="center"/>
          </w:tcPr>
          <w:p w14:paraId="733AF2F0" w14:textId="0BF396EB" w:rsidR="0019306A" w:rsidRPr="003C1D48" w:rsidRDefault="0019306A" w:rsidP="000911BA">
            <w:pPr>
              <w:ind w:firstLine="0"/>
              <w:jc w:val="center"/>
              <w:rPr>
                <w:lang w:val="en-US"/>
              </w:rPr>
            </w:pPr>
            <w:r>
              <w:rPr>
                <w:lang w:val="en-US"/>
              </w:rPr>
              <w:t>H</w:t>
            </w:r>
            <w:r w:rsidRPr="00DB4A93">
              <w:rPr>
                <w:vertAlign w:val="subscript"/>
                <w:lang w:val="en-US"/>
              </w:rPr>
              <w:t>1</w:t>
            </w:r>
            <w:r>
              <w:rPr>
                <w:vertAlign w:val="subscript"/>
                <w:lang w:val="en-US"/>
              </w:rPr>
              <w:t>(s)</w:t>
            </w:r>
            <w:r>
              <w:rPr>
                <w:lang w:val="en-US"/>
              </w:rPr>
              <w:t xml:space="preserve"> &gt; </w:t>
            </w:r>
            <w:r w:rsidR="003C1D48">
              <w:rPr>
                <w:lang w:val="en-US"/>
              </w:rPr>
              <w:t>30</w:t>
            </w:r>
          </w:p>
        </w:tc>
        <w:tc>
          <w:tcPr>
            <w:tcW w:w="6994" w:type="dxa"/>
            <w:gridSpan w:val="3"/>
            <w:tcBorders>
              <w:top w:val="single" w:sz="12" w:space="0" w:color="auto"/>
              <w:left w:val="single" w:sz="12" w:space="0" w:color="auto"/>
              <w:right w:val="single" w:sz="12" w:space="0" w:color="auto"/>
            </w:tcBorders>
            <w:vAlign w:val="center"/>
          </w:tcPr>
          <w:p w14:paraId="3786E3B7" w14:textId="77777777" w:rsidR="0019306A" w:rsidRDefault="0019306A" w:rsidP="000911BA">
            <w:pPr>
              <w:ind w:firstLine="0"/>
              <w:jc w:val="center"/>
            </w:pPr>
            <w:r>
              <w:rPr>
                <w:lang w:val="en-US"/>
              </w:rPr>
              <w:t>?3</w:t>
            </w:r>
          </w:p>
        </w:tc>
      </w:tr>
      <w:tr w:rsidR="0019306A" w14:paraId="3A5EB74B" w14:textId="77777777" w:rsidTr="003C1D48">
        <w:tc>
          <w:tcPr>
            <w:tcW w:w="2331" w:type="dxa"/>
            <w:tcBorders>
              <w:left w:val="single" w:sz="12" w:space="0" w:color="auto"/>
              <w:right w:val="single" w:sz="12" w:space="0" w:color="auto"/>
            </w:tcBorders>
            <w:vAlign w:val="center"/>
          </w:tcPr>
          <w:p w14:paraId="7B4AEABD" w14:textId="398C84EE" w:rsidR="0019306A" w:rsidRPr="003C1D48" w:rsidRDefault="003C1D48" w:rsidP="000911BA">
            <w:pPr>
              <w:ind w:firstLine="0"/>
              <w:jc w:val="center"/>
              <w:rPr>
                <w:lang w:val="en-US"/>
              </w:rPr>
            </w:pPr>
            <w:r>
              <w:t xml:space="preserve">0,03 </w:t>
            </w:r>
            <w:r w:rsidR="0019306A">
              <w:rPr>
                <w:lang w:val="en-US"/>
              </w:rPr>
              <w:t>&lt; H</w:t>
            </w:r>
            <w:r w:rsidR="0019306A" w:rsidRPr="00DB4A93">
              <w:rPr>
                <w:vertAlign w:val="subscript"/>
                <w:lang w:val="en-US"/>
              </w:rPr>
              <w:t>1</w:t>
            </w:r>
            <w:r w:rsidR="0019306A">
              <w:rPr>
                <w:vertAlign w:val="subscript"/>
                <w:lang w:val="en-US"/>
              </w:rPr>
              <w:t>(s)</w:t>
            </w:r>
            <w:r w:rsidR="0019306A">
              <w:rPr>
                <w:lang w:val="en-US"/>
              </w:rPr>
              <w:t xml:space="preserve"> </w:t>
            </w:r>
            <w:r w:rsidR="0019306A">
              <w:rPr>
                <w:rFonts w:cs="Times New Roman"/>
                <w:lang w:val="en-US"/>
              </w:rPr>
              <w:t>≤</w:t>
            </w:r>
            <w:r w:rsidR="0019306A">
              <w:rPr>
                <w:lang w:val="en-US"/>
              </w:rPr>
              <w:t xml:space="preserve"> </w:t>
            </w:r>
            <w:r>
              <w:rPr>
                <w:lang w:val="en-US"/>
              </w:rPr>
              <w:t>30</w:t>
            </w:r>
          </w:p>
        </w:tc>
        <w:tc>
          <w:tcPr>
            <w:tcW w:w="4662" w:type="dxa"/>
            <w:gridSpan w:val="2"/>
            <w:tcBorders>
              <w:left w:val="single" w:sz="12" w:space="0" w:color="auto"/>
            </w:tcBorders>
            <w:vAlign w:val="center"/>
          </w:tcPr>
          <w:p w14:paraId="041C4CA0" w14:textId="7F708516" w:rsidR="0019306A" w:rsidRDefault="003C1D48" w:rsidP="000911BA">
            <w:pPr>
              <w:ind w:firstLine="0"/>
              <w:jc w:val="center"/>
            </w:pPr>
            <w:r>
              <w:rPr>
                <w:lang w:val="en-US"/>
              </w:rPr>
              <w:t>I</w:t>
            </w:r>
            <w:r w:rsidR="0019306A" w:rsidRPr="0019306A">
              <w:rPr>
                <w:vertAlign w:val="subscript"/>
                <w:lang w:val="en-US"/>
              </w:rPr>
              <w:t>base</w:t>
            </w:r>
            <w:r w:rsidR="0019306A">
              <w:rPr>
                <w:lang w:val="en-US"/>
              </w:rPr>
              <w:t xml:space="preserve"> = </w:t>
            </w:r>
            <w:r>
              <w:rPr>
                <w:lang w:val="en-US"/>
              </w:rPr>
              <w:t>5</w:t>
            </w:r>
          </w:p>
        </w:tc>
        <w:tc>
          <w:tcPr>
            <w:tcW w:w="2332" w:type="dxa"/>
            <w:tcBorders>
              <w:right w:val="single" w:sz="12" w:space="0" w:color="auto"/>
            </w:tcBorders>
            <w:vAlign w:val="center"/>
          </w:tcPr>
          <w:p w14:paraId="4CB44242" w14:textId="77777777" w:rsidR="0019306A" w:rsidRPr="0019306A" w:rsidRDefault="0019306A" w:rsidP="000911BA">
            <w:pPr>
              <w:ind w:firstLine="0"/>
              <w:jc w:val="center"/>
              <w:rPr>
                <w:lang w:val="en-US"/>
              </w:rPr>
            </w:pPr>
            <w:r>
              <w:rPr>
                <w:lang w:val="en-US"/>
              </w:rPr>
              <w:t>?2</w:t>
            </w:r>
          </w:p>
        </w:tc>
      </w:tr>
      <w:tr w:rsidR="0019306A" w14:paraId="1AD92E07" w14:textId="77777777" w:rsidTr="003C1D48">
        <w:tc>
          <w:tcPr>
            <w:tcW w:w="2331" w:type="dxa"/>
            <w:tcBorders>
              <w:left w:val="single" w:sz="12" w:space="0" w:color="auto"/>
              <w:bottom w:val="single" w:sz="12" w:space="0" w:color="auto"/>
              <w:right w:val="single" w:sz="12" w:space="0" w:color="auto"/>
            </w:tcBorders>
            <w:vAlign w:val="center"/>
          </w:tcPr>
          <w:p w14:paraId="7C4BC925" w14:textId="67E7C4EC" w:rsidR="0019306A" w:rsidRDefault="0019306A" w:rsidP="000911BA">
            <w:pPr>
              <w:ind w:firstLine="0"/>
              <w:jc w:val="center"/>
            </w:pPr>
            <w:r>
              <w:rPr>
                <w:lang w:val="en-US"/>
              </w:rPr>
              <w:t>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w:t>
            </w:r>
            <w:r w:rsidR="003C1D48">
              <w:t>0,03</w:t>
            </w:r>
          </w:p>
        </w:tc>
        <w:tc>
          <w:tcPr>
            <w:tcW w:w="2331" w:type="dxa"/>
            <w:tcBorders>
              <w:left w:val="single" w:sz="12" w:space="0" w:color="auto"/>
              <w:bottom w:val="single" w:sz="12" w:space="0" w:color="auto"/>
            </w:tcBorders>
            <w:vAlign w:val="center"/>
          </w:tcPr>
          <w:p w14:paraId="02708A94" w14:textId="77777777" w:rsidR="0019306A" w:rsidRPr="00DB4A93" w:rsidRDefault="0019306A" w:rsidP="000911BA">
            <w:pPr>
              <w:ind w:firstLine="0"/>
              <w:jc w:val="center"/>
              <w:rPr>
                <w:lang w:val="en-US"/>
              </w:rPr>
            </w:pPr>
            <w:r>
              <w:rPr>
                <w:lang w:val="en-US"/>
              </w:rPr>
              <w:t>?1</w:t>
            </w:r>
          </w:p>
        </w:tc>
        <w:tc>
          <w:tcPr>
            <w:tcW w:w="4663" w:type="dxa"/>
            <w:gridSpan w:val="2"/>
            <w:tcBorders>
              <w:bottom w:val="single" w:sz="12" w:space="0" w:color="auto"/>
              <w:right w:val="single" w:sz="12" w:space="0" w:color="auto"/>
            </w:tcBorders>
            <w:vAlign w:val="center"/>
          </w:tcPr>
          <w:p w14:paraId="3281063D" w14:textId="39C528B9" w:rsidR="0019306A" w:rsidRPr="0019306A" w:rsidRDefault="0019306A" w:rsidP="000911BA">
            <w:pPr>
              <w:ind w:firstLine="0"/>
              <w:jc w:val="center"/>
              <w:rPr>
                <w:lang w:val="en-US"/>
              </w:rPr>
            </w:pPr>
            <w:r>
              <w:rPr>
                <w:lang w:val="en-US"/>
              </w:rPr>
              <w:t>Noise</w:t>
            </w:r>
          </w:p>
        </w:tc>
      </w:tr>
    </w:tbl>
    <w:p w14:paraId="40385337" w14:textId="18C78130" w:rsidR="0019306A" w:rsidRDefault="0019306A" w:rsidP="00DB4A93"/>
    <w:p w14:paraId="66F2F5FC" w14:textId="731625CE" w:rsidR="0019306A" w:rsidRDefault="0019306A" w:rsidP="0019306A">
      <w:pPr>
        <w:spacing w:after="120"/>
        <w:ind w:firstLine="284"/>
        <w:rPr>
          <w:rFonts w:eastAsia="SimSun" w:cs="Arial"/>
          <w:sz w:val="16"/>
          <w:szCs w:val="18"/>
        </w:rPr>
      </w:pPr>
      <w:r w:rsidRPr="00921733">
        <w:rPr>
          <w:rFonts w:eastAsia="SimSun" w:cs="Arial"/>
          <w:sz w:val="16"/>
          <w:szCs w:val="18"/>
          <w:highlight w:val="yellow"/>
        </w:rPr>
        <w:t xml:space="preserve">Таблица </w:t>
      </w:r>
      <w:r>
        <w:rPr>
          <w:rFonts w:eastAsia="SimSun" w:cs="Arial"/>
          <w:sz w:val="16"/>
          <w:szCs w:val="18"/>
          <w:highlight w:val="yellow"/>
        </w:rPr>
        <w:t>5</w:t>
      </w:r>
      <w:r w:rsidRPr="00921733">
        <w:rPr>
          <w:rFonts w:eastAsia="SimSun" w:cs="Arial"/>
          <w:sz w:val="16"/>
          <w:szCs w:val="18"/>
          <w:highlight w:val="yellow"/>
        </w:rPr>
        <w:t xml:space="preserve">. </w:t>
      </w:r>
      <w:r w:rsidRPr="0019306A">
        <w:rPr>
          <w:rFonts w:eastAsia="SimSun" w:cs="Arial"/>
          <w:sz w:val="16"/>
          <w:szCs w:val="18"/>
        </w:rPr>
        <w:t xml:space="preserve">Алгоритм автоматического определения </w:t>
      </w:r>
      <w:r>
        <w:rPr>
          <w:rFonts w:eastAsia="SimSun" w:cs="Arial"/>
          <w:sz w:val="16"/>
          <w:szCs w:val="18"/>
        </w:rPr>
        <w:t>базисного</w:t>
      </w:r>
      <w:r w:rsidRPr="0019306A">
        <w:rPr>
          <w:rFonts w:eastAsia="SimSun" w:cs="Arial"/>
          <w:sz w:val="16"/>
          <w:szCs w:val="18"/>
        </w:rPr>
        <w:t xml:space="preserve"> значения </w:t>
      </w:r>
      <w:r>
        <w:rPr>
          <w:rFonts w:eastAsia="SimSun" w:cs="Arial"/>
          <w:sz w:val="16"/>
          <w:szCs w:val="18"/>
        </w:rPr>
        <w:t xml:space="preserve">тока нулевой </w:t>
      </w:r>
      <w:commentRangeStart w:id="230"/>
      <w:r>
        <w:rPr>
          <w:rFonts w:eastAsia="SimSun" w:cs="Arial"/>
          <w:sz w:val="16"/>
          <w:szCs w:val="18"/>
        </w:rPr>
        <w:t>последовательности</w:t>
      </w:r>
      <w:commentRangeEnd w:id="230"/>
      <w:r w:rsidR="00514419">
        <w:rPr>
          <w:rStyle w:val="a8"/>
          <w:rFonts w:eastAsia="SimSun" w:cs="Times New Roman"/>
          <w:lang w:val="en-US"/>
        </w:rPr>
        <w:commentReference w:id="230"/>
      </w:r>
    </w:p>
    <w:tbl>
      <w:tblPr>
        <w:tblStyle w:val="a6"/>
        <w:tblW w:w="0" w:type="auto"/>
        <w:tblLook w:val="04A0" w:firstRow="1" w:lastRow="0" w:firstColumn="1" w:lastColumn="0" w:noHBand="0" w:noVBand="1"/>
      </w:tblPr>
      <w:tblGrid>
        <w:gridCol w:w="7498"/>
        <w:gridCol w:w="1827"/>
      </w:tblGrid>
      <w:tr w:rsidR="006146D4" w14:paraId="54E13D73" w14:textId="77777777" w:rsidTr="006146D4">
        <w:trPr>
          <w:trHeight w:val="582"/>
        </w:trPr>
        <w:tc>
          <w:tcPr>
            <w:tcW w:w="7498" w:type="dxa"/>
            <w:tcBorders>
              <w:top w:val="single" w:sz="12" w:space="0" w:color="auto"/>
              <w:left w:val="single" w:sz="12" w:space="0" w:color="auto"/>
            </w:tcBorders>
            <w:vAlign w:val="center"/>
          </w:tcPr>
          <w:p w14:paraId="11D3A4FC" w14:textId="77777777" w:rsidR="006146D4" w:rsidRDefault="006146D4" w:rsidP="000911BA">
            <w:pPr>
              <w:ind w:firstLine="0"/>
              <w:jc w:val="center"/>
            </w:pPr>
            <w:r>
              <w:rPr>
                <w:rStyle w:val="anegp0gi0b9av8jahpyh"/>
              </w:rPr>
              <w:t>Условия</w:t>
            </w:r>
          </w:p>
        </w:tc>
        <w:tc>
          <w:tcPr>
            <w:tcW w:w="1827" w:type="dxa"/>
            <w:tcBorders>
              <w:top w:val="single" w:sz="12" w:space="0" w:color="auto"/>
              <w:right w:val="single" w:sz="12" w:space="0" w:color="auto"/>
            </w:tcBorders>
            <w:vAlign w:val="center"/>
          </w:tcPr>
          <w:p w14:paraId="13FC65FC" w14:textId="340D6A80" w:rsidR="006146D4" w:rsidRDefault="006146D4" w:rsidP="000911BA">
            <w:pPr>
              <w:ind w:firstLine="0"/>
              <w:jc w:val="center"/>
            </w:pPr>
          </w:p>
        </w:tc>
      </w:tr>
      <w:tr w:rsidR="0019306A" w14:paraId="2548BA87" w14:textId="77777777" w:rsidTr="006146D4">
        <w:tc>
          <w:tcPr>
            <w:tcW w:w="7498" w:type="dxa"/>
            <w:tcBorders>
              <w:left w:val="single" w:sz="12" w:space="0" w:color="auto"/>
              <w:right w:val="single" w:sz="12" w:space="0" w:color="auto"/>
            </w:tcBorders>
            <w:vAlign w:val="center"/>
          </w:tcPr>
          <w:p w14:paraId="7AA17D01" w14:textId="2EA31B16" w:rsidR="0019306A" w:rsidRPr="006146D4" w:rsidRDefault="006146D4" w:rsidP="000911BA">
            <w:pPr>
              <w:ind w:firstLine="0"/>
              <w:jc w:val="center"/>
              <w:rPr>
                <w:lang w:val="en-US"/>
              </w:rPr>
            </w:pPr>
            <w:r>
              <w:rPr>
                <w:lang w:val="en-US"/>
              </w:rPr>
              <w:t>H</w:t>
            </w:r>
            <w:r w:rsidRPr="00DB4A93">
              <w:rPr>
                <w:vertAlign w:val="subscript"/>
                <w:lang w:val="en-US"/>
              </w:rPr>
              <w:t>1</w:t>
            </w:r>
            <w:r>
              <w:rPr>
                <w:vertAlign w:val="subscript"/>
                <w:lang w:val="en-US"/>
              </w:rPr>
              <w:t>(s)</w:t>
            </w:r>
            <w:r>
              <w:rPr>
                <w:lang w:val="en-US"/>
              </w:rPr>
              <w:t xml:space="preserve"> &gt; </w:t>
            </w:r>
            <w:r w:rsidRPr="003C1D48">
              <w:rPr>
                <w:lang w:val="en-US"/>
              </w:rPr>
              <w:t xml:space="preserve">0,02 </w:t>
            </w:r>
            <w:r w:rsidRPr="006146D4">
              <w:rPr>
                <w:b/>
                <w:bCs/>
              </w:rPr>
              <w:t>или</w:t>
            </w:r>
            <w:r w:rsidRPr="003C1D48">
              <w:rPr>
                <w:lang w:val="en-US"/>
              </w:rPr>
              <w:t xml:space="preserve"> </w:t>
            </w:r>
            <w:r>
              <w:rPr>
                <w:lang w:val="en-US"/>
              </w:rPr>
              <w:t>H</w:t>
            </w:r>
            <w:r>
              <w:rPr>
                <w:vertAlign w:val="subscript"/>
                <w:lang w:val="en-US"/>
              </w:rPr>
              <w:t>x-max(s)</w:t>
            </w:r>
            <w:r w:rsidRPr="003C1D48">
              <w:rPr>
                <w:lang w:val="en-US"/>
              </w:rPr>
              <w:t xml:space="preserve"> </w:t>
            </w:r>
            <w:r>
              <w:rPr>
                <w:lang w:val="en-US"/>
              </w:rPr>
              <w:t>&gt;</w:t>
            </w:r>
            <w:r w:rsidRPr="003C1D48">
              <w:rPr>
                <w:rFonts w:cs="Times New Roman"/>
                <w:lang w:val="en-US"/>
              </w:rPr>
              <w:t xml:space="preserve"> </w:t>
            </w:r>
            <w:r w:rsidRPr="003C1D48">
              <w:rPr>
                <w:lang w:val="en-US"/>
              </w:rPr>
              <w:t>0,02</w:t>
            </w:r>
          </w:p>
        </w:tc>
        <w:tc>
          <w:tcPr>
            <w:tcW w:w="1827" w:type="dxa"/>
            <w:tcBorders>
              <w:top w:val="single" w:sz="12" w:space="0" w:color="auto"/>
              <w:left w:val="single" w:sz="12" w:space="0" w:color="auto"/>
              <w:right w:val="single" w:sz="12" w:space="0" w:color="auto"/>
            </w:tcBorders>
            <w:vAlign w:val="center"/>
          </w:tcPr>
          <w:p w14:paraId="20457FE8" w14:textId="77777777" w:rsidR="0019306A" w:rsidRDefault="0019306A" w:rsidP="000911BA">
            <w:pPr>
              <w:ind w:firstLine="0"/>
              <w:jc w:val="center"/>
            </w:pPr>
            <w:r>
              <w:rPr>
                <w:lang w:val="en-US"/>
              </w:rPr>
              <w:t>?3</w:t>
            </w:r>
          </w:p>
        </w:tc>
      </w:tr>
      <w:tr w:rsidR="006146D4" w14:paraId="2A864968" w14:textId="77777777" w:rsidTr="006146D4">
        <w:tc>
          <w:tcPr>
            <w:tcW w:w="7498" w:type="dxa"/>
            <w:tcBorders>
              <w:left w:val="single" w:sz="12" w:space="0" w:color="auto"/>
              <w:right w:val="single" w:sz="12" w:space="0" w:color="auto"/>
            </w:tcBorders>
            <w:vAlign w:val="center"/>
          </w:tcPr>
          <w:p w14:paraId="72289F50" w14:textId="56B8BF01" w:rsidR="006146D4" w:rsidRPr="006146D4" w:rsidRDefault="006146D4" w:rsidP="000911BA">
            <w:pPr>
              <w:ind w:firstLine="0"/>
              <w:jc w:val="center"/>
            </w:pPr>
            <w:r>
              <w:t xml:space="preserve">0,02 </w:t>
            </w:r>
            <w:r>
              <w:rPr>
                <w:lang w:val="en-US"/>
              </w:rPr>
              <w:t>&lt; 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5</w:t>
            </w:r>
            <w:r>
              <w:t xml:space="preserve"> </w:t>
            </w:r>
            <w:r w:rsidRPr="006146D4">
              <w:rPr>
                <w:b/>
                <w:bCs/>
              </w:rPr>
              <w:t>и</w:t>
            </w:r>
            <w:r>
              <w:t xml:space="preserve"> </w:t>
            </w:r>
            <w:r>
              <w:rPr>
                <w:lang w:val="en-US"/>
              </w:rPr>
              <w:t>H</w:t>
            </w:r>
            <w:r>
              <w:rPr>
                <w:vertAlign w:val="subscript"/>
                <w:lang w:val="en-US"/>
              </w:rPr>
              <w:t>x-max(s)</w:t>
            </w:r>
            <w:r w:rsidRPr="003C1D48">
              <w:rPr>
                <w:lang w:val="en-US"/>
              </w:rPr>
              <w:t xml:space="preserve"> </w:t>
            </w:r>
            <w:r>
              <w:rPr>
                <w:rFonts w:cs="Times New Roman"/>
                <w:lang w:val="en-US"/>
              </w:rPr>
              <w:t>≤</w:t>
            </w:r>
            <w:r w:rsidRPr="003C1D48">
              <w:rPr>
                <w:rFonts w:cs="Times New Roman"/>
                <w:lang w:val="en-US"/>
              </w:rPr>
              <w:t xml:space="preserve"> </w:t>
            </w:r>
            <w:r>
              <w:t>5</w:t>
            </w:r>
          </w:p>
        </w:tc>
        <w:tc>
          <w:tcPr>
            <w:tcW w:w="1827" w:type="dxa"/>
            <w:vMerge w:val="restart"/>
            <w:tcBorders>
              <w:left w:val="single" w:sz="12" w:space="0" w:color="auto"/>
              <w:right w:val="single" w:sz="12" w:space="0" w:color="auto"/>
            </w:tcBorders>
            <w:vAlign w:val="center"/>
          </w:tcPr>
          <w:p w14:paraId="65CAA76F" w14:textId="1ABBBAA4" w:rsidR="006146D4" w:rsidRPr="006146D4" w:rsidRDefault="006146D4" w:rsidP="000911BA">
            <w:pPr>
              <w:ind w:firstLine="0"/>
              <w:jc w:val="center"/>
            </w:pPr>
            <w:r>
              <w:rPr>
                <w:lang w:val="en-US"/>
              </w:rPr>
              <w:t>IN</w:t>
            </w:r>
            <w:r w:rsidRPr="0019306A">
              <w:rPr>
                <w:vertAlign w:val="subscript"/>
                <w:lang w:val="en-US"/>
              </w:rPr>
              <w:t>base</w:t>
            </w:r>
            <w:r>
              <w:rPr>
                <w:lang w:val="en-US"/>
              </w:rPr>
              <w:t xml:space="preserve"> = </w:t>
            </w:r>
            <w:r>
              <w:t>1</w:t>
            </w:r>
          </w:p>
        </w:tc>
      </w:tr>
      <w:tr w:rsidR="006146D4" w:rsidRPr="006146D4" w14:paraId="559A5F32" w14:textId="77777777" w:rsidTr="006146D4">
        <w:tc>
          <w:tcPr>
            <w:tcW w:w="7498" w:type="dxa"/>
            <w:tcBorders>
              <w:left w:val="single" w:sz="12" w:space="0" w:color="auto"/>
              <w:right w:val="single" w:sz="12" w:space="0" w:color="auto"/>
            </w:tcBorders>
            <w:vAlign w:val="center"/>
          </w:tcPr>
          <w:p w14:paraId="1AC5CFF5" w14:textId="2FAF8BB6" w:rsidR="006146D4" w:rsidRPr="006146D4" w:rsidRDefault="006146D4" w:rsidP="000911BA">
            <w:pPr>
              <w:ind w:firstLine="0"/>
              <w:jc w:val="center"/>
              <w:rPr>
                <w:lang w:val="en-US"/>
              </w:rPr>
            </w:pPr>
            <w:r w:rsidRPr="006146D4">
              <w:rPr>
                <w:lang w:val="en-US"/>
              </w:rPr>
              <w:t xml:space="preserve">0,02 </w:t>
            </w:r>
            <w:r>
              <w:rPr>
                <w:lang w:val="en-US"/>
              </w:rPr>
              <w:t>&lt; H</w:t>
            </w:r>
            <w:r>
              <w:rPr>
                <w:vertAlign w:val="subscript"/>
                <w:lang w:val="en-US"/>
              </w:rPr>
              <w:t>x-max(s)</w:t>
            </w:r>
            <w:r>
              <w:rPr>
                <w:lang w:val="en-US"/>
              </w:rPr>
              <w:t xml:space="preserve"> </w:t>
            </w:r>
            <w:r>
              <w:rPr>
                <w:rFonts w:cs="Times New Roman"/>
                <w:lang w:val="en-US"/>
              </w:rPr>
              <w:t>≤</w:t>
            </w:r>
            <w:r>
              <w:rPr>
                <w:lang w:val="en-US"/>
              </w:rPr>
              <w:t xml:space="preserve"> 5</w:t>
            </w:r>
            <w:r w:rsidRPr="006146D4">
              <w:rPr>
                <w:lang w:val="en-US"/>
              </w:rPr>
              <w:t xml:space="preserve"> </w:t>
            </w:r>
            <w:r w:rsidRPr="006146D4">
              <w:rPr>
                <w:b/>
                <w:bCs/>
              </w:rPr>
              <w:t>и</w:t>
            </w:r>
            <w:r w:rsidRPr="006146D4">
              <w:rPr>
                <w:lang w:val="en-US"/>
              </w:rPr>
              <w:t xml:space="preserve"> </w:t>
            </w:r>
            <w:r>
              <w:rPr>
                <w:lang w:val="en-US"/>
              </w:rPr>
              <w:t>H</w:t>
            </w:r>
            <w:r w:rsidRPr="00DB4A93">
              <w:rPr>
                <w:vertAlign w:val="subscript"/>
                <w:lang w:val="en-US"/>
              </w:rPr>
              <w:t>1</w:t>
            </w:r>
            <w:r>
              <w:rPr>
                <w:vertAlign w:val="subscript"/>
                <w:lang w:val="en-US"/>
              </w:rPr>
              <w:t>(s)</w:t>
            </w:r>
            <w:r w:rsidRPr="003C1D48">
              <w:rPr>
                <w:lang w:val="en-US"/>
              </w:rPr>
              <w:t xml:space="preserve"> </w:t>
            </w:r>
            <w:r>
              <w:rPr>
                <w:rFonts w:cs="Times New Roman"/>
                <w:lang w:val="en-US"/>
              </w:rPr>
              <w:t>≤</w:t>
            </w:r>
            <w:r w:rsidRPr="003C1D48">
              <w:rPr>
                <w:rFonts w:cs="Times New Roman"/>
                <w:lang w:val="en-US"/>
              </w:rPr>
              <w:t xml:space="preserve"> </w:t>
            </w:r>
            <w:r w:rsidRPr="006146D4">
              <w:rPr>
                <w:lang w:val="en-US"/>
              </w:rPr>
              <w:t>5</w:t>
            </w:r>
          </w:p>
        </w:tc>
        <w:tc>
          <w:tcPr>
            <w:tcW w:w="1827" w:type="dxa"/>
            <w:vMerge/>
            <w:tcBorders>
              <w:left w:val="single" w:sz="12" w:space="0" w:color="auto"/>
              <w:right w:val="single" w:sz="12" w:space="0" w:color="auto"/>
            </w:tcBorders>
            <w:vAlign w:val="center"/>
          </w:tcPr>
          <w:p w14:paraId="31C7B5E8" w14:textId="77777777" w:rsidR="006146D4" w:rsidRDefault="006146D4" w:rsidP="000911BA">
            <w:pPr>
              <w:ind w:firstLine="0"/>
              <w:jc w:val="center"/>
              <w:rPr>
                <w:lang w:val="en-US"/>
              </w:rPr>
            </w:pPr>
          </w:p>
        </w:tc>
      </w:tr>
      <w:tr w:rsidR="006146D4" w14:paraId="1FB19543" w14:textId="77777777" w:rsidTr="006146D4">
        <w:tc>
          <w:tcPr>
            <w:tcW w:w="7498" w:type="dxa"/>
            <w:tcBorders>
              <w:left w:val="single" w:sz="12" w:space="0" w:color="auto"/>
              <w:bottom w:val="single" w:sz="12" w:space="0" w:color="auto"/>
              <w:right w:val="single" w:sz="12" w:space="0" w:color="auto"/>
            </w:tcBorders>
            <w:vAlign w:val="center"/>
          </w:tcPr>
          <w:p w14:paraId="23F752EA" w14:textId="7AE27BDB" w:rsidR="006146D4" w:rsidRPr="003C1D48" w:rsidRDefault="006146D4" w:rsidP="000911BA">
            <w:pPr>
              <w:ind w:firstLine="0"/>
              <w:jc w:val="center"/>
              <w:rPr>
                <w:lang w:val="en-US"/>
              </w:rPr>
            </w:pPr>
            <w:r>
              <w:rPr>
                <w:lang w:val="en-US"/>
              </w:rPr>
              <w:t>H</w:t>
            </w:r>
            <w:r w:rsidRPr="00DB4A93">
              <w:rPr>
                <w:vertAlign w:val="subscript"/>
                <w:lang w:val="en-US"/>
              </w:rPr>
              <w:t>1</w:t>
            </w:r>
            <w:r>
              <w:rPr>
                <w:vertAlign w:val="subscript"/>
                <w:lang w:val="en-US"/>
              </w:rPr>
              <w:t>(s)</w:t>
            </w:r>
            <w:r>
              <w:rPr>
                <w:lang w:val="en-US"/>
              </w:rPr>
              <w:t xml:space="preserve"> </w:t>
            </w:r>
            <w:r>
              <w:rPr>
                <w:rFonts w:cs="Times New Roman"/>
                <w:lang w:val="en-US"/>
              </w:rPr>
              <w:t>≤</w:t>
            </w:r>
            <w:r>
              <w:rPr>
                <w:lang w:val="en-US"/>
              </w:rPr>
              <w:t xml:space="preserve"> </w:t>
            </w:r>
            <w:r w:rsidRPr="003C1D48">
              <w:rPr>
                <w:lang w:val="en-US"/>
              </w:rPr>
              <w:t xml:space="preserve">0,02 </w:t>
            </w:r>
            <w:r w:rsidRPr="006146D4">
              <w:rPr>
                <w:b/>
                <w:bCs/>
              </w:rPr>
              <w:t>и</w:t>
            </w:r>
            <w:r w:rsidRPr="003C1D48">
              <w:rPr>
                <w:lang w:val="en-US"/>
              </w:rPr>
              <w:t xml:space="preserve"> </w:t>
            </w:r>
            <w:r>
              <w:rPr>
                <w:lang w:val="en-US"/>
              </w:rPr>
              <w:t>H</w:t>
            </w:r>
            <w:r>
              <w:rPr>
                <w:vertAlign w:val="subscript"/>
                <w:lang w:val="en-US"/>
              </w:rPr>
              <w:t>x-max(s)</w:t>
            </w:r>
            <w:r w:rsidRPr="003C1D48">
              <w:rPr>
                <w:lang w:val="en-US"/>
              </w:rPr>
              <w:t xml:space="preserve"> </w:t>
            </w:r>
            <w:r>
              <w:rPr>
                <w:rFonts w:cs="Times New Roman"/>
                <w:lang w:val="en-US"/>
              </w:rPr>
              <w:t>≤</w:t>
            </w:r>
            <w:r w:rsidRPr="003C1D48">
              <w:rPr>
                <w:rFonts w:cs="Times New Roman"/>
                <w:lang w:val="en-US"/>
              </w:rPr>
              <w:t xml:space="preserve"> </w:t>
            </w:r>
            <w:r w:rsidRPr="003C1D48">
              <w:rPr>
                <w:lang w:val="en-US"/>
              </w:rPr>
              <w:t>0,02</w:t>
            </w:r>
          </w:p>
        </w:tc>
        <w:tc>
          <w:tcPr>
            <w:tcW w:w="1827" w:type="dxa"/>
            <w:tcBorders>
              <w:left w:val="single" w:sz="12" w:space="0" w:color="auto"/>
              <w:bottom w:val="single" w:sz="12" w:space="0" w:color="auto"/>
              <w:right w:val="single" w:sz="12" w:space="0" w:color="auto"/>
            </w:tcBorders>
            <w:vAlign w:val="center"/>
          </w:tcPr>
          <w:p w14:paraId="1844BA73" w14:textId="5BB80B3C" w:rsidR="006146D4" w:rsidRPr="0019306A" w:rsidRDefault="006146D4" w:rsidP="000911BA">
            <w:pPr>
              <w:ind w:firstLine="0"/>
              <w:jc w:val="center"/>
              <w:rPr>
                <w:lang w:val="en-US"/>
              </w:rPr>
            </w:pPr>
            <w:r>
              <w:rPr>
                <w:lang w:val="en-US"/>
              </w:rPr>
              <w:t>Noise</w:t>
            </w:r>
          </w:p>
        </w:tc>
      </w:tr>
    </w:tbl>
    <w:p w14:paraId="38B3BC38" w14:textId="62488982" w:rsidR="0019306A" w:rsidRDefault="0019306A" w:rsidP="00DB4A93"/>
    <w:p w14:paraId="1BA4E020" w14:textId="322DB518" w:rsidR="006146D4" w:rsidRDefault="006146D4" w:rsidP="00DB4A93">
      <w:r>
        <w:lastRenderedPageBreak/>
        <w:t>Алгоритм работает следующим образом: если H</w:t>
      </w:r>
      <w:r w:rsidRPr="006146D4">
        <w:rPr>
          <w:vertAlign w:val="subscript"/>
        </w:rPr>
        <w:t>1</w:t>
      </w:r>
      <w:r>
        <w:t xml:space="preserve"> значительно превышает H</w:t>
      </w:r>
      <w:r w:rsidRPr="006146D4">
        <w:rPr>
          <w:vertAlign w:val="subscript"/>
        </w:rPr>
        <w:t>x_max</w:t>
      </w:r>
      <w:r>
        <w:t xml:space="preserve"> и находится в ожидаемом диапазоне для вторичного значения (например, около 100 В для напряжения или 5 А для фазного тока тока), то сигнал считается «чистым» и ему присваивается соответствующий стандартный вторичный базис. Если H</w:t>
      </w:r>
      <w:r w:rsidRPr="006146D4">
        <w:rPr>
          <w:vertAlign w:val="subscript"/>
        </w:rPr>
        <w:t>1</w:t>
      </w:r>
      <w:r>
        <w:t xml:space="preserve"> мало или сопоставимо с H</w:t>
      </w:r>
      <w:r w:rsidRPr="006146D4">
        <w:rPr>
          <w:vertAlign w:val="subscript"/>
        </w:rPr>
        <w:t>x_max</w:t>
      </w:r>
      <w:r>
        <w:t>, сигнал может быть классифицирован как «шум». Для тока нулевой последовательности в виду физике его возникновения алгоритм отличается. В иных случаях он определяется как спорный и требующий уточнения. Так было выявлено множество ошибок в наименованиях сигналов или осциллограммы без вторичных значений, которым были заданы за номинал – значения первичной сети.</w:t>
      </w:r>
    </w:p>
    <w:p w14:paraId="0DED601F" w14:textId="26785414" w:rsidR="006146D4" w:rsidRDefault="008654F2" w:rsidP="006146D4">
      <w:r w:rsidRPr="008654F2">
        <w:t>Затем каждому сигналу в каждой осциллограмме присваивается статус нормализации, который определяет дальнейший способ обработки. Возможные статусы:</w:t>
      </w:r>
    </w:p>
    <w:p w14:paraId="668D40E7" w14:textId="4FB59471" w:rsidR="006146D4" w:rsidRDefault="006146D4" w:rsidP="00514419">
      <w:pPr>
        <w:pStyle w:val="a7"/>
        <w:numPr>
          <w:ilvl w:val="0"/>
          <w:numId w:val="39"/>
        </w:numPr>
      </w:pPr>
      <w:r w:rsidRPr="00514419">
        <w:rPr>
          <w:b/>
          <w:bCs/>
        </w:rPr>
        <w:t>s (secondary):</w:t>
      </w:r>
      <w:r>
        <w:t xml:space="preserve"> Сигнал корректный, нормализация будет выполнена относительно стандартного вторичного значения (например, 100</w:t>
      </w:r>
      <w:r w:rsidR="00514419">
        <w:rPr>
          <w:lang w:val="en-US"/>
        </w:rPr>
        <w:t> </w:t>
      </w:r>
      <w:r>
        <w:t>В, 5</w:t>
      </w:r>
      <w:r w:rsidR="00514419">
        <w:rPr>
          <w:lang w:val="en-US"/>
        </w:rPr>
        <w:t> </w:t>
      </w:r>
      <w:r>
        <w:t>А). Базисное значение (_base) будет числовым.</w:t>
      </w:r>
    </w:p>
    <w:p w14:paraId="7B2B842A" w14:textId="77777777" w:rsidR="008654F2" w:rsidRDefault="006146D4" w:rsidP="00514419">
      <w:pPr>
        <w:pStyle w:val="a7"/>
        <w:numPr>
          <w:ilvl w:val="0"/>
          <w:numId w:val="39"/>
        </w:numPr>
      </w:pPr>
      <w:r w:rsidRPr="006146D4">
        <w:rPr>
          <w:b/>
          <w:bCs/>
        </w:rPr>
        <w:t>p (primary):</w:t>
      </w:r>
      <w:r>
        <w:t xml:space="preserve"> </w:t>
      </w:r>
    </w:p>
    <w:p w14:paraId="111ED5E3" w14:textId="0976842A" w:rsidR="00514419" w:rsidRDefault="008654F2" w:rsidP="00000560">
      <w:pPr>
        <w:pStyle w:val="a7"/>
        <w:numPr>
          <w:ilvl w:val="0"/>
          <w:numId w:val="39"/>
        </w:numPr>
      </w:pPr>
      <w:r w:rsidRPr="008654F2">
        <w:t xml:space="preserve">Нормализация </w:t>
      </w:r>
      <w:r>
        <w:t>необходимо выполнять</w:t>
      </w:r>
      <w:r w:rsidRPr="008654F2">
        <w:t xml:space="preserve"> относительно первичного значения. Этот способ используется реже, в основном, когда вторичные значения не</w:t>
      </w:r>
      <w:r>
        <w:t xml:space="preserve"> стандартны, но перевод в них всё равно осуществляется </w:t>
      </w:r>
      <w:r w:rsidR="006146D4">
        <w:t>Базисное значение (_base) будет числовым.</w:t>
      </w:r>
      <w:r w:rsidR="00514419" w:rsidRPr="00514419">
        <w:t xml:space="preserve"> </w:t>
      </w:r>
    </w:p>
    <w:p w14:paraId="53FFCE3C" w14:textId="2965FF87" w:rsidR="006146D4" w:rsidRPr="00514419" w:rsidRDefault="00514419" w:rsidP="00514419">
      <w:pPr>
        <w:pStyle w:val="a7"/>
        <w:ind w:left="1353" w:firstLine="0"/>
        <w:rPr>
          <w:i/>
          <w:iCs/>
        </w:rPr>
      </w:pPr>
      <w:r w:rsidRPr="00514419">
        <w:rPr>
          <w:b/>
          <w:bCs/>
          <w:i/>
          <w:iCs/>
        </w:rPr>
        <w:t>Примечание:</w:t>
      </w:r>
      <w:r w:rsidRPr="00514419">
        <w:rPr>
          <w:i/>
          <w:iCs/>
        </w:rPr>
        <w:t xml:space="preserve"> По возможности устанавливалась нормализация от вторичных значений, даже если </w:t>
      </w:r>
      <w:r>
        <w:rPr>
          <w:i/>
          <w:iCs/>
        </w:rPr>
        <w:t>это</w:t>
      </w:r>
      <w:r w:rsidRPr="00514419">
        <w:rPr>
          <w:i/>
          <w:iCs/>
        </w:rPr>
        <w:t xml:space="preserve"> номинал в 35 кВ, это сделано для упрощений последующей нормализации</w:t>
      </w:r>
    </w:p>
    <w:p w14:paraId="1797B85A" w14:textId="578C68F7" w:rsidR="006146D4" w:rsidRDefault="006146D4" w:rsidP="00514419">
      <w:pPr>
        <w:pStyle w:val="a7"/>
        <w:numPr>
          <w:ilvl w:val="0"/>
          <w:numId w:val="39"/>
        </w:numPr>
      </w:pPr>
      <w:r w:rsidRPr="006146D4">
        <w:rPr>
          <w:b/>
          <w:bCs/>
        </w:rPr>
        <w:t>Noise</w:t>
      </w:r>
      <w:r>
        <w:t xml:space="preserve">: Сигнал классифицирован как шум, базисное значение (_base) будет строкой </w:t>
      </w:r>
      <w:r w:rsidR="00514419">
        <w:t>«</w:t>
      </w:r>
      <w:r>
        <w:t>Noise</w:t>
      </w:r>
      <w:r w:rsidR="00514419">
        <w:t>»</w:t>
      </w:r>
      <w:r>
        <w:t>.</w:t>
      </w:r>
      <w:r w:rsidR="00514419">
        <w:t xml:space="preserve"> Как правило заменялось на схожее значение номинала на других секциях, так как сигнал точно является шумом.</w:t>
      </w:r>
    </w:p>
    <w:p w14:paraId="32882565" w14:textId="48BB1A7D" w:rsidR="006146D4" w:rsidRDefault="006146D4" w:rsidP="00514419">
      <w:pPr>
        <w:pStyle w:val="a7"/>
        <w:numPr>
          <w:ilvl w:val="0"/>
          <w:numId w:val="39"/>
        </w:numPr>
      </w:pPr>
      <w:r w:rsidRPr="006146D4">
        <w:rPr>
          <w:b/>
          <w:bCs/>
        </w:rPr>
        <w:t>?</w:t>
      </w:r>
      <w:r w:rsidR="00514419">
        <w:rPr>
          <w:b/>
          <w:bCs/>
          <w:lang w:val="en-US"/>
        </w:rPr>
        <w:t>x</w:t>
      </w:r>
      <w:r>
        <w:t>: Неопределенные статусы</w:t>
      </w:r>
      <w:r w:rsidR="001A2DAF">
        <w:t>, потенциальные проблемы</w:t>
      </w:r>
      <w:r>
        <w:t>, указывающие на различные проблемы при определении базиса. Базисное значение (_base) будет содержать соответствующий код неопределенности.</w:t>
      </w:r>
    </w:p>
    <w:p w14:paraId="753F256D" w14:textId="47400583" w:rsidR="00514419" w:rsidRDefault="00514419" w:rsidP="00514419">
      <w:pPr>
        <w:pStyle w:val="a7"/>
        <w:numPr>
          <w:ilvl w:val="1"/>
          <w:numId w:val="39"/>
        </w:numPr>
        <w:ind w:left="1843" w:hanging="425"/>
      </w:pPr>
      <w:r>
        <w:t>?</w:t>
      </w:r>
      <w:r w:rsidRPr="00514419">
        <w:rPr>
          <w:b/>
          <w:bCs/>
        </w:rPr>
        <w:t xml:space="preserve">1 </w:t>
      </w:r>
      <w:r>
        <w:t xml:space="preserve">– возможно </w:t>
      </w:r>
      <w:r w:rsidR="001A2DAF">
        <w:t>используются не традиц</w:t>
      </w:r>
      <w:r>
        <w:t>ионны</w:t>
      </w:r>
      <w:r w:rsidR="001A2DAF">
        <w:t>е</w:t>
      </w:r>
      <w:r>
        <w:t xml:space="preserve"> датчик</w:t>
      </w:r>
      <w:r w:rsidR="001A2DAF">
        <w:t>и</w:t>
      </w:r>
      <w:r>
        <w:t>;</w:t>
      </w:r>
    </w:p>
    <w:p w14:paraId="4FB68897" w14:textId="6F34C6C9" w:rsidR="008654F2" w:rsidRDefault="00514419" w:rsidP="006F0467">
      <w:pPr>
        <w:pStyle w:val="a7"/>
        <w:numPr>
          <w:ilvl w:val="1"/>
          <w:numId w:val="39"/>
        </w:numPr>
        <w:ind w:left="1843" w:hanging="425"/>
      </w:pPr>
      <w:r w:rsidRPr="008654F2">
        <w:rPr>
          <w:b/>
          <w:bCs/>
        </w:rPr>
        <w:t>?2</w:t>
      </w:r>
      <w:r>
        <w:t xml:space="preserve"> –</w:t>
      </w:r>
      <w:r w:rsidR="001A2DAF">
        <w:t xml:space="preserve"> </w:t>
      </w:r>
      <w:r w:rsidR="008654F2" w:rsidRPr="008654F2">
        <w:t>возможно, из-за переходных процессов или неисправностей измерительных цепей уровень высших гармоник сопоставим или превышает уровень первой;</w:t>
      </w:r>
    </w:p>
    <w:p w14:paraId="5D1D21BC" w14:textId="5B14610C" w:rsidR="008654F2" w:rsidRDefault="00514419" w:rsidP="000B5BB2">
      <w:pPr>
        <w:pStyle w:val="a7"/>
        <w:numPr>
          <w:ilvl w:val="1"/>
          <w:numId w:val="39"/>
        </w:numPr>
        <w:ind w:left="1843" w:hanging="425"/>
      </w:pPr>
      <w:r w:rsidRPr="008654F2">
        <w:rPr>
          <w:b/>
          <w:bCs/>
        </w:rPr>
        <w:t>?3</w:t>
      </w:r>
      <w:r>
        <w:t xml:space="preserve"> – </w:t>
      </w:r>
      <w:r w:rsidR="008654F2" w:rsidRPr="008654F2">
        <w:t>как правило, указывает на отсутствие явного различия между первичными и вторичными величинами в данных файла осциллограммы (например, коэффициенты трансформации равны 1 или не заданы), либо может быть характерен для режимов с очень большими токами (сильные короткие замыкания), когда вторичные значения могут быть близки к первичным при масштабировании.</w:t>
      </w:r>
    </w:p>
    <w:p w14:paraId="3C167FE6" w14:textId="4050ACD0" w:rsidR="00514419" w:rsidRDefault="00514419" w:rsidP="00514419">
      <w:pPr>
        <w:pStyle w:val="4"/>
      </w:pPr>
      <w:r w:rsidRPr="00514419">
        <w:t>Формирование таблицы коэффициентов нормализации</w:t>
      </w:r>
    </w:p>
    <w:p w14:paraId="631CEC3A" w14:textId="002C049C" w:rsidR="006146D4" w:rsidRDefault="001A2DAF" w:rsidP="001A2DAF">
      <w:r w:rsidRPr="001A2DAF">
        <w:t xml:space="preserve">Результаты описанного анализа для каждой осциллограммы и каждого унифицированного в ней сигнала сохраняются в специальную CSV-таблицу </w:t>
      </w:r>
      <w:r>
        <w:t>(</w:t>
      </w:r>
      <w:r w:rsidRPr="001A2DAF">
        <w:rPr>
          <w:color w:val="FF0000"/>
          <w:highlight w:val="yellow"/>
        </w:rPr>
        <w:t>norm_coef.csv</w:t>
      </w:r>
      <w:r>
        <w:t>)</w:t>
      </w:r>
      <w:r w:rsidRPr="001A2DAF">
        <w:t xml:space="preserve">. Эта таблица является ключевым </w:t>
      </w:r>
      <w:r>
        <w:t>файлом</w:t>
      </w:r>
      <w:r w:rsidRPr="001A2DAF">
        <w:t xml:space="preserve"> для последующего этапа нормализации. Ее основная структура включает следующие столбцы:</w:t>
      </w:r>
    </w:p>
    <w:p w14:paraId="2863014E" w14:textId="708319FE" w:rsidR="001A2DAF" w:rsidRDefault="001A2DAF" w:rsidP="001A2DAF">
      <w:pPr>
        <w:pStyle w:val="a7"/>
        <w:numPr>
          <w:ilvl w:val="0"/>
          <w:numId w:val="39"/>
        </w:numPr>
        <w:ind w:left="851" w:hanging="425"/>
      </w:pPr>
      <w:r w:rsidRPr="001A2DAF">
        <w:rPr>
          <w:b/>
          <w:bCs/>
        </w:rPr>
        <w:t>name:</w:t>
      </w:r>
      <w:r>
        <w:t xml:space="preserve"> Имя осциллограммы (MD5-хеш .dat файла).</w:t>
      </w:r>
    </w:p>
    <w:p w14:paraId="374D9AF0" w14:textId="1FEEC6A5" w:rsidR="0021774E" w:rsidRDefault="001A2DAF" w:rsidP="005C0430">
      <w:pPr>
        <w:pStyle w:val="a7"/>
        <w:numPr>
          <w:ilvl w:val="0"/>
          <w:numId w:val="39"/>
        </w:numPr>
        <w:ind w:left="851" w:hanging="425"/>
      </w:pPr>
      <w:r w:rsidRPr="0021774E">
        <w:rPr>
          <w:b/>
          <w:bCs/>
        </w:rPr>
        <w:t>norm:</w:t>
      </w:r>
      <w:r>
        <w:t xml:space="preserve"> </w:t>
      </w:r>
      <w:r w:rsidR="0021774E" w:rsidRPr="0021774E">
        <w:t xml:space="preserve">Глобальный флаг агрегирует статусы нормализации отдельных сигналов осциллограммы. Он устанавливался в </w:t>
      </w:r>
      <w:r w:rsidR="0021774E">
        <w:t>«</w:t>
      </w:r>
      <w:r w:rsidR="0021774E" w:rsidRPr="0021774E">
        <w:t>NO</w:t>
      </w:r>
      <w:r w:rsidR="0021774E">
        <w:t>»</w:t>
      </w:r>
      <w:r w:rsidR="0021774E" w:rsidRPr="0021774E">
        <w:t>, если, не удалось определить базис хотя бы для одного из ключевых сигналов (он получил статус неопределенности</w:t>
      </w:r>
      <w:r w:rsidR="0021774E">
        <w:t> «</w:t>
      </w:r>
      <w:r w:rsidR="0021774E" w:rsidRPr="0021774E">
        <w:t>?</w:t>
      </w:r>
      <w:r w:rsidR="0021774E">
        <w:t>»</w:t>
      </w:r>
      <w:r w:rsidR="0021774E" w:rsidRPr="0021774E">
        <w:t xml:space="preserve">). Значение </w:t>
      </w:r>
      <w:r w:rsidR="0021774E">
        <w:t>«</w:t>
      </w:r>
      <w:r w:rsidR="0021774E" w:rsidRPr="0021774E">
        <w:rPr>
          <w:highlight w:val="yellow"/>
        </w:rPr>
        <w:t>hz</w:t>
      </w:r>
      <w:commentRangeStart w:id="231"/>
      <w:r w:rsidR="0021774E">
        <w:t>»</w:t>
      </w:r>
      <w:commentRangeEnd w:id="231"/>
      <w:r w:rsidR="0021774E">
        <w:rPr>
          <w:rStyle w:val="a8"/>
          <w:rFonts w:eastAsia="SimSun" w:cs="Times New Roman"/>
          <w:lang w:val="en-US"/>
        </w:rPr>
        <w:commentReference w:id="231"/>
      </w:r>
      <w:r w:rsidR="0021774E" w:rsidRPr="0021774E">
        <w:t xml:space="preserve"> присваива</w:t>
      </w:r>
      <w:r w:rsidR="0021774E">
        <w:t>ется</w:t>
      </w:r>
      <w:r w:rsidR="0021774E" w:rsidRPr="0021774E">
        <w:t xml:space="preserve">, если </w:t>
      </w:r>
      <w:r w:rsidR="0021774E">
        <w:t xml:space="preserve">хотя бы один из </w:t>
      </w:r>
      <w:r w:rsidR="0021774E">
        <w:lastRenderedPageBreak/>
        <w:t>сигналов</w:t>
      </w:r>
      <w:r w:rsidR="0021774E" w:rsidRPr="0021774E">
        <w:t xml:space="preserve"> был классифицирован как</w:t>
      </w:r>
      <w:r w:rsidR="0021774E">
        <w:t xml:space="preserve"> шум – «</w:t>
      </w:r>
      <w:r w:rsidR="0021774E" w:rsidRPr="0021774E">
        <w:t>Noise</w:t>
      </w:r>
      <w:r w:rsidR="0021774E">
        <w:t>»</w:t>
      </w:r>
      <w:r w:rsidR="0021774E" w:rsidRPr="0021774E">
        <w:t xml:space="preserve">, но осциллограмма не содержала </w:t>
      </w:r>
      <w:r w:rsidR="0021774E">
        <w:t>проблем определения базиса («</w:t>
      </w:r>
      <w:r w:rsidR="0021774E" w:rsidRPr="0021774E">
        <w:t>?</w:t>
      </w:r>
      <w:r w:rsidR="0021774E">
        <w:t>»)</w:t>
      </w:r>
      <w:r w:rsidR="0021774E" w:rsidRPr="0021774E">
        <w:t xml:space="preserve"> и могла быть использована.</w:t>
      </w:r>
    </w:p>
    <w:p w14:paraId="4F67BF03" w14:textId="175DFA7A" w:rsidR="001A2DAF" w:rsidRDefault="001A2DAF" w:rsidP="001A2DAF">
      <w:pPr>
        <w:pStyle w:val="a7"/>
        <w:numPr>
          <w:ilvl w:val="0"/>
          <w:numId w:val="39"/>
        </w:numPr>
        <w:ind w:left="851" w:hanging="425"/>
      </w:pPr>
      <w:r>
        <w:t>Далее следуют группы столбцов для каждого стандартизированного аналогового сигнала (например, для каждой из N секций шин и для каждого типа измерения U</w:t>
      </w:r>
      <w:r>
        <w:rPr>
          <w:lang w:val="en-US"/>
        </w:rPr>
        <w:t>b</w:t>
      </w:r>
      <w:r w:rsidRPr="001A2DAF">
        <w:t>,</w:t>
      </w:r>
      <w:r>
        <w:rPr>
          <w:lang w:val="en-US"/>
        </w:rPr>
        <w:t> Uc</w:t>
      </w:r>
      <w:r>
        <w:t>, I, Iz), пример расписан для напряжения с секций шин</w:t>
      </w:r>
      <w:r w:rsidRPr="001A2DAF">
        <w:t xml:space="preserve"> (</w:t>
      </w:r>
      <w:r>
        <w:rPr>
          <w:lang w:val="en-US"/>
        </w:rPr>
        <w:t>Ub</w:t>
      </w:r>
      <w:r w:rsidRPr="001A2DAF">
        <w:t>)</w:t>
      </w:r>
      <w:r>
        <w:t>:</w:t>
      </w:r>
    </w:p>
    <w:p w14:paraId="7BA20134" w14:textId="139CC113" w:rsidR="001A2DAF" w:rsidRDefault="001A2DAF" w:rsidP="001A2DAF">
      <w:pPr>
        <w:pStyle w:val="a7"/>
        <w:numPr>
          <w:ilvl w:val="1"/>
          <w:numId w:val="39"/>
        </w:numPr>
        <w:ind w:left="1418" w:hanging="425"/>
      </w:pPr>
      <w:r w:rsidRPr="008262FC">
        <w:rPr>
          <w:b/>
          <w:bCs/>
        </w:rPr>
        <w:t>{i}Ub_PS:</w:t>
      </w:r>
      <w:r>
        <w:t xml:space="preserve"> Статус нормализации (s, p, ?1, ?2, ?3, Noise).</w:t>
      </w:r>
    </w:p>
    <w:p w14:paraId="33C7C339" w14:textId="517F6075" w:rsidR="001A2DAF" w:rsidRDefault="001A2DAF" w:rsidP="001A2DAF">
      <w:pPr>
        <w:pStyle w:val="a7"/>
        <w:numPr>
          <w:ilvl w:val="1"/>
          <w:numId w:val="39"/>
        </w:numPr>
        <w:ind w:left="1418" w:hanging="425"/>
      </w:pPr>
      <w:r w:rsidRPr="008262FC">
        <w:rPr>
          <w:b/>
          <w:bCs/>
        </w:rPr>
        <w:t>{i}Ub_base:</w:t>
      </w:r>
      <w:r>
        <w:t xml:space="preserve"> Рассчитанное базисное значение (число или статус).</w:t>
      </w:r>
    </w:p>
    <w:p w14:paraId="44A3120A" w14:textId="6316094C" w:rsidR="001A2DAF" w:rsidRDefault="001A2DAF" w:rsidP="001A2DAF">
      <w:pPr>
        <w:pStyle w:val="a7"/>
        <w:numPr>
          <w:ilvl w:val="1"/>
          <w:numId w:val="39"/>
        </w:numPr>
        <w:ind w:left="1418" w:hanging="425"/>
      </w:pPr>
      <w:r w:rsidRPr="008262FC">
        <w:rPr>
          <w:b/>
          <w:bCs/>
        </w:rPr>
        <w:t>{i}Ub_h1:</w:t>
      </w:r>
      <w:r>
        <w:t xml:space="preserve"> Значение H1 (амплитуда первой гармоники</w:t>
      </w:r>
      <w:r w:rsidR="008262FC">
        <w:t xml:space="preserve"> для оценки проведённого анализа</w:t>
      </w:r>
      <w:r>
        <w:t>).</w:t>
      </w:r>
    </w:p>
    <w:p w14:paraId="592C0067" w14:textId="3DFF3D3C" w:rsidR="001A2DAF" w:rsidRDefault="001A2DAF" w:rsidP="001A2DAF">
      <w:pPr>
        <w:pStyle w:val="a7"/>
        <w:numPr>
          <w:ilvl w:val="1"/>
          <w:numId w:val="39"/>
        </w:numPr>
        <w:ind w:left="1418" w:hanging="425"/>
      </w:pPr>
      <w:r w:rsidRPr="008262FC">
        <w:rPr>
          <w:b/>
          <w:bCs/>
        </w:rPr>
        <w:t>{i}Ub_hx:</w:t>
      </w:r>
      <w:r>
        <w:t xml:space="preserve"> Значение Hx_max (максимальная амплитуда высших гармоник</w:t>
      </w:r>
      <w:r w:rsidR="008262FC" w:rsidRPr="008262FC">
        <w:t xml:space="preserve"> </w:t>
      </w:r>
      <w:r w:rsidR="008262FC">
        <w:t>для оценки проведённого анализа</w:t>
      </w:r>
      <w:r>
        <w:t>).</w:t>
      </w:r>
    </w:p>
    <w:p w14:paraId="62A1FB3D" w14:textId="58C6AEC7" w:rsidR="001A2DAF" w:rsidRDefault="001A2DAF" w:rsidP="001A2DAF">
      <w:pPr>
        <w:pStyle w:val="a7"/>
        <w:numPr>
          <w:ilvl w:val="0"/>
          <w:numId w:val="39"/>
        </w:numPr>
        <w:ind w:left="851" w:hanging="425"/>
      </w:pPr>
      <w:r>
        <w:t>Аналогичные группы столбцов для дифференциальных токов (</w:t>
      </w:r>
      <w:r w:rsidRPr="0021774E">
        <w:rPr>
          <w:b/>
          <w:bCs/>
        </w:rPr>
        <w:t>dId_PS, dId_base, dId_h1</w:t>
      </w:r>
      <w:r>
        <w:t>).</w:t>
      </w:r>
    </w:p>
    <w:p w14:paraId="035A9DBE" w14:textId="284DE281" w:rsidR="001A2DAF" w:rsidRDefault="008262FC" w:rsidP="001A2DAF">
      <w:r w:rsidRPr="008262FC">
        <w:t xml:space="preserve">Эта таблица является результатом значительной вычислительной работы и ручной коррекции (особенно для сложных и неоднозначных случаев). Наличие множества осциллограмм с некорректными или нестандартными именами сигналов, а также физическое разнообразие конфигураций энергообъектов привели к тому, что процесс создания и верификации </w:t>
      </w:r>
      <w:r>
        <w:t>(</w:t>
      </w:r>
      <w:r w:rsidRPr="008262FC">
        <w:rPr>
          <w:color w:val="FF0000"/>
          <w:highlight w:val="yellow"/>
        </w:rPr>
        <w:t>создание norm_coef.csv</w:t>
      </w:r>
      <w:r>
        <w:t>)</w:t>
      </w:r>
      <w:r w:rsidRPr="008262FC">
        <w:t xml:space="preserve"> был итеративным и трудоемким. Было выявлено множество </w:t>
      </w:r>
      <w:r>
        <w:t>ошибок</w:t>
      </w:r>
      <w:r w:rsidRPr="008262FC">
        <w:t xml:space="preserve"> с именованиями и структурой исходных </w:t>
      </w:r>
      <w:r>
        <w:t>«</w:t>
      </w:r>
      <w:r w:rsidRPr="008262FC">
        <w:t>.cfg</w:t>
      </w:r>
      <w:r>
        <w:t>»</w:t>
      </w:r>
      <w:r w:rsidRPr="008262FC">
        <w:t xml:space="preserve"> файлов.</w:t>
      </w:r>
    </w:p>
    <w:p w14:paraId="7EFF6379" w14:textId="6A87F4B7" w:rsidR="008262FC" w:rsidRPr="00F15C5D" w:rsidRDefault="008262FC" w:rsidP="008262FC">
      <w:pPr>
        <w:pStyle w:val="3"/>
        <w:spacing w:after="120"/>
        <w:ind w:firstLine="284"/>
        <w:rPr>
          <w:rFonts w:cs="Arial"/>
          <w:szCs w:val="18"/>
        </w:rPr>
      </w:pPr>
      <w:bookmarkStart w:id="232" w:name="_Ref200891160"/>
      <w:bookmarkStart w:id="233" w:name="_Toc201697704"/>
      <w:r w:rsidRPr="008262FC">
        <w:t>Применение нормализации</w:t>
      </w:r>
      <w:r>
        <w:t xml:space="preserve"> и п</w:t>
      </w:r>
      <w:r w:rsidRPr="008262FC">
        <w:t>реобразование осциллограмм в формат CSV</w:t>
      </w:r>
      <w:bookmarkEnd w:id="232"/>
      <w:bookmarkEnd w:id="233"/>
    </w:p>
    <w:p w14:paraId="30EDB1D2" w14:textId="012CA113" w:rsidR="000433FF" w:rsidRDefault="008262FC" w:rsidP="000433FF">
      <w:r w:rsidRPr="008262FC">
        <w:t>П</w:t>
      </w:r>
      <w:r>
        <w:t>оследующий п</w:t>
      </w:r>
      <w:r w:rsidRPr="008262FC">
        <w:t>роцесс нормализации</w:t>
      </w:r>
      <w:r>
        <w:t xml:space="preserve"> (</w:t>
      </w:r>
      <w:r w:rsidRPr="008262FC">
        <w:rPr>
          <w:color w:val="FF0000"/>
          <w:highlight w:val="yellow"/>
        </w:rPr>
        <w:t>класс NormOsc</w:t>
      </w:r>
      <w:r>
        <w:t>)</w:t>
      </w:r>
      <w:r w:rsidRPr="008262FC">
        <w:t xml:space="preserve"> использует ранее созданную таблицу </w:t>
      </w:r>
      <w:r>
        <w:t>(</w:t>
      </w:r>
      <w:r w:rsidRPr="008262FC">
        <w:rPr>
          <w:color w:val="FF0000"/>
          <w:highlight w:val="yellow"/>
        </w:rPr>
        <w:t>norm_coef.csv</w:t>
      </w:r>
      <w:r>
        <w:t>)</w:t>
      </w:r>
      <w:r w:rsidRPr="008262FC">
        <w:t xml:space="preserve"> для приведения амплитуд аналоговых сигналов в осциллограммах к относительным единицам. </w:t>
      </w:r>
      <w:r>
        <w:t>По уникальному имени находится соответствующий файл и если в его статусе (</w:t>
      </w:r>
      <w:r w:rsidRPr="008262FC">
        <w:rPr>
          <w:color w:val="FF0000"/>
          <w:highlight w:val="yellow"/>
          <w:lang w:val="en-US"/>
        </w:rPr>
        <w:t>norm</w:t>
      </w:r>
      <w:r>
        <w:t>)</w:t>
      </w:r>
      <w:r w:rsidRPr="008262FC">
        <w:t xml:space="preserve"> </w:t>
      </w:r>
      <w:r>
        <w:t>присутствует «</w:t>
      </w:r>
      <w:r>
        <w:rPr>
          <w:lang w:val="en-US"/>
        </w:rPr>
        <w:t>YES</w:t>
      </w:r>
      <w:r>
        <w:t>» – то использует нужные значения</w:t>
      </w:r>
      <w:r w:rsidRPr="008262FC">
        <w:t xml:space="preserve"> </w:t>
      </w:r>
      <w:r>
        <w:t xml:space="preserve">(а это по итогу осуществлено для всего датасета). </w:t>
      </w:r>
      <w:r w:rsidR="000433FF" w:rsidRPr="000433FF">
        <w:t>Затем мгновенные значения каждого аналогового сигнала из осциллограммы делятся на его индивидуальное базисное значение (</w:t>
      </w:r>
      <w:r w:rsidR="000433FF" w:rsidRPr="000433FF">
        <w:rPr>
          <w:color w:val="FF0000"/>
          <w:highlight w:val="yellow"/>
        </w:rPr>
        <w:t>из norm_coef.csv</w:t>
      </w:r>
      <w:r w:rsidR="000433FF" w:rsidRPr="000433FF">
        <w:t>), предварительно умноженное на коэффициент запаса</w:t>
      </w:r>
      <w:r w:rsidR="000433FF">
        <w:t>:</w:t>
      </w:r>
      <w:r w:rsidR="009C573D">
        <w:t xml:space="preserve"> 3 для напряжений и 20 для токов</w:t>
      </w:r>
      <w:r w:rsidR="000433FF">
        <w:t xml:space="preserve">. </w:t>
      </w:r>
      <w:r w:rsidR="000433FF" w:rsidRPr="000433FF">
        <w:t>Такое масштабирование «базиса» (фактическое увеличение делителя) осуществляется для того, чтобы результирующие нормализованные значения в номинальном режиме были значительно меньше единицы, а превышение единицы четко сигнализировало о существенных отклонениях или аппаратных аномалиях в измерительных цепях."</w:t>
      </w:r>
    </w:p>
    <w:p w14:paraId="4FBAAB16" w14:textId="22288421" w:rsidR="008262FC" w:rsidRPr="008262FC" w:rsidRDefault="008262FC" w:rsidP="001A2DAF">
      <w:r>
        <w:t xml:space="preserve">Оговоримся, что для последующего использования в нейронных сетях, рекомендуется привести значения к диапазону от минус одного до плюс одного с нормальным распределением. Здесь функция осуществляет лишь </w:t>
      </w:r>
      <w:r w:rsidR="009C573D">
        <w:t xml:space="preserve">приведение значений </w:t>
      </w:r>
      <w:r>
        <w:t>к единой системе координат, и поэтому для последующего использования будет требоваться «повторная» нормализация данных</w:t>
      </w:r>
      <w:r w:rsidR="009C573D">
        <w:t>, которая стандартна для алгоритмов машинного обучения</w:t>
      </w:r>
      <w:r>
        <w:t>.</w:t>
      </w:r>
    </w:p>
    <w:p w14:paraId="391A4848" w14:textId="0E11A185" w:rsidR="009C573D" w:rsidRDefault="009C573D" w:rsidP="009C573D">
      <w:r w:rsidRPr="009C573D">
        <w:t>Финальным этапом подготовки данных для многих задач машинного обучения является их преобразование в удобный табличный формат, такой как CSV (Comma-Separated Values</w:t>
      </w:r>
      <w:r w:rsidRPr="009C573D">
        <w:rPr>
          <w:color w:val="FF0000"/>
          <w:highlight w:val="yellow"/>
        </w:rPr>
        <w:t xml:space="preserve">). Этот процесс реализован в классе </w:t>
      </w:r>
      <w:commentRangeStart w:id="234"/>
      <w:commentRangeStart w:id="235"/>
      <w:r w:rsidRPr="009C573D">
        <w:rPr>
          <w:color w:val="FF0000"/>
          <w:highlight w:val="yellow"/>
        </w:rPr>
        <w:t>RawToCSV</w:t>
      </w:r>
      <w:commentRangeEnd w:id="234"/>
      <w:r>
        <w:rPr>
          <w:rStyle w:val="a8"/>
          <w:rFonts w:eastAsia="SimSun" w:cs="Times New Roman"/>
          <w:lang w:val="en-US"/>
        </w:rPr>
        <w:commentReference w:id="234"/>
      </w:r>
      <w:commentRangeEnd w:id="235"/>
      <w:r>
        <w:rPr>
          <w:rStyle w:val="a8"/>
          <w:rFonts w:eastAsia="SimSun" w:cs="Times New Roman"/>
          <w:lang w:val="en-US"/>
        </w:rPr>
        <w:commentReference w:id="235"/>
      </w:r>
      <w:r>
        <w:t>. Используется именно CSV файлы, так как они легко читаются большинством программных средств и библиотек для анализа данных и машинного обучения (например, Pandas в Python). Табличное представление (где строки – это временные отсчеты, а столбцы – отдельные сигналы) интуитивно понятно и удобно для многих алгоритмов.</w:t>
      </w:r>
    </w:p>
    <w:p w14:paraId="4053C554" w14:textId="022F965E" w:rsidR="009C573D" w:rsidRDefault="009C573D" w:rsidP="009C573D">
      <w:r>
        <w:t xml:space="preserve">В CSV файлы включаются только те аналоговые сигналы, которые были успешно унифицированы на предыдущих этапах и для которых были определены (или могли быть определены) коэффициенты нормализации. Это означает, что сигналы, не вошедшие в </w:t>
      </w:r>
      <w:r>
        <w:lastRenderedPageBreak/>
        <w:t xml:space="preserve">стандартный набор «универсальных» сигналов (раздел </w:t>
      </w:r>
      <w:r>
        <w:fldChar w:fldCharType="begin"/>
      </w:r>
      <w:r>
        <w:instrText xml:space="preserve"> REF _Ref200837131 \r \h </w:instrText>
      </w:r>
      <w:r>
        <w:fldChar w:fldCharType="separate"/>
      </w:r>
      <w:r w:rsidR="00F16688">
        <w:t>3.4.4.2</w:t>
      </w:r>
      <w:r>
        <w:fldChar w:fldCharType="end"/>
      </w:r>
      <w:r>
        <w:t>), отбрасываются для уменьшения «шума» в данных. Дискретные сигналы также могут быть включены.</w:t>
      </w:r>
    </w:p>
    <w:p w14:paraId="0F519F0B" w14:textId="03B9D36C" w:rsidR="008262FC" w:rsidRDefault="009C573D" w:rsidP="001A2DAF">
      <w:r w:rsidRPr="009C573D">
        <w:t>После завершения всех этих этапов мы получаем датасет осциллограмм в формате CSV, где данные стандартизированы, анонимизированы и нормализованы, что делает их пригодными для широкого спектра исследований и разработки алгоритмов в области релейной защиты и автоматики.</w:t>
      </w:r>
    </w:p>
    <w:p w14:paraId="7D1507D4" w14:textId="23F823EA" w:rsidR="00A75B9C" w:rsidRDefault="00A75B9C">
      <w:pPr>
        <w:spacing w:line="259" w:lineRule="auto"/>
        <w:ind w:firstLine="0"/>
        <w:jc w:val="left"/>
      </w:pPr>
      <w:r>
        <w:br w:type="page"/>
      </w:r>
    </w:p>
    <w:p w14:paraId="21FC5609" w14:textId="0548F38B" w:rsidR="00A75B9C" w:rsidRDefault="00A75B9C" w:rsidP="00A75B9C">
      <w:pPr>
        <w:pStyle w:val="2"/>
      </w:pPr>
      <w:bookmarkStart w:id="236" w:name="_Toc201697705"/>
      <w:r w:rsidRPr="00A75B9C">
        <w:lastRenderedPageBreak/>
        <w:t>Разметка (аннотирование) осциллограмм</w:t>
      </w:r>
      <w:bookmarkEnd w:id="236"/>
    </w:p>
    <w:p w14:paraId="24DC980E" w14:textId="77777777" w:rsidR="00A75B9C" w:rsidRDefault="00A75B9C" w:rsidP="00A75B9C">
      <w:r>
        <w:t>После того как осциллограммы собраны, унифицированы, деперсонализированы и нормализованы, следующим логическим шагом является их разметка или аннотирование. Этот процесс заключается в присвоении метки каждому участку или всей осциллограмме, характеризующей тип произошедшего события (или его отсутствие). Качественная разметка является фундаментом для последующего глубокого анализа данных, обучения моделей машинного обучения и решения специфических задач релейной защиты и автоматики.</w:t>
      </w:r>
    </w:p>
    <w:p w14:paraId="51EEA278" w14:textId="77777777" w:rsidR="000433FF" w:rsidRDefault="00A75B9C" w:rsidP="00A75B9C">
      <w:r>
        <w:t xml:space="preserve">Для диссертационного исследования, сфокусированного на устройствах быстродействующего автоматического ввода резерва (БАВР), разметка осциллограмм играет ключевую роль. Хотя можно моделировать логику работы БАВР и проверять ее на синтетических данных, реальные осциллограммы предоставляют бесценную информацию о поведении энергосистемы и самого устройства БАВР в реальных условиях эксплуатации. Безусловно, первичную разметку можно провести за счёт моделирования работы современных методов работы органов РЗА, а в случае нашего исследования – современных органов реле направления мощности (РНМ). Для первых этапов это и будет осуществлять, что полезно для обучения и последующего сравнения различных методов РНМ. </w:t>
      </w:r>
    </w:p>
    <w:p w14:paraId="65F0FA3F" w14:textId="1DCB45CC" w:rsidR="00A75B9C" w:rsidRDefault="000433FF" w:rsidP="00A75B9C">
      <w:r w:rsidRPr="000433FF">
        <w:t>Но это не всегда позволяет учесть все нюансы реального поведения оборудования и энергосистемы, особенно в сложных или нештатных ситуациях</w:t>
      </w:r>
      <w:r>
        <w:t xml:space="preserve"> </w:t>
      </w:r>
      <w:r w:rsidR="00A75B9C">
        <w:t xml:space="preserve">(Глава </w:t>
      </w:r>
      <w:r w:rsidR="00A75B9C" w:rsidRPr="00A75B9C">
        <w:rPr>
          <w:color w:val="FF0000"/>
          <w:highlight w:val="yellow"/>
        </w:rPr>
        <w:t>1х</w:t>
      </w:r>
      <w:commentRangeStart w:id="237"/>
      <w:r w:rsidR="00A75B9C" w:rsidRPr="00A75B9C">
        <w:rPr>
          <w:color w:val="FF0000"/>
          <w:highlight w:val="yellow"/>
        </w:rPr>
        <w:t>х</w:t>
      </w:r>
      <w:commentRangeEnd w:id="237"/>
      <w:r w:rsidR="00A75B9C">
        <w:rPr>
          <w:rStyle w:val="a8"/>
          <w:rFonts w:eastAsia="SimSun" w:cs="Times New Roman"/>
          <w:lang w:val="en-US"/>
        </w:rPr>
        <w:commentReference w:id="237"/>
      </w:r>
      <w:r w:rsidR="00A75B9C">
        <w:t>). Поэтому качественная разметка очень важна, и она позволяет:</w:t>
      </w:r>
    </w:p>
    <w:p w14:paraId="1F7C266E" w14:textId="176EEA35" w:rsidR="00A75B9C" w:rsidRDefault="00A75B9C" w:rsidP="00A75B9C">
      <w:pPr>
        <w:pStyle w:val="a7"/>
        <w:numPr>
          <w:ilvl w:val="0"/>
          <w:numId w:val="39"/>
        </w:numPr>
        <w:ind w:left="851" w:hanging="425"/>
      </w:pPr>
      <w:r w:rsidRPr="00A75B9C">
        <w:rPr>
          <w:b/>
          <w:bCs/>
        </w:rPr>
        <w:t>Идентифицировать и классифицировать события</w:t>
      </w:r>
      <w:r>
        <w:t>. То есть выделить из общего массива данных те осциллограммы, которые содержат интересующие аварийные режимы (например, короткие замыкания различных видов), аномальные состояния (например, однофазные замыкания на землю, просадки напряжения) или оперативные переключения, релевантные для анализа работы БАВР.</w:t>
      </w:r>
    </w:p>
    <w:p w14:paraId="290328D6" w14:textId="38F29B41" w:rsidR="00A75B9C" w:rsidRDefault="00A75B9C" w:rsidP="00A75B9C">
      <w:pPr>
        <w:pStyle w:val="a7"/>
        <w:numPr>
          <w:ilvl w:val="0"/>
          <w:numId w:val="39"/>
        </w:numPr>
        <w:ind w:left="851" w:hanging="425"/>
      </w:pPr>
      <w:r w:rsidRPr="00A75B9C">
        <w:rPr>
          <w:b/>
          <w:bCs/>
        </w:rPr>
        <w:t>Формировать наборы данных для верификации алгоритмов БАВР.</w:t>
      </w:r>
      <w:r>
        <w:t xml:space="preserve"> Создавать специализированные выборки осциллограмм, отражающие сценарии, при которых БАВР должен или не должен срабатывать. Это особенно важно для оценки корректности функционирования измерительных органов, таких как реле направления мощности, и логики принятия решений устройством.</w:t>
      </w:r>
    </w:p>
    <w:p w14:paraId="44468BB8" w14:textId="091270DB" w:rsidR="00A75B9C" w:rsidRDefault="00A75B9C" w:rsidP="00A75B9C">
      <w:pPr>
        <w:pStyle w:val="a7"/>
        <w:numPr>
          <w:ilvl w:val="0"/>
          <w:numId w:val="39"/>
        </w:numPr>
        <w:ind w:left="851" w:hanging="425"/>
      </w:pPr>
      <w:r w:rsidRPr="00A75B9C">
        <w:rPr>
          <w:b/>
          <w:bCs/>
        </w:rPr>
        <w:t>Проводить статистический анализ реальных явлений.</w:t>
      </w:r>
      <w:r>
        <w:t xml:space="preserve"> Собранный и размеченный датасет открывает возможности для исследования характеристик реальных переходных процессов. Например, как будет подробно описано в последующих главах (</w:t>
      </w:r>
      <w:r w:rsidRPr="00A75B9C">
        <w:rPr>
          <w:highlight w:val="yellow"/>
        </w:rPr>
        <w:t xml:space="preserve">Глава </w:t>
      </w:r>
      <w:commentRangeStart w:id="238"/>
      <w:commentRangeStart w:id="239"/>
      <w:r w:rsidRPr="00A75B9C">
        <w:rPr>
          <w:highlight w:val="yellow"/>
        </w:rPr>
        <w:t>ХХ</w:t>
      </w:r>
      <w:commentRangeEnd w:id="238"/>
      <w:r>
        <w:rPr>
          <w:rStyle w:val="a8"/>
          <w:rFonts w:eastAsia="SimSun" w:cs="Times New Roman"/>
          <w:lang w:val="en-US"/>
        </w:rPr>
        <w:commentReference w:id="238"/>
      </w:r>
      <w:commentRangeEnd w:id="239"/>
      <w:r w:rsidR="0020302D">
        <w:rPr>
          <w:rStyle w:val="a8"/>
          <w:rFonts w:eastAsia="SimSun" w:cs="Times New Roman"/>
          <w:lang w:val="en-US"/>
        </w:rPr>
        <w:commentReference w:id="239"/>
      </w:r>
      <w:r w:rsidRPr="0020302D">
        <w:rPr>
          <w:highlight w:val="yellow"/>
        </w:rPr>
        <w:t>), на основе данного датасета был проведен анализ перенапряжений при однофазных замыканиях на землю (ОЗЗ) в реальных сетях</w:t>
      </w:r>
      <w:r w:rsidR="0020302D" w:rsidRPr="0020302D">
        <w:rPr>
          <w:highlight w:val="yellow"/>
        </w:rPr>
        <w:t xml:space="preserve"> с применением классических датчиков</w:t>
      </w:r>
      <w:r w:rsidRPr="0020302D">
        <w:rPr>
          <w:highlight w:val="yellow"/>
        </w:rPr>
        <w:t>.</w:t>
      </w:r>
    </w:p>
    <w:p w14:paraId="771810DB" w14:textId="04C86674" w:rsidR="00A75B9C" w:rsidRDefault="00A75B9C" w:rsidP="00A75B9C">
      <w:pPr>
        <w:pStyle w:val="a7"/>
        <w:numPr>
          <w:ilvl w:val="0"/>
          <w:numId w:val="39"/>
        </w:numPr>
        <w:ind w:left="851" w:hanging="425"/>
      </w:pPr>
      <w:r w:rsidRPr="00A75B9C">
        <w:rPr>
          <w:b/>
          <w:bCs/>
        </w:rPr>
        <w:t>Создавать основу для обучения ML-моделей.</w:t>
      </w:r>
      <w:r>
        <w:t xml:space="preserve"> Размеченные данные необходимы для обучения моделей машинного обучения, способных автоматизировать классификацию событий, предсказывать поведение системы или даже участвовать в логике работы адаптивных устройств РЗА.</w:t>
      </w:r>
    </w:p>
    <w:p w14:paraId="11E7E35D" w14:textId="568E81BC" w:rsidR="00A75B9C" w:rsidRDefault="00A75B9C" w:rsidP="00A75B9C">
      <w:r w:rsidRPr="00A75B9C">
        <w:t>Важно отметить, что создаваемый датасет, благодаря своей обширности и разнообразию, может быть использован не только для исследований, связанных с БАВР. Он представляет ценность для анализа широкого круга явлений в энергосистемах, таких как оценка бросков тока при включении силовых трансформаторов, анализ пусковых режимов двигателей, исследование влияния различных видов нагрузок на качество электроэнергии и т.д. При необходимости, для конкретных осциллограмм из датасета можно запросить дополнительную информацию о параметрах оборудования из частных источников (с соблюдением требований конфиденциальности).</w:t>
      </w:r>
    </w:p>
    <w:p w14:paraId="13AB5118" w14:textId="77777777" w:rsidR="0096252F" w:rsidRPr="0096252F" w:rsidRDefault="0096252F" w:rsidP="009C573D">
      <w:pPr>
        <w:pStyle w:val="3"/>
        <w:spacing w:after="120"/>
        <w:ind w:firstLine="284"/>
        <w:rPr>
          <w:rFonts w:cs="Arial"/>
          <w:szCs w:val="18"/>
        </w:rPr>
      </w:pPr>
      <w:bookmarkStart w:id="240" w:name="_Toc201697706"/>
      <w:r w:rsidRPr="0096252F">
        <w:lastRenderedPageBreak/>
        <w:t>Необходимость разметки для обучения ML моделей и анализа</w:t>
      </w:r>
      <w:bookmarkEnd w:id="240"/>
      <w:r w:rsidRPr="0096252F">
        <w:t xml:space="preserve"> </w:t>
      </w:r>
    </w:p>
    <w:p w14:paraId="1D145FE7" w14:textId="366D561E" w:rsidR="0096252F" w:rsidRDefault="0096252F" w:rsidP="0096252F">
      <w:r>
        <w:t xml:space="preserve">Ручная разметка осциллограмм – это трудоемкий и затратный по времени процесс, требующий высокой квалификации и экспертизы от специалистов </w:t>
      </w:r>
      <w:r w:rsidRPr="0096252F">
        <w:t>[</w:t>
      </w:r>
      <w:r w:rsidRPr="0096252F">
        <w:rPr>
          <w:highlight w:val="yellow"/>
        </w:rPr>
        <w:t>Х</w:t>
      </w:r>
      <w:commentRangeStart w:id="241"/>
      <w:r w:rsidRPr="0096252F">
        <w:rPr>
          <w:highlight w:val="yellow"/>
        </w:rPr>
        <w:t>Х</w:t>
      </w:r>
      <w:commentRangeEnd w:id="241"/>
      <w:r>
        <w:rPr>
          <w:rStyle w:val="a8"/>
          <w:rFonts w:eastAsia="SimSun" w:cs="Times New Roman"/>
          <w:lang w:val="en-US"/>
        </w:rPr>
        <w:commentReference w:id="241"/>
      </w:r>
      <w:r w:rsidRPr="0096252F">
        <w:t>]</w:t>
      </w:r>
      <w:r>
        <w:t>. Субъективность оценки и сложность точного определения границ событий являются неотъемлемыми вызовами этого подхода.</w:t>
      </w:r>
    </w:p>
    <w:p w14:paraId="60447170" w14:textId="5311E1B8" w:rsidR="0096252F" w:rsidRDefault="0096252F" w:rsidP="0096252F">
      <w:r>
        <w:t xml:space="preserve">Для систематизации процесса аннотирования была предложена иерархическая структура, представленная на </w:t>
      </w:r>
      <w:r>
        <w:fldChar w:fldCharType="begin"/>
      </w:r>
      <w:r>
        <w:instrText xml:space="preserve"> REF _Ref200889536 \h </w:instrText>
      </w:r>
      <w:r>
        <w:fldChar w:fldCharType="separate"/>
      </w:r>
      <w:r w:rsidR="00F16688">
        <w:t xml:space="preserve">Рисунок </w:t>
      </w:r>
      <w:r w:rsidR="00F16688">
        <w:rPr>
          <w:noProof/>
        </w:rPr>
        <w:t>3</w:t>
      </w:r>
      <w:r w:rsidR="00F16688">
        <w:t>.</w:t>
      </w:r>
      <w:r w:rsidR="00F16688">
        <w:rPr>
          <w:noProof/>
        </w:rPr>
        <w:t>10</w:t>
      </w:r>
      <w:r>
        <w:fldChar w:fldCharType="end"/>
      </w:r>
      <w:r>
        <w:t>. Эта структура делит все события на четыре основные группы:</w:t>
      </w:r>
    </w:p>
    <w:p w14:paraId="6D991D17" w14:textId="0D42AE0C" w:rsidR="0096252F" w:rsidRDefault="0096252F" w:rsidP="0096252F">
      <w:pPr>
        <w:pStyle w:val="a7"/>
        <w:numPr>
          <w:ilvl w:val="0"/>
          <w:numId w:val="39"/>
        </w:numPr>
        <w:ind w:left="851" w:hanging="425"/>
      </w:pPr>
      <w:r w:rsidRPr="0096252F">
        <w:rPr>
          <w:b/>
          <w:bCs/>
        </w:rPr>
        <w:t>Группа 0: «Нет события»</w:t>
      </w:r>
      <w:r>
        <w:t xml:space="preserve"> (No Event) – Сегменты, где энергосистема работает в нормальном режиме, без значимых отклонений или событий. Сюда же относятся осциллограммы, содержащие только фоновый шум без полезного сигнала.</w:t>
      </w:r>
    </w:p>
    <w:p w14:paraId="2CC1C9E7" w14:textId="73627B2A" w:rsidR="0096252F" w:rsidRDefault="0096252F" w:rsidP="0096252F">
      <w:pPr>
        <w:pStyle w:val="a7"/>
        <w:numPr>
          <w:ilvl w:val="0"/>
          <w:numId w:val="39"/>
        </w:numPr>
        <w:ind w:left="851" w:hanging="425"/>
      </w:pPr>
      <w:r w:rsidRPr="0096252F">
        <w:rPr>
          <w:b/>
          <w:bCs/>
        </w:rPr>
        <w:t>Группа 1: «Оперативные переключения»</w:t>
      </w:r>
      <w:r>
        <w:t xml:space="preserve"> (Operational Switching) – Сегменты, отражающие штатные коммутации нагрузки, обычные операции с оборудованием (например, пуск двигателя, переключение обмоток трансформатора) или действия РЗА во время ликвидации аварии (например, работа выключателя).</w:t>
      </w:r>
    </w:p>
    <w:p w14:paraId="1DE2BBA0" w14:textId="0847B25A" w:rsidR="0096252F" w:rsidRDefault="0096252F" w:rsidP="0096252F">
      <w:pPr>
        <w:pStyle w:val="a7"/>
        <w:numPr>
          <w:ilvl w:val="0"/>
          <w:numId w:val="39"/>
        </w:numPr>
        <w:ind w:left="851" w:hanging="425"/>
      </w:pPr>
      <w:r w:rsidRPr="0096252F">
        <w:rPr>
          <w:b/>
          <w:bCs/>
        </w:rPr>
        <w:t>Группа 2: «Анормальные события»</w:t>
      </w:r>
      <w:r>
        <w:t xml:space="preserve"> (Abnormal Events) – События, которые отклоняются от нормального режима работы, но не требуют немедленного отключения (например, ОЗЗ в сетях с изолированной или компенсированной нейтралью, незначительные просадки напряжения).</w:t>
      </w:r>
    </w:p>
    <w:p w14:paraId="6EFC652E" w14:textId="7B7E920E" w:rsidR="0096252F" w:rsidRDefault="0096252F" w:rsidP="0096252F">
      <w:pPr>
        <w:pStyle w:val="a7"/>
        <w:numPr>
          <w:ilvl w:val="0"/>
          <w:numId w:val="39"/>
        </w:numPr>
        <w:ind w:left="851" w:hanging="425"/>
      </w:pPr>
      <w:r w:rsidRPr="0096252F">
        <w:rPr>
          <w:b/>
          <w:bCs/>
        </w:rPr>
        <w:t>Группа 3: «Аварийные события»</w:t>
      </w:r>
      <w:r>
        <w:t xml:space="preserve"> (Fault Events) – События, которые вызывают или должны вызывать срабатывание устройств релейной защиты (например, короткие замыкания, перегрузки, ведущие к отключению) или в нашем случае – срабатывание БАВР.</w:t>
      </w:r>
    </w:p>
    <w:tbl>
      <w:tblPr>
        <w:tblStyle w:val="a6"/>
        <w:tblW w:w="9351" w:type="dxa"/>
        <w:tblLook w:val="04A0" w:firstRow="1" w:lastRow="0" w:firstColumn="1" w:lastColumn="0" w:noHBand="0" w:noVBand="1"/>
      </w:tblPr>
      <w:tblGrid>
        <w:gridCol w:w="9351"/>
      </w:tblGrid>
      <w:tr w:rsidR="0096252F" w:rsidRPr="00961142" w14:paraId="7ED2AA78" w14:textId="77777777" w:rsidTr="00B96F7A">
        <w:tc>
          <w:tcPr>
            <w:tcW w:w="9351" w:type="dxa"/>
          </w:tcPr>
          <w:p w14:paraId="1599144F" w14:textId="2C7C9860" w:rsidR="0096252F" w:rsidRDefault="0096252F" w:rsidP="00B96F7A">
            <w:pPr>
              <w:keepNext/>
              <w:ind w:firstLine="0"/>
              <w:jc w:val="center"/>
              <w:rPr>
                <w:sz w:val="20"/>
              </w:rPr>
            </w:pPr>
            <w:r>
              <w:rPr>
                <w:noProof/>
              </w:rPr>
              <w:drawing>
                <wp:inline distT="0" distB="0" distL="0" distR="0" wp14:anchorId="4A2CCDA0" wp14:editId="3403766C">
                  <wp:extent cx="5760000" cy="1595314"/>
                  <wp:effectExtent l="0" t="0" r="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0000" cy="1595314"/>
                          </a:xfrm>
                          <a:prstGeom prst="rect">
                            <a:avLst/>
                          </a:prstGeom>
                          <a:noFill/>
                          <a:ln>
                            <a:noFill/>
                          </a:ln>
                        </pic:spPr>
                      </pic:pic>
                    </a:graphicData>
                  </a:graphic>
                </wp:inline>
              </w:drawing>
            </w:r>
          </w:p>
          <w:p w14:paraId="2CACDE23" w14:textId="64EE74E0" w:rsidR="0096252F" w:rsidRPr="00961142" w:rsidRDefault="0096252F" w:rsidP="00B96F7A">
            <w:pPr>
              <w:pStyle w:val="af9"/>
            </w:pPr>
            <w:bookmarkStart w:id="242" w:name="_Ref200889536"/>
            <w:r>
              <w:t xml:space="preserve">Рисунок </w:t>
            </w:r>
            <w:fldSimple w:instr=" STYLEREF 1 \s ">
              <w:r w:rsidR="00F16688">
                <w:rPr>
                  <w:noProof/>
                </w:rPr>
                <w:t>3</w:t>
              </w:r>
            </w:fldSimple>
            <w:r>
              <w:t>.</w:t>
            </w:r>
            <w:fldSimple w:instr=" SEQ Рисунок \* ARABIC \s 1 ">
              <w:r w:rsidR="00F16688">
                <w:rPr>
                  <w:noProof/>
                </w:rPr>
                <w:t>10</w:t>
              </w:r>
            </w:fldSimple>
            <w:bookmarkEnd w:id="242"/>
            <w:r>
              <w:t xml:space="preserve"> </w:t>
            </w:r>
            <w:r w:rsidRPr="0096252F">
              <w:t>Упрощенная схема иерархии классификации.</w:t>
            </w:r>
          </w:p>
        </w:tc>
      </w:tr>
    </w:tbl>
    <w:p w14:paraId="3540D007" w14:textId="77777777" w:rsidR="0096252F" w:rsidRDefault="0096252F" w:rsidP="0096252F">
      <w:r>
        <w:t>Отметим, что данная разметка носит общий характер для всеобъемлющего разбора данного набора данных. Более простая разметка для конкретных задач и органов РЗА будет описана в соответствующих главах.</w:t>
      </w:r>
    </w:p>
    <w:p w14:paraId="386041F7" w14:textId="430FDEF8" w:rsidR="0096252F" w:rsidRDefault="0096252F" w:rsidP="009C573D">
      <w:r w:rsidRPr="0096252F">
        <w:t xml:space="preserve">Пример декодирования метки ML-сигнала приведен </w:t>
      </w:r>
      <w:r>
        <w:t xml:space="preserve">на </w:t>
      </w:r>
      <w:r>
        <w:fldChar w:fldCharType="begin"/>
      </w:r>
      <w:r>
        <w:instrText xml:space="preserve"> REF _Ref200889527 \h </w:instrText>
      </w:r>
      <w:r>
        <w:fldChar w:fldCharType="separate"/>
      </w:r>
      <w:r w:rsidR="00F16688">
        <w:t xml:space="preserve">Рисунок </w:t>
      </w:r>
      <w:r w:rsidR="00F16688">
        <w:rPr>
          <w:noProof/>
        </w:rPr>
        <w:t>3</w:t>
      </w:r>
      <w:r w:rsidR="00F16688">
        <w:t>.</w:t>
      </w:r>
      <w:r w:rsidR="00F16688">
        <w:rPr>
          <w:noProof/>
        </w:rPr>
        <w:t>11</w:t>
      </w:r>
      <w:r>
        <w:fldChar w:fldCharType="end"/>
      </w:r>
      <w:r w:rsidRPr="0096252F">
        <w:t>.</w:t>
      </w:r>
    </w:p>
    <w:tbl>
      <w:tblPr>
        <w:tblStyle w:val="a6"/>
        <w:tblW w:w="9351" w:type="dxa"/>
        <w:tblLook w:val="04A0" w:firstRow="1" w:lastRow="0" w:firstColumn="1" w:lastColumn="0" w:noHBand="0" w:noVBand="1"/>
      </w:tblPr>
      <w:tblGrid>
        <w:gridCol w:w="9351"/>
      </w:tblGrid>
      <w:tr w:rsidR="0096252F" w:rsidRPr="00961142" w14:paraId="4C22CB39" w14:textId="77777777" w:rsidTr="00B96F7A">
        <w:tc>
          <w:tcPr>
            <w:tcW w:w="9351" w:type="dxa"/>
          </w:tcPr>
          <w:p w14:paraId="237F3FA3" w14:textId="77777777" w:rsidR="0096252F" w:rsidRDefault="0096252F" w:rsidP="00B96F7A">
            <w:pPr>
              <w:keepNext/>
              <w:ind w:firstLine="0"/>
              <w:jc w:val="center"/>
              <w:rPr>
                <w:sz w:val="20"/>
              </w:rPr>
            </w:pPr>
            <w:r>
              <w:rPr>
                <w:noProof/>
              </w:rPr>
              <w:drawing>
                <wp:inline distT="0" distB="0" distL="0" distR="0" wp14:anchorId="6DDB1EAC" wp14:editId="0A34ABF1">
                  <wp:extent cx="3240000" cy="1134344"/>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40000" cy="1134344"/>
                          </a:xfrm>
                          <a:prstGeom prst="rect">
                            <a:avLst/>
                          </a:prstGeom>
                          <a:noFill/>
                          <a:ln>
                            <a:noFill/>
                          </a:ln>
                        </pic:spPr>
                      </pic:pic>
                    </a:graphicData>
                  </a:graphic>
                </wp:inline>
              </w:drawing>
            </w:r>
          </w:p>
          <w:p w14:paraId="63B905DD" w14:textId="7E3E6B5B" w:rsidR="0096252F" w:rsidRPr="00961142" w:rsidRDefault="0096252F" w:rsidP="00B96F7A">
            <w:pPr>
              <w:pStyle w:val="af9"/>
            </w:pPr>
            <w:bookmarkStart w:id="243" w:name="_Ref200889527"/>
            <w:r>
              <w:t xml:space="preserve">Рисунок </w:t>
            </w:r>
            <w:fldSimple w:instr=" STYLEREF 1 \s ">
              <w:r w:rsidR="00F16688">
                <w:rPr>
                  <w:noProof/>
                </w:rPr>
                <w:t>3</w:t>
              </w:r>
            </w:fldSimple>
            <w:r>
              <w:t>.</w:t>
            </w:r>
            <w:fldSimple w:instr=" SEQ Рисунок \* ARABIC \s 1 ">
              <w:r w:rsidR="00F16688">
                <w:rPr>
                  <w:noProof/>
                </w:rPr>
                <w:t>11</w:t>
              </w:r>
            </w:fldSimple>
            <w:bookmarkEnd w:id="243"/>
            <w:r>
              <w:t xml:space="preserve"> </w:t>
            </w:r>
            <w:r w:rsidRPr="0096252F">
              <w:t>Пример декодирования сигнала ML.</w:t>
            </w:r>
            <w:r>
              <w:t>.</w:t>
            </w:r>
          </w:p>
        </w:tc>
      </w:tr>
    </w:tbl>
    <w:p w14:paraId="14628B1B" w14:textId="0116D6A2" w:rsidR="0096252F" w:rsidRDefault="0096252F" w:rsidP="009C573D"/>
    <w:p w14:paraId="68AB359B" w14:textId="77777777" w:rsidR="00604ABE" w:rsidRPr="00604ABE" w:rsidRDefault="00604ABE" w:rsidP="00604ABE">
      <w:pPr>
        <w:pStyle w:val="3"/>
        <w:rPr>
          <w:rFonts w:cs="Arial"/>
          <w:szCs w:val="18"/>
        </w:rPr>
      </w:pPr>
      <w:bookmarkStart w:id="244" w:name="_Toc201697707"/>
      <w:r w:rsidRPr="00604ABE">
        <w:lastRenderedPageBreak/>
        <w:t>Подготовка данных для ручной разметки</w:t>
      </w:r>
      <w:bookmarkEnd w:id="244"/>
      <w:r w:rsidRPr="00604ABE">
        <w:t xml:space="preserve"> </w:t>
      </w:r>
    </w:p>
    <w:p w14:paraId="3909301D" w14:textId="4B319976" w:rsidR="00604ABE" w:rsidRDefault="00604ABE" w:rsidP="00604ABE">
      <w:r>
        <w:t xml:space="preserve">Для первоначального обучения моделей и валидации подходов была выполнена ручная разметка подмножества осциллограмм. Было отобрано </w:t>
      </w:r>
      <w:r w:rsidRPr="00604ABE">
        <w:rPr>
          <w:highlight w:val="yellow"/>
        </w:rPr>
        <w:t>40</w:t>
      </w:r>
      <w:commentRangeStart w:id="245"/>
      <w:r w:rsidRPr="00604ABE">
        <w:rPr>
          <w:highlight w:val="yellow"/>
        </w:rPr>
        <w:t>9</w:t>
      </w:r>
      <w:commentRangeEnd w:id="245"/>
      <w:r>
        <w:rPr>
          <w:rStyle w:val="a8"/>
          <w:rFonts w:eastAsia="SimSun" w:cs="Times New Roman"/>
          <w:lang w:val="en-US"/>
        </w:rPr>
        <w:commentReference w:id="245"/>
      </w:r>
      <w:r>
        <w:t xml:space="preserve"> осциллограмм, записанные в сетях 50 Гц с частотой дискретизации 1600 Гц, которые содержали относительно высокую частоту событий.</w:t>
      </w:r>
    </w:p>
    <w:p w14:paraId="1B407A4A" w14:textId="30878AC6" w:rsidR="00604ABE" w:rsidRDefault="00604ABE" w:rsidP="00604ABE">
      <w:r>
        <w:t>Для удобства ручной разметки и последующего обучения моделей ML, исходные COMTRADE файлы были преобразованы в единый CSV-файл. Этот процесс включал:</w:t>
      </w:r>
    </w:p>
    <w:p w14:paraId="0D2022F1" w14:textId="77777777" w:rsidR="00604ABE" w:rsidRDefault="00604ABE" w:rsidP="00604ABE">
      <w:pPr>
        <w:pStyle w:val="a7"/>
        <w:numPr>
          <w:ilvl w:val="0"/>
          <w:numId w:val="39"/>
        </w:numPr>
        <w:ind w:left="851" w:hanging="425"/>
      </w:pPr>
      <w:r>
        <w:t>Итерацию по всем осциллограммам.</w:t>
      </w:r>
    </w:p>
    <w:p w14:paraId="2E40CC24" w14:textId="08A64F0C" w:rsidR="00604ABE" w:rsidRDefault="00604ABE" w:rsidP="00604ABE">
      <w:pPr>
        <w:pStyle w:val="a7"/>
        <w:numPr>
          <w:ilvl w:val="0"/>
          <w:numId w:val="39"/>
        </w:numPr>
        <w:ind w:left="851" w:hanging="425"/>
      </w:pPr>
      <w:r>
        <w:t>Разделение сигналов по секциям шин (с добавлением суффикса «_BusXX» к имени осциллограммы).</w:t>
      </w:r>
    </w:p>
    <w:p w14:paraId="18DE8C27" w14:textId="78DD309E" w:rsidR="00604ABE" w:rsidRDefault="00604ABE" w:rsidP="00604ABE">
      <w:pPr>
        <w:pStyle w:val="a7"/>
        <w:numPr>
          <w:ilvl w:val="0"/>
          <w:numId w:val="39"/>
        </w:numPr>
        <w:ind w:left="851" w:hanging="425"/>
      </w:pPr>
      <w:r>
        <w:t xml:space="preserve">Поскольку многие осциллограммы содержат лишь короткий участок с интересующим событием, а остальная часть является </w:t>
      </w:r>
      <w:r w:rsidR="0020302D" w:rsidRPr="0020302D">
        <w:t>предаварийным или послеаварийным режимом</w:t>
      </w:r>
      <w:r>
        <w:t>, для экономии ресурсов и фокусировки на событии производилось «вырезание» областей: сохранялся участок события и регион, равный 20 периодам до и после события.</w:t>
      </w:r>
    </w:p>
    <w:p w14:paraId="3457018C" w14:textId="7DFA548D" w:rsidR="00604ABE" w:rsidRDefault="00604ABE" w:rsidP="00604ABE">
      <w:pPr>
        <w:pStyle w:val="a7"/>
        <w:numPr>
          <w:ilvl w:val="0"/>
          <w:numId w:val="39"/>
        </w:numPr>
        <w:ind w:left="851" w:hanging="425"/>
      </w:pPr>
      <w:r>
        <w:t>Если в осциллограмме присутствовало несколько событий находящихся на расстоянии больше 40 периодов, они также разделялись (с добавлением суффикса «_eventNXX»).</w:t>
      </w:r>
    </w:p>
    <w:p w14:paraId="7FA39025" w14:textId="74EC9D2F" w:rsidR="00604ABE" w:rsidRDefault="00604ABE" w:rsidP="00604ABE">
      <w:pPr>
        <w:pStyle w:val="a7"/>
        <w:numPr>
          <w:ilvl w:val="0"/>
          <w:numId w:val="39"/>
        </w:numPr>
        <w:ind w:left="851" w:hanging="425"/>
      </w:pPr>
      <w:r>
        <w:t>Для осциллограмм без событий сохранялся 20-периодный участок из середины записи.</w:t>
      </w:r>
    </w:p>
    <w:p w14:paraId="35065AAA" w14:textId="77777777" w:rsidR="00604ABE" w:rsidRPr="00604ABE" w:rsidRDefault="00604ABE" w:rsidP="00604ABE">
      <w:pPr>
        <w:pStyle w:val="3"/>
        <w:rPr>
          <w:rFonts w:cs="Arial"/>
          <w:szCs w:val="18"/>
        </w:rPr>
      </w:pPr>
      <w:bookmarkStart w:id="246" w:name="_Toc201697708"/>
      <w:r w:rsidRPr="00604ABE">
        <w:t>Автоматизация процесса разметки и перспективы</w:t>
      </w:r>
      <w:bookmarkEnd w:id="246"/>
      <w:r w:rsidRPr="00604ABE">
        <w:t xml:space="preserve"> </w:t>
      </w:r>
    </w:p>
    <w:p w14:paraId="17A97C2E" w14:textId="6E42311E" w:rsidR="00604ABE" w:rsidRDefault="00604ABE" w:rsidP="00604ABE">
      <w:r w:rsidRPr="00604ABE">
        <w:t xml:space="preserve">Учитывая огромный объем данных (более 50 тысяч осциллограмм в текущем датасете), ручная разметка всего массива не представляется возможной. Поэтому ключевой задачей является разработка и применение методов автоматической разметки. </w:t>
      </w:r>
      <w:r>
        <w:t>Н</w:t>
      </w:r>
      <w:r w:rsidRPr="00604ABE">
        <w:t>а основе первоначально размеченного вручную подмножества могут быть обучены модели машинного обучения (например, св</w:t>
      </w:r>
      <w:r>
        <w:t>ё</w:t>
      </w:r>
      <w:r w:rsidRPr="00604ABE">
        <w:t>рточные нейронные сети (CNN) или многослойные персептроны (MLP) на основе спектральных данных) для предварительной классификации и сортировки оставшихся осциллограмм.</w:t>
      </w:r>
      <w:r>
        <w:t xml:space="preserve"> Этот подход будет подробно рассмотрен в следующих главах (</w:t>
      </w:r>
      <w:r w:rsidRPr="00604ABE">
        <w:rPr>
          <w:highlight w:val="yellow"/>
        </w:rPr>
        <w:t xml:space="preserve">Глава </w:t>
      </w:r>
      <w:commentRangeStart w:id="247"/>
      <w:r w:rsidRPr="00604ABE">
        <w:rPr>
          <w:highlight w:val="yellow"/>
        </w:rPr>
        <w:t>ХХ</w:t>
      </w:r>
      <w:commentRangeEnd w:id="247"/>
      <w:r>
        <w:rPr>
          <w:rStyle w:val="a8"/>
          <w:rFonts w:eastAsia="SimSun" w:cs="Times New Roman"/>
          <w:lang w:val="en-US"/>
        </w:rPr>
        <w:commentReference w:id="247"/>
      </w:r>
      <w:r>
        <w:t>)</w:t>
      </w:r>
      <w:r w:rsidRPr="00604ABE">
        <w:t xml:space="preserve"> </w:t>
      </w:r>
    </w:p>
    <w:p w14:paraId="1337053D" w14:textId="77777777" w:rsidR="00604ABE" w:rsidRDefault="00604ABE" w:rsidP="00604ABE">
      <w:r>
        <w:t>Этот процесс может быть итерационным:</w:t>
      </w:r>
    </w:p>
    <w:p w14:paraId="56357800" w14:textId="77777777" w:rsidR="00604ABE" w:rsidRDefault="00604ABE" w:rsidP="00604ABE">
      <w:pPr>
        <w:pStyle w:val="a7"/>
        <w:numPr>
          <w:ilvl w:val="0"/>
          <w:numId w:val="43"/>
        </w:numPr>
        <w:ind w:left="357" w:hanging="357"/>
      </w:pPr>
      <w:r>
        <w:t>Обучение начальной модели на малом размеченном наборе.</w:t>
      </w:r>
    </w:p>
    <w:p w14:paraId="52944A80" w14:textId="77777777" w:rsidR="00604ABE" w:rsidRDefault="00604ABE" w:rsidP="00604ABE">
      <w:pPr>
        <w:pStyle w:val="a7"/>
        <w:numPr>
          <w:ilvl w:val="0"/>
          <w:numId w:val="43"/>
        </w:numPr>
        <w:ind w:left="357" w:hanging="357"/>
      </w:pPr>
      <w:r>
        <w:t>Применение модели для автоматической разметки большего неразмеченного набора.</w:t>
      </w:r>
    </w:p>
    <w:p w14:paraId="100FC039" w14:textId="77777777" w:rsidR="00604ABE" w:rsidRDefault="00604ABE" w:rsidP="00604ABE">
      <w:pPr>
        <w:pStyle w:val="a7"/>
        <w:numPr>
          <w:ilvl w:val="0"/>
          <w:numId w:val="43"/>
        </w:numPr>
        <w:ind w:left="357" w:hanging="357"/>
      </w:pPr>
      <w:r>
        <w:t>Экспертная проверка и коррекция автоматически присвоенных меток, с особым вниманием к сомнительным или сложным случаям.</w:t>
      </w:r>
    </w:p>
    <w:p w14:paraId="2E284C7E" w14:textId="77777777" w:rsidR="00604ABE" w:rsidRDefault="00604ABE" w:rsidP="00604ABE">
      <w:pPr>
        <w:pStyle w:val="a7"/>
        <w:numPr>
          <w:ilvl w:val="0"/>
          <w:numId w:val="43"/>
        </w:numPr>
        <w:ind w:left="357" w:hanging="357"/>
      </w:pPr>
      <w:r>
        <w:t>Дообучение или переобучение модели на расширенном и уточненном наборе данных.</w:t>
      </w:r>
    </w:p>
    <w:p w14:paraId="6F72C3E6" w14:textId="77777777" w:rsidR="00604ABE" w:rsidRDefault="00604ABE" w:rsidP="00604ABE">
      <w:pPr>
        <w:pStyle w:val="a7"/>
        <w:numPr>
          <w:ilvl w:val="0"/>
          <w:numId w:val="43"/>
        </w:numPr>
        <w:ind w:left="357" w:hanging="357"/>
      </w:pPr>
      <w:r>
        <w:t>Повторение шагов 2-4 до достижения приемлемого качества автоматической разметки.</w:t>
      </w:r>
    </w:p>
    <w:p w14:paraId="1407241A" w14:textId="21846711" w:rsidR="00604ABE" w:rsidRDefault="00604ABE" w:rsidP="00604ABE">
      <w:pPr>
        <w:ind w:firstLine="708"/>
      </w:pPr>
      <w:r>
        <w:t>Такой циклический подход позволяет постепенно улучшать как качество самой разметки, так и точность моделей машинного обучения</w:t>
      </w:r>
    </w:p>
    <w:p w14:paraId="30360D95" w14:textId="55F80272" w:rsidR="00604ABE" w:rsidRPr="00604ABE" w:rsidRDefault="00604ABE" w:rsidP="00604ABE">
      <w:pPr>
        <w:pStyle w:val="3"/>
        <w:rPr>
          <w:rFonts w:cs="Arial"/>
          <w:szCs w:val="18"/>
        </w:rPr>
      </w:pPr>
      <w:bookmarkStart w:id="248" w:name="_Ref200899291"/>
      <w:bookmarkStart w:id="249" w:name="_Toc201697709"/>
      <w:r w:rsidRPr="00604ABE">
        <w:t xml:space="preserve">Фильтрация </w:t>
      </w:r>
      <w:r>
        <w:t>«</w:t>
      </w:r>
      <w:r w:rsidRPr="00604ABE">
        <w:t>пустых</w:t>
      </w:r>
      <w:r>
        <w:t>»</w:t>
      </w:r>
      <w:r w:rsidRPr="00604ABE">
        <w:t xml:space="preserve"> осциллограмм</w:t>
      </w:r>
      <w:bookmarkEnd w:id="248"/>
      <w:bookmarkEnd w:id="249"/>
      <w:r w:rsidRPr="00604ABE">
        <w:t xml:space="preserve"> </w:t>
      </w:r>
    </w:p>
    <w:p w14:paraId="6C284424" w14:textId="77777777" w:rsidR="0020302D" w:rsidRDefault="0020302D" w:rsidP="002F7858"/>
    <w:p w14:paraId="097C802F" w14:textId="77777777" w:rsidR="0020302D" w:rsidRDefault="0020302D" w:rsidP="002F7858"/>
    <w:p w14:paraId="3FFB73C7" w14:textId="77777777" w:rsidR="0020302D" w:rsidRDefault="0020302D" w:rsidP="002F7858"/>
    <w:p w14:paraId="7D57868B" w14:textId="77777777" w:rsidR="0020302D" w:rsidRDefault="0020302D" w:rsidP="002F7858"/>
    <w:p w14:paraId="6241E49D" w14:textId="29F95362" w:rsidR="00604ABE" w:rsidRDefault="0020302D" w:rsidP="0020302D">
      <w:r w:rsidRPr="0020302D">
        <w:lastRenderedPageBreak/>
        <w:t>На начальном этапе формирования датасета, особенно при сборе данных с пусконаладочных работ, значительную часть составляют записи, где не зафиксировано явных аварийных или переходных процессов. Хотя осциллограммы, отражающие нормальный режим работы, важны для обучения моделей отличать его от аномального, их избыточное количество (особенно если это просто фоновый шум или незначительные флуктуации без событий, представляющих интерес для анализа) затрудняет поиск и обработку действительно информативных записей. Для первичного отсеивания таких «истинно пустых» или не представляющих интереса осциллограмм была разработана специальная функция (</w:t>
      </w:r>
      <w:r w:rsidRPr="0020302D">
        <w:rPr>
          <w:color w:val="FF0000"/>
          <w:highlight w:val="yellow"/>
        </w:rPr>
        <w:t>EmptyOscFilter</w:t>
      </w:r>
      <w:r w:rsidRPr="0020302D">
        <w:t>).</w:t>
      </w:r>
      <w:r>
        <w:t xml:space="preserve"> </w:t>
      </w:r>
      <w:r w:rsidR="00C77D64">
        <w:t xml:space="preserve">Результаты работы данной функции приведены в </w:t>
      </w:r>
      <w:r w:rsidR="00C77D64" w:rsidRPr="00C77D64">
        <w:rPr>
          <w:highlight w:val="yellow"/>
        </w:rPr>
        <w:t>таблице 2</w:t>
      </w:r>
      <w:r w:rsidR="00C77D64">
        <w:t>.</w:t>
      </w:r>
      <w:r w:rsidR="00604ABE">
        <w:t xml:space="preserve"> Основная логика ее работы заключается в следующем</w:t>
      </w:r>
      <w:r w:rsidR="002F7858">
        <w:t>.</w:t>
      </w:r>
    </w:p>
    <w:p w14:paraId="1F487AAA" w14:textId="3A968A40" w:rsidR="002F7858" w:rsidRDefault="002F7858" w:rsidP="002F7858">
      <w:r w:rsidRPr="002F7858">
        <w:rPr>
          <w:b/>
          <w:bCs/>
          <w:u w:val="single"/>
        </w:rPr>
        <w:t>Чтение осциллограммы</w:t>
      </w:r>
      <w:r>
        <w:t xml:space="preserve"> </w:t>
      </w:r>
    </w:p>
    <w:p w14:paraId="1C123F77" w14:textId="606FC04B" w:rsidR="002F7858" w:rsidRDefault="002F7858" w:rsidP="002F7858">
      <w:r>
        <w:t>Загружается «.cfg» и «.dat» файл осциллограммы. Определяется частота дискретизации и, на ее основе, размер окна для БПФ (обычно один период основной частоты).</w:t>
      </w:r>
    </w:p>
    <w:p w14:paraId="004AA690" w14:textId="3E087B6B" w:rsidR="002F7858" w:rsidRDefault="002F7858" w:rsidP="002F7858">
      <w:r w:rsidRPr="002F7858">
        <w:rPr>
          <w:b/>
          <w:bCs/>
          <w:u w:val="single"/>
        </w:rPr>
        <w:t>Анализ аналоговых каналов</w:t>
      </w:r>
    </w:p>
    <w:p w14:paraId="03197A3F" w14:textId="73B347B9" w:rsidR="002F7858" w:rsidRDefault="002F7858" w:rsidP="002F7858">
      <w:r>
        <w:t>Для каждого аналогового канала, соответствующего критериям (например, по имени содержащего «I»' или «U», что указывает на ток или напряжение):</w:t>
      </w:r>
    </w:p>
    <w:p w14:paraId="1A501E39" w14:textId="38A99BC4" w:rsidR="002F7858" w:rsidRDefault="002F7858" w:rsidP="002F7858">
      <w:pPr>
        <w:pStyle w:val="a7"/>
        <w:numPr>
          <w:ilvl w:val="0"/>
          <w:numId w:val="39"/>
        </w:numPr>
        <w:ind w:left="851" w:hanging="425"/>
      </w:pPr>
      <w:r w:rsidRPr="002F7858">
        <w:rPr>
          <w:b/>
          <w:bCs/>
        </w:rPr>
        <w:t>Опциональная нормализация:</w:t>
      </w:r>
      <w:r>
        <w:t xml:space="preserve"> Если активирована опция нормализации (</w:t>
      </w:r>
      <w:r w:rsidRPr="002F7858">
        <w:rPr>
          <w:color w:val="FF0000"/>
          <w:highlight w:val="yellow"/>
        </w:rPr>
        <w:t>use_norm_osc</w:t>
      </w:r>
      <w:r>
        <w:rPr>
          <w:color w:val="FF0000"/>
        </w:rPr>
        <w:t>)</w:t>
      </w:r>
      <w:r>
        <w:t xml:space="preserve"> и предоставлен файл с данными коэффициентами (</w:t>
      </w:r>
      <w:r w:rsidRPr="002F7858">
        <w:rPr>
          <w:color w:val="FF0000"/>
          <w:highlight w:val="yellow"/>
        </w:rPr>
        <w:t>norm_coef.csv</w:t>
      </w:r>
      <w:r>
        <w:t>), предпринимается попытка нормализовать сигнал с помощью. Если нормализация невозможна, анализ продолжается с «сырыми» данными (и другими уставками).</w:t>
      </w:r>
    </w:p>
    <w:p w14:paraId="0A2C98D0" w14:textId="4AD61572" w:rsidR="002F7858" w:rsidRDefault="002F7858" w:rsidP="002F7858">
      <w:pPr>
        <w:pStyle w:val="a7"/>
        <w:numPr>
          <w:ilvl w:val="0"/>
          <w:numId w:val="39"/>
        </w:numPr>
        <w:ind w:left="851" w:hanging="425"/>
      </w:pPr>
      <w:r w:rsidRPr="002F7858">
        <w:rPr>
          <w:b/>
          <w:bCs/>
        </w:rPr>
        <w:t>Проверка «чистоты» начального участка:</w:t>
      </w:r>
      <w:r>
        <w:t xml:space="preserve"> Для «сырых» сигналов (или если нормализация не применялась) анализируется начальный участок сигнала (например, первый период) на предмет доминирования первой гармоники над высшими. Если сигнал слишком «грязный» (много шума/гармоник), он может считаться неактивным для дальнейшего анализа порогов (</w:t>
      </w:r>
      <w:bookmarkStart w:id="250" w:name="_Hlk200890805"/>
      <w:r>
        <w:t>уставок</w:t>
      </w:r>
      <w:bookmarkEnd w:id="250"/>
      <w:r>
        <w:t>).</w:t>
      </w:r>
    </w:p>
    <w:p w14:paraId="18FFBD36" w14:textId="77777777" w:rsidR="002F7858" w:rsidRDefault="002F7858" w:rsidP="002F7858">
      <w:pPr>
        <w:pStyle w:val="a7"/>
        <w:numPr>
          <w:ilvl w:val="0"/>
          <w:numId w:val="39"/>
        </w:numPr>
        <w:ind w:left="851" w:hanging="425"/>
      </w:pPr>
      <w:r w:rsidRPr="002F7858">
        <w:rPr>
          <w:b/>
          <w:bCs/>
        </w:rPr>
        <w:t>Расчет амплитуды первой гармоники (H</w:t>
      </w:r>
      <w:r w:rsidRPr="002F7858">
        <w:rPr>
          <w:b/>
          <w:bCs/>
          <w:vertAlign w:val="subscript"/>
        </w:rPr>
        <w:t>1</w:t>
      </w:r>
      <w:r w:rsidRPr="002F7858">
        <w:rPr>
          <w:b/>
          <w:bCs/>
        </w:rPr>
        <w:t>):</w:t>
      </w:r>
      <w:r>
        <w:t xml:space="preserve"> Для всего сигнала или его репрезентативных участков рассчитывается временной ряд амплитуд первой гармоники.</w:t>
      </w:r>
    </w:p>
    <w:p w14:paraId="50062A9B" w14:textId="75312D07" w:rsidR="002F7858" w:rsidRDefault="002F7858" w:rsidP="002F7858">
      <w:pPr>
        <w:pStyle w:val="a7"/>
        <w:numPr>
          <w:ilvl w:val="0"/>
          <w:numId w:val="39"/>
        </w:numPr>
        <w:ind w:left="851" w:hanging="425"/>
      </w:pPr>
      <w:r w:rsidRPr="002F7858">
        <w:rPr>
          <w:b/>
          <w:bCs/>
        </w:rPr>
        <w:t>Применение уставок:</w:t>
      </w:r>
      <w:r>
        <w:t xml:space="preserve"> Рассчитанные статистики (максимальное значение H</w:t>
      </w:r>
      <w:r w:rsidRPr="002F7858">
        <w:rPr>
          <w:vertAlign w:val="subscript"/>
        </w:rPr>
        <w:t>1</w:t>
      </w:r>
      <w:r>
        <w:t>, дельта H</w:t>
      </w:r>
      <w:r w:rsidRPr="002F7858">
        <w:rPr>
          <w:vertAlign w:val="subscript"/>
        </w:rPr>
        <w:t>1</w:t>
      </w:r>
      <w:r>
        <w:t>, стандартное отклонение H</w:t>
      </w:r>
      <w:r w:rsidRPr="002F7858">
        <w:rPr>
          <w:vertAlign w:val="subscript"/>
        </w:rPr>
        <w:t>1</w:t>
      </w:r>
      <w:r>
        <w:t xml:space="preserve">) сравниваются с заданными </w:t>
      </w:r>
      <w:r w:rsidRPr="002F7858">
        <w:t>уставок</w:t>
      </w:r>
      <w:r>
        <w:t xml:space="preserve">ами. Пороги могут быть абсолютными (для нормализованных сигналов) или относительными (для «сырых» сигналов, относительно начальной амплитуды H1). В </w:t>
      </w:r>
      <w:r w:rsidRPr="002F7858">
        <w:rPr>
          <w:highlight w:val="yellow"/>
        </w:rPr>
        <w:t>таблице 6</w:t>
      </w:r>
      <w:r>
        <w:t xml:space="preserve"> приведены значения используемы уставок.</w:t>
      </w:r>
      <w:r w:rsidR="00252F21">
        <w:t xml:space="preserve"> Здесь </w:t>
      </w:r>
      <w:r w:rsidR="00252F21" w:rsidRPr="00252F21">
        <w:t>delta</w:t>
      </w:r>
      <w:r w:rsidR="00252F21">
        <w:t xml:space="preserve"> – расхождение между максимальным и минимальным значе</w:t>
      </w:r>
      <w:r w:rsidR="00252F21" w:rsidRPr="00252F21">
        <w:rPr>
          <w:szCs w:val="24"/>
        </w:rPr>
        <w:t>нием; std_dev – стандартное отклонение; max_abs – максимальное значение (для отсеивания шумов).</w:t>
      </w:r>
    </w:p>
    <w:p w14:paraId="546F820B" w14:textId="4FA06CD6" w:rsidR="002F7858" w:rsidRDefault="002F7858" w:rsidP="002F7858">
      <w:pPr>
        <w:spacing w:after="120"/>
        <w:ind w:firstLine="284"/>
        <w:rPr>
          <w:rFonts w:eastAsia="SimSun" w:cs="Arial"/>
          <w:sz w:val="16"/>
          <w:szCs w:val="18"/>
        </w:rPr>
      </w:pPr>
      <w:r w:rsidRPr="00921733">
        <w:rPr>
          <w:rFonts w:eastAsia="SimSun" w:cs="Arial"/>
          <w:sz w:val="16"/>
          <w:szCs w:val="18"/>
          <w:highlight w:val="yellow"/>
        </w:rPr>
        <w:t xml:space="preserve">Таблица </w:t>
      </w:r>
      <w:r>
        <w:rPr>
          <w:rFonts w:eastAsia="SimSun" w:cs="Arial"/>
          <w:sz w:val="16"/>
          <w:szCs w:val="18"/>
          <w:highlight w:val="yellow"/>
        </w:rPr>
        <w:t>6</w:t>
      </w:r>
      <w:r w:rsidRPr="00921733">
        <w:rPr>
          <w:rFonts w:eastAsia="SimSun" w:cs="Arial"/>
          <w:sz w:val="16"/>
          <w:szCs w:val="18"/>
          <w:highlight w:val="yellow"/>
        </w:rPr>
        <w:t xml:space="preserve">. </w:t>
      </w:r>
      <w:r w:rsidR="0020302D">
        <w:rPr>
          <w:rFonts w:eastAsia="SimSun" w:cs="Arial"/>
          <w:sz w:val="16"/>
          <w:szCs w:val="18"/>
        </w:rPr>
        <w:t xml:space="preserve">Уставки </w:t>
      </w:r>
      <w:r w:rsidR="0020302D" w:rsidRPr="0020302D">
        <w:rPr>
          <w:rFonts w:eastAsia="SimSun" w:cs="Arial"/>
          <w:sz w:val="16"/>
          <w:szCs w:val="18"/>
        </w:rPr>
        <w:t>для функции фильтрации «пустых» осциллограмм</w:t>
      </w:r>
    </w:p>
    <w:tbl>
      <w:tblPr>
        <w:tblStyle w:val="a6"/>
        <w:tblW w:w="0" w:type="auto"/>
        <w:tblLook w:val="04A0" w:firstRow="1" w:lastRow="0" w:firstColumn="1" w:lastColumn="0" w:noHBand="0" w:noVBand="1"/>
      </w:tblPr>
      <w:tblGrid>
        <w:gridCol w:w="1783"/>
        <w:gridCol w:w="1331"/>
        <w:gridCol w:w="2551"/>
        <w:gridCol w:w="1883"/>
        <w:gridCol w:w="1797"/>
      </w:tblGrid>
      <w:tr w:rsidR="002F7858" w14:paraId="44D5CE64" w14:textId="77777777" w:rsidTr="00252F21">
        <w:tc>
          <w:tcPr>
            <w:tcW w:w="3114" w:type="dxa"/>
            <w:gridSpan w:val="2"/>
            <w:vAlign w:val="center"/>
          </w:tcPr>
          <w:p w14:paraId="3CF87CA6" w14:textId="07595922" w:rsidR="002F7858" w:rsidRPr="00252F21" w:rsidRDefault="002F7858" w:rsidP="002F7858">
            <w:pPr>
              <w:ind w:firstLine="0"/>
              <w:jc w:val="center"/>
              <w:rPr>
                <w:sz w:val="20"/>
                <w:szCs w:val="20"/>
              </w:rPr>
            </w:pPr>
            <w:r w:rsidRPr="00252F21">
              <w:rPr>
                <w:sz w:val="20"/>
                <w:szCs w:val="20"/>
              </w:rPr>
              <w:t>сигнал</w:t>
            </w:r>
          </w:p>
        </w:tc>
        <w:tc>
          <w:tcPr>
            <w:tcW w:w="2551" w:type="dxa"/>
            <w:vAlign w:val="center"/>
          </w:tcPr>
          <w:p w14:paraId="45BCE09E" w14:textId="7E5511A3" w:rsidR="00252F21" w:rsidRDefault="00252F21" w:rsidP="002F7858">
            <w:pPr>
              <w:ind w:firstLine="0"/>
              <w:jc w:val="center"/>
              <w:rPr>
                <w:sz w:val="20"/>
                <w:szCs w:val="20"/>
              </w:rPr>
            </w:pPr>
            <w:r>
              <w:rPr>
                <w:sz w:val="20"/>
                <w:szCs w:val="20"/>
              </w:rPr>
              <w:t>Расхождение</w:t>
            </w:r>
          </w:p>
          <w:p w14:paraId="667E4749" w14:textId="2534355A" w:rsidR="002F7858" w:rsidRPr="00252F21" w:rsidRDefault="00252F21" w:rsidP="002F7858">
            <w:pPr>
              <w:ind w:firstLine="0"/>
              <w:jc w:val="center"/>
              <w:rPr>
                <w:sz w:val="20"/>
                <w:szCs w:val="20"/>
              </w:rPr>
            </w:pPr>
            <w:r>
              <w:rPr>
                <w:sz w:val="20"/>
                <w:szCs w:val="20"/>
              </w:rPr>
              <w:t>(</w:t>
            </w:r>
            <w:r w:rsidR="002F7858" w:rsidRPr="00252F21">
              <w:rPr>
                <w:sz w:val="20"/>
                <w:szCs w:val="20"/>
              </w:rPr>
              <w:t>delta</w:t>
            </w:r>
            <w:r>
              <w:rPr>
                <w:sz w:val="20"/>
                <w:szCs w:val="20"/>
              </w:rPr>
              <w:t>)</w:t>
            </w:r>
          </w:p>
        </w:tc>
        <w:tc>
          <w:tcPr>
            <w:tcW w:w="1883" w:type="dxa"/>
            <w:vAlign w:val="center"/>
          </w:tcPr>
          <w:p w14:paraId="26C94923" w14:textId="77777777" w:rsidR="00252F21" w:rsidRDefault="00252F21" w:rsidP="002F7858">
            <w:pPr>
              <w:ind w:firstLine="0"/>
              <w:jc w:val="center"/>
              <w:rPr>
                <w:sz w:val="20"/>
                <w:szCs w:val="20"/>
              </w:rPr>
            </w:pPr>
          </w:p>
          <w:p w14:paraId="158197E9" w14:textId="5EEF8B8B" w:rsidR="002F7858" w:rsidRPr="00252F21" w:rsidRDefault="00252F21" w:rsidP="002F7858">
            <w:pPr>
              <w:ind w:firstLine="0"/>
              <w:jc w:val="center"/>
              <w:rPr>
                <w:sz w:val="20"/>
                <w:szCs w:val="20"/>
              </w:rPr>
            </w:pPr>
            <w:r w:rsidRPr="00252F21">
              <w:rPr>
                <w:sz w:val="20"/>
                <w:szCs w:val="20"/>
              </w:rPr>
              <w:t>std_dev</w:t>
            </w:r>
          </w:p>
        </w:tc>
        <w:tc>
          <w:tcPr>
            <w:tcW w:w="1797" w:type="dxa"/>
            <w:vAlign w:val="center"/>
          </w:tcPr>
          <w:p w14:paraId="27AD77B3" w14:textId="05A73C56" w:rsidR="002F7858" w:rsidRPr="00252F21" w:rsidRDefault="00252F21" w:rsidP="002F7858">
            <w:pPr>
              <w:ind w:firstLine="0"/>
              <w:jc w:val="center"/>
              <w:rPr>
                <w:sz w:val="20"/>
                <w:szCs w:val="20"/>
              </w:rPr>
            </w:pPr>
            <w:r w:rsidRPr="00252F21">
              <w:rPr>
                <w:sz w:val="20"/>
                <w:szCs w:val="20"/>
              </w:rPr>
              <w:t>max_abs</w:t>
            </w:r>
          </w:p>
        </w:tc>
      </w:tr>
      <w:tr w:rsidR="002F7858" w14:paraId="7CBDC969" w14:textId="77777777" w:rsidTr="00252F21">
        <w:tc>
          <w:tcPr>
            <w:tcW w:w="1783" w:type="dxa"/>
            <w:vMerge w:val="restart"/>
            <w:vAlign w:val="center"/>
          </w:tcPr>
          <w:p w14:paraId="595BAD4A" w14:textId="1BA726ED" w:rsidR="002F7858" w:rsidRPr="00252F21" w:rsidRDefault="002F7858" w:rsidP="002F7858">
            <w:pPr>
              <w:ind w:firstLine="0"/>
              <w:jc w:val="center"/>
              <w:rPr>
                <w:sz w:val="20"/>
                <w:szCs w:val="20"/>
              </w:rPr>
            </w:pPr>
            <w:r w:rsidRPr="00252F21">
              <w:rPr>
                <w:sz w:val="20"/>
                <w:szCs w:val="20"/>
              </w:rPr>
              <w:t>Нормализованные</w:t>
            </w:r>
          </w:p>
        </w:tc>
        <w:tc>
          <w:tcPr>
            <w:tcW w:w="1331" w:type="dxa"/>
            <w:vAlign w:val="center"/>
          </w:tcPr>
          <w:p w14:paraId="6841C886" w14:textId="1F737975" w:rsidR="002F7858" w:rsidRPr="00252F21" w:rsidRDefault="002F7858" w:rsidP="002F7858">
            <w:pPr>
              <w:ind w:firstLine="0"/>
              <w:jc w:val="center"/>
              <w:rPr>
                <w:sz w:val="20"/>
                <w:szCs w:val="20"/>
              </w:rPr>
            </w:pPr>
            <w:r w:rsidRPr="00252F21">
              <w:rPr>
                <w:sz w:val="20"/>
                <w:szCs w:val="20"/>
              </w:rPr>
              <w:t>Ток</w:t>
            </w:r>
          </w:p>
        </w:tc>
        <w:tc>
          <w:tcPr>
            <w:tcW w:w="2551" w:type="dxa"/>
            <w:vAlign w:val="center"/>
          </w:tcPr>
          <w:p w14:paraId="2D13DD5B" w14:textId="14E66CC3" w:rsidR="002F7858" w:rsidRPr="00252F21" w:rsidRDefault="00252F21" w:rsidP="002F7858">
            <w:pPr>
              <w:ind w:firstLine="0"/>
              <w:jc w:val="center"/>
              <w:rPr>
                <w:sz w:val="20"/>
                <w:szCs w:val="20"/>
              </w:rPr>
            </w:pPr>
            <w:r w:rsidRPr="00252F21">
              <w:rPr>
                <w:sz w:val="20"/>
                <w:szCs w:val="20"/>
              </w:rPr>
              <w:t>0</w:t>
            </w:r>
            <w:r>
              <w:rPr>
                <w:sz w:val="20"/>
                <w:szCs w:val="20"/>
              </w:rPr>
              <w:t>.</w:t>
            </w:r>
            <w:r w:rsidRPr="00252F21">
              <w:rPr>
                <w:sz w:val="20"/>
                <w:szCs w:val="20"/>
              </w:rPr>
              <w:t>1/20</w:t>
            </w:r>
          </w:p>
        </w:tc>
        <w:tc>
          <w:tcPr>
            <w:tcW w:w="1883" w:type="dxa"/>
            <w:vAlign w:val="center"/>
          </w:tcPr>
          <w:p w14:paraId="6E1FADFE" w14:textId="5FCE5AE2" w:rsidR="002F7858" w:rsidRPr="00252F21" w:rsidRDefault="00252F21" w:rsidP="002F7858">
            <w:pPr>
              <w:ind w:firstLine="0"/>
              <w:jc w:val="center"/>
              <w:rPr>
                <w:sz w:val="20"/>
                <w:szCs w:val="20"/>
              </w:rPr>
            </w:pPr>
            <w:r w:rsidRPr="00252F21">
              <w:rPr>
                <w:sz w:val="20"/>
                <w:szCs w:val="20"/>
              </w:rPr>
              <w:t>0.05/20</w:t>
            </w:r>
          </w:p>
        </w:tc>
        <w:tc>
          <w:tcPr>
            <w:tcW w:w="1797" w:type="dxa"/>
            <w:vAlign w:val="center"/>
          </w:tcPr>
          <w:p w14:paraId="5062E37B" w14:textId="76009B96" w:rsidR="002F7858" w:rsidRPr="00252F21" w:rsidRDefault="00252F21" w:rsidP="002F7858">
            <w:pPr>
              <w:ind w:firstLine="0"/>
              <w:jc w:val="center"/>
              <w:rPr>
                <w:sz w:val="20"/>
                <w:szCs w:val="20"/>
              </w:rPr>
            </w:pPr>
            <w:r w:rsidRPr="00252F21">
              <w:rPr>
                <w:sz w:val="20"/>
                <w:szCs w:val="20"/>
              </w:rPr>
              <w:t>0.005/20</w:t>
            </w:r>
          </w:p>
        </w:tc>
      </w:tr>
      <w:tr w:rsidR="002F7858" w14:paraId="4013CC1E" w14:textId="77777777" w:rsidTr="00252F21">
        <w:tc>
          <w:tcPr>
            <w:tcW w:w="1783" w:type="dxa"/>
            <w:vMerge/>
            <w:vAlign w:val="center"/>
          </w:tcPr>
          <w:p w14:paraId="17E4B849" w14:textId="77777777" w:rsidR="002F7858" w:rsidRPr="00252F21" w:rsidRDefault="002F7858" w:rsidP="002F7858">
            <w:pPr>
              <w:ind w:firstLine="0"/>
              <w:jc w:val="center"/>
              <w:rPr>
                <w:sz w:val="20"/>
                <w:szCs w:val="20"/>
              </w:rPr>
            </w:pPr>
          </w:p>
        </w:tc>
        <w:tc>
          <w:tcPr>
            <w:tcW w:w="1331" w:type="dxa"/>
            <w:vAlign w:val="center"/>
          </w:tcPr>
          <w:p w14:paraId="028D4662" w14:textId="00A2B950" w:rsidR="002F7858" w:rsidRPr="00252F21" w:rsidRDefault="002F7858" w:rsidP="002F7858">
            <w:pPr>
              <w:ind w:firstLine="0"/>
              <w:jc w:val="center"/>
              <w:rPr>
                <w:sz w:val="20"/>
                <w:szCs w:val="20"/>
              </w:rPr>
            </w:pPr>
            <w:r w:rsidRPr="00252F21">
              <w:rPr>
                <w:sz w:val="20"/>
                <w:szCs w:val="20"/>
              </w:rPr>
              <w:t>Напряжение</w:t>
            </w:r>
          </w:p>
        </w:tc>
        <w:tc>
          <w:tcPr>
            <w:tcW w:w="2551" w:type="dxa"/>
            <w:vAlign w:val="center"/>
          </w:tcPr>
          <w:p w14:paraId="3C7E74CD" w14:textId="193A847B" w:rsidR="002F7858" w:rsidRPr="00252F21" w:rsidRDefault="00252F21" w:rsidP="002F7858">
            <w:pPr>
              <w:ind w:firstLine="0"/>
              <w:jc w:val="center"/>
              <w:rPr>
                <w:sz w:val="20"/>
                <w:szCs w:val="20"/>
              </w:rPr>
            </w:pPr>
            <w:r w:rsidRPr="00252F21">
              <w:rPr>
                <w:sz w:val="20"/>
                <w:szCs w:val="20"/>
              </w:rPr>
              <w:t>0.05/3</w:t>
            </w:r>
          </w:p>
        </w:tc>
        <w:tc>
          <w:tcPr>
            <w:tcW w:w="1883" w:type="dxa"/>
            <w:vAlign w:val="center"/>
          </w:tcPr>
          <w:p w14:paraId="5A53C3B9" w14:textId="3582522D" w:rsidR="002F7858" w:rsidRPr="00252F21" w:rsidRDefault="00252F21" w:rsidP="002F7858">
            <w:pPr>
              <w:ind w:firstLine="0"/>
              <w:jc w:val="center"/>
              <w:rPr>
                <w:sz w:val="20"/>
                <w:szCs w:val="20"/>
              </w:rPr>
            </w:pPr>
            <w:r w:rsidRPr="00252F21">
              <w:rPr>
                <w:sz w:val="20"/>
                <w:szCs w:val="20"/>
              </w:rPr>
              <w:t>0.0</w:t>
            </w:r>
            <w:r>
              <w:rPr>
                <w:sz w:val="20"/>
                <w:szCs w:val="20"/>
              </w:rPr>
              <w:t>2</w:t>
            </w:r>
            <w:r w:rsidRPr="00252F21">
              <w:rPr>
                <w:sz w:val="20"/>
                <w:szCs w:val="20"/>
              </w:rPr>
              <w:t>5/3</w:t>
            </w:r>
          </w:p>
        </w:tc>
        <w:tc>
          <w:tcPr>
            <w:tcW w:w="1797" w:type="dxa"/>
            <w:vAlign w:val="center"/>
          </w:tcPr>
          <w:p w14:paraId="5A887595" w14:textId="1959E158" w:rsidR="002F7858" w:rsidRPr="00252F21" w:rsidRDefault="00252F21" w:rsidP="002F7858">
            <w:pPr>
              <w:ind w:firstLine="0"/>
              <w:jc w:val="center"/>
              <w:rPr>
                <w:sz w:val="20"/>
                <w:szCs w:val="20"/>
              </w:rPr>
            </w:pPr>
            <w:r w:rsidRPr="00252F21">
              <w:rPr>
                <w:sz w:val="20"/>
                <w:szCs w:val="20"/>
              </w:rPr>
              <w:t>0.05/3</w:t>
            </w:r>
          </w:p>
        </w:tc>
      </w:tr>
      <w:tr w:rsidR="00252F21" w14:paraId="0C06BB35" w14:textId="77777777" w:rsidTr="00252F21">
        <w:tc>
          <w:tcPr>
            <w:tcW w:w="1783" w:type="dxa"/>
            <w:vMerge w:val="restart"/>
            <w:vAlign w:val="center"/>
          </w:tcPr>
          <w:p w14:paraId="528A5F75" w14:textId="299CF60C" w:rsidR="00252F21" w:rsidRPr="00252F21" w:rsidRDefault="00252F21" w:rsidP="00252F21">
            <w:pPr>
              <w:ind w:firstLine="0"/>
              <w:jc w:val="center"/>
              <w:rPr>
                <w:sz w:val="20"/>
                <w:szCs w:val="20"/>
              </w:rPr>
            </w:pPr>
            <w:r w:rsidRPr="00252F21">
              <w:rPr>
                <w:sz w:val="20"/>
                <w:szCs w:val="20"/>
              </w:rPr>
              <w:t>Сырые</w:t>
            </w:r>
          </w:p>
        </w:tc>
        <w:tc>
          <w:tcPr>
            <w:tcW w:w="1331" w:type="dxa"/>
            <w:vAlign w:val="center"/>
          </w:tcPr>
          <w:p w14:paraId="0B23CB65" w14:textId="2C07369A" w:rsidR="00252F21" w:rsidRPr="00252F21" w:rsidRDefault="00252F21" w:rsidP="00252F21">
            <w:pPr>
              <w:ind w:firstLine="0"/>
              <w:jc w:val="center"/>
              <w:rPr>
                <w:sz w:val="20"/>
                <w:szCs w:val="20"/>
              </w:rPr>
            </w:pPr>
            <w:r w:rsidRPr="00252F21">
              <w:rPr>
                <w:sz w:val="20"/>
                <w:szCs w:val="20"/>
              </w:rPr>
              <w:t>Ток</w:t>
            </w:r>
          </w:p>
        </w:tc>
        <w:tc>
          <w:tcPr>
            <w:tcW w:w="2551" w:type="dxa"/>
            <w:vAlign w:val="center"/>
          </w:tcPr>
          <w:p w14:paraId="217CED10" w14:textId="1C0A4A42" w:rsidR="00252F21" w:rsidRPr="00252F21" w:rsidRDefault="00252F21" w:rsidP="00252F21">
            <w:pPr>
              <w:ind w:firstLine="0"/>
              <w:jc w:val="center"/>
              <w:rPr>
                <w:sz w:val="20"/>
                <w:szCs w:val="20"/>
              </w:rPr>
            </w:pPr>
            <w:r w:rsidRPr="00252F21">
              <w:rPr>
                <w:sz w:val="20"/>
                <w:szCs w:val="20"/>
              </w:rPr>
              <w:t>0.4</w:t>
            </w:r>
          </w:p>
        </w:tc>
        <w:tc>
          <w:tcPr>
            <w:tcW w:w="1883" w:type="dxa"/>
            <w:vAlign w:val="center"/>
          </w:tcPr>
          <w:p w14:paraId="509F4552" w14:textId="51CF8CEF" w:rsidR="00252F21" w:rsidRPr="00252F21" w:rsidRDefault="00252F21" w:rsidP="00252F21">
            <w:pPr>
              <w:ind w:firstLine="0"/>
              <w:jc w:val="center"/>
              <w:rPr>
                <w:sz w:val="20"/>
                <w:szCs w:val="20"/>
              </w:rPr>
            </w:pPr>
            <w:r w:rsidRPr="00252F21">
              <w:rPr>
                <w:sz w:val="20"/>
                <w:szCs w:val="20"/>
              </w:rPr>
              <w:t>0.2</w:t>
            </w:r>
          </w:p>
        </w:tc>
        <w:tc>
          <w:tcPr>
            <w:tcW w:w="1797" w:type="dxa"/>
            <w:vAlign w:val="center"/>
          </w:tcPr>
          <w:p w14:paraId="093331B6" w14:textId="6A3AAF95" w:rsidR="00252F21" w:rsidRPr="00252F21" w:rsidRDefault="00252F21" w:rsidP="00252F21">
            <w:pPr>
              <w:ind w:firstLine="0"/>
              <w:jc w:val="center"/>
              <w:rPr>
                <w:sz w:val="20"/>
                <w:szCs w:val="20"/>
              </w:rPr>
            </w:pPr>
            <w:r>
              <w:rPr>
                <w:sz w:val="20"/>
                <w:szCs w:val="20"/>
              </w:rPr>
              <w:t>Х</w:t>
            </w:r>
          </w:p>
        </w:tc>
      </w:tr>
      <w:tr w:rsidR="00252F21" w14:paraId="7E5AFFB4" w14:textId="77777777" w:rsidTr="00252F21">
        <w:tc>
          <w:tcPr>
            <w:tcW w:w="1783" w:type="dxa"/>
            <w:vMerge/>
            <w:vAlign w:val="center"/>
          </w:tcPr>
          <w:p w14:paraId="79489A8C" w14:textId="77777777" w:rsidR="00252F21" w:rsidRPr="00252F21" w:rsidRDefault="00252F21" w:rsidP="00252F21">
            <w:pPr>
              <w:ind w:firstLine="0"/>
              <w:jc w:val="center"/>
              <w:rPr>
                <w:sz w:val="20"/>
                <w:szCs w:val="20"/>
              </w:rPr>
            </w:pPr>
          </w:p>
        </w:tc>
        <w:tc>
          <w:tcPr>
            <w:tcW w:w="1331" w:type="dxa"/>
            <w:vAlign w:val="center"/>
          </w:tcPr>
          <w:p w14:paraId="358B9AB6" w14:textId="46E98E92" w:rsidR="00252F21" w:rsidRPr="00252F21" w:rsidRDefault="00252F21" w:rsidP="00252F21">
            <w:pPr>
              <w:ind w:firstLine="0"/>
              <w:jc w:val="center"/>
              <w:rPr>
                <w:sz w:val="20"/>
                <w:szCs w:val="20"/>
              </w:rPr>
            </w:pPr>
            <w:r w:rsidRPr="00252F21">
              <w:rPr>
                <w:sz w:val="20"/>
                <w:szCs w:val="20"/>
              </w:rPr>
              <w:t>Напряжение</w:t>
            </w:r>
          </w:p>
        </w:tc>
        <w:tc>
          <w:tcPr>
            <w:tcW w:w="2551" w:type="dxa"/>
            <w:vAlign w:val="center"/>
          </w:tcPr>
          <w:p w14:paraId="715DD2D6" w14:textId="70045A9C" w:rsidR="00252F21" w:rsidRPr="00252F21" w:rsidRDefault="00252F21" w:rsidP="00252F21">
            <w:pPr>
              <w:ind w:firstLine="0"/>
              <w:jc w:val="center"/>
              <w:rPr>
                <w:sz w:val="20"/>
                <w:szCs w:val="20"/>
              </w:rPr>
            </w:pPr>
            <w:r w:rsidRPr="00252F21">
              <w:rPr>
                <w:sz w:val="20"/>
                <w:szCs w:val="20"/>
              </w:rPr>
              <w:t>0.05</w:t>
            </w:r>
          </w:p>
        </w:tc>
        <w:tc>
          <w:tcPr>
            <w:tcW w:w="1883" w:type="dxa"/>
            <w:vAlign w:val="center"/>
          </w:tcPr>
          <w:p w14:paraId="376E3DD3" w14:textId="108B8425" w:rsidR="00252F21" w:rsidRPr="00252F21" w:rsidRDefault="00252F21" w:rsidP="00252F21">
            <w:pPr>
              <w:ind w:firstLine="0"/>
              <w:jc w:val="center"/>
              <w:rPr>
                <w:sz w:val="20"/>
                <w:szCs w:val="20"/>
              </w:rPr>
            </w:pPr>
            <w:r w:rsidRPr="00252F21">
              <w:rPr>
                <w:sz w:val="20"/>
                <w:szCs w:val="20"/>
              </w:rPr>
              <w:t>0.025</w:t>
            </w:r>
          </w:p>
        </w:tc>
        <w:tc>
          <w:tcPr>
            <w:tcW w:w="1797" w:type="dxa"/>
            <w:vAlign w:val="center"/>
          </w:tcPr>
          <w:p w14:paraId="1B4698A7" w14:textId="461B4CBC" w:rsidR="00252F21" w:rsidRPr="00252F21" w:rsidRDefault="00252F21" w:rsidP="00252F21">
            <w:pPr>
              <w:ind w:firstLine="0"/>
              <w:jc w:val="center"/>
              <w:rPr>
                <w:sz w:val="20"/>
                <w:szCs w:val="20"/>
              </w:rPr>
            </w:pPr>
            <w:r>
              <w:rPr>
                <w:sz w:val="20"/>
                <w:szCs w:val="20"/>
              </w:rPr>
              <w:t>Х</w:t>
            </w:r>
          </w:p>
        </w:tc>
      </w:tr>
    </w:tbl>
    <w:p w14:paraId="7C5009CF" w14:textId="0DA755D0" w:rsidR="0020302D" w:rsidRPr="00252F21" w:rsidRDefault="0020302D" w:rsidP="00252F21">
      <w:pPr>
        <w:ind w:firstLine="0"/>
        <w:rPr>
          <w:i/>
          <w:iCs/>
        </w:rPr>
      </w:pPr>
      <w:r w:rsidRPr="0020302D">
        <w:rPr>
          <w:b/>
          <w:bCs/>
          <w:i/>
          <w:iCs/>
        </w:rPr>
        <w:t>Примечание</w:t>
      </w:r>
      <w:r>
        <w:rPr>
          <w:i/>
          <w:iCs/>
        </w:rPr>
        <w:t xml:space="preserve">: </w:t>
      </w:r>
      <w:r w:rsidRPr="0020302D">
        <w:rPr>
          <w:i/>
          <w:iCs/>
        </w:rPr>
        <w:t xml:space="preserve">Нормализация проводится с учётом масштабирования базисов (умножением на коэффициенты 3 для напряжений и 20 для токов, см. раздел </w:t>
      </w:r>
      <w:r w:rsidRPr="00252F21">
        <w:rPr>
          <w:i/>
          <w:iCs/>
        </w:rPr>
        <w:fldChar w:fldCharType="begin"/>
      </w:r>
      <w:r w:rsidRPr="00252F21">
        <w:rPr>
          <w:i/>
          <w:iCs/>
        </w:rPr>
        <w:instrText xml:space="preserve"> REF _Ref200891160 \r \h  \* MERGEFORMAT </w:instrText>
      </w:r>
      <w:r w:rsidRPr="00252F21">
        <w:rPr>
          <w:i/>
          <w:iCs/>
        </w:rPr>
      </w:r>
      <w:r w:rsidRPr="00252F21">
        <w:rPr>
          <w:i/>
          <w:iCs/>
        </w:rPr>
        <w:fldChar w:fldCharType="separate"/>
      </w:r>
      <w:r>
        <w:rPr>
          <w:i/>
          <w:iCs/>
        </w:rPr>
        <w:t>3.5.2</w:t>
      </w:r>
      <w:r w:rsidRPr="00252F21">
        <w:rPr>
          <w:i/>
          <w:iCs/>
        </w:rPr>
        <w:fldChar w:fldCharType="end"/>
      </w:r>
      <w:r w:rsidRPr="0020302D">
        <w:rPr>
          <w:i/>
          <w:iCs/>
        </w:rPr>
        <w:t>), поэтому уставки для нормализованных сигналов здесь представлены как доля от этих масштабированных базисов (т.е. поделены на эти коэффициенты)</w:t>
      </w:r>
    </w:p>
    <w:p w14:paraId="2A0193E5" w14:textId="77777777" w:rsidR="0020302D" w:rsidRDefault="0020302D" w:rsidP="002F7858">
      <w:pPr>
        <w:rPr>
          <w:b/>
          <w:bCs/>
          <w:u w:val="single"/>
        </w:rPr>
      </w:pPr>
    </w:p>
    <w:p w14:paraId="171D923E" w14:textId="6793BE8A" w:rsidR="002F7858" w:rsidRDefault="002F7858" w:rsidP="002F7858">
      <w:r w:rsidRPr="002F7858">
        <w:rPr>
          <w:b/>
          <w:bCs/>
          <w:u w:val="single"/>
        </w:rPr>
        <w:lastRenderedPageBreak/>
        <w:t>Принятие решения</w:t>
      </w:r>
    </w:p>
    <w:p w14:paraId="67BDE85A" w14:textId="6C468AA4" w:rsidR="002F7858" w:rsidRDefault="002F7858" w:rsidP="002F7858">
      <w:r>
        <w:t>Если хотя бы один из проанализированных каналов демонстрирует активность (превышение порогов), осциллограмма считается «непустой».</w:t>
      </w:r>
    </w:p>
    <w:p w14:paraId="15D6CEC9" w14:textId="77777777" w:rsidR="002F7858" w:rsidRPr="002F7858" w:rsidRDefault="002F7858" w:rsidP="002F7858">
      <w:pPr>
        <w:rPr>
          <w:b/>
          <w:bCs/>
          <w:u w:val="single"/>
        </w:rPr>
      </w:pPr>
      <w:r w:rsidRPr="002F7858">
        <w:rPr>
          <w:b/>
          <w:bCs/>
          <w:u w:val="single"/>
        </w:rPr>
        <w:t>Сохранение результатов</w:t>
      </w:r>
    </w:p>
    <w:p w14:paraId="0C22DFEC" w14:textId="0ED68A53" w:rsidR="002F7858" w:rsidRDefault="002F7858" w:rsidP="002F7858">
      <w:r>
        <w:t>Список имен «непустых» осциллограмм сохраняется в указанный CSV-файл.</w:t>
      </w:r>
    </w:p>
    <w:p w14:paraId="44743488" w14:textId="67A240A6" w:rsidR="002F7858" w:rsidRDefault="00252F21" w:rsidP="00604ABE">
      <w:r w:rsidRPr="00252F21">
        <w:t>Применение</w:t>
      </w:r>
      <w:r>
        <w:t xml:space="preserve"> данной функции (</w:t>
      </w:r>
      <w:r w:rsidRPr="00252F21">
        <w:rPr>
          <w:color w:val="FF0000"/>
          <w:highlight w:val="yellow"/>
        </w:rPr>
        <w:t>EmptyOscFilter</w:t>
      </w:r>
      <w:r>
        <w:t>)</w:t>
      </w:r>
      <w:r w:rsidRPr="00252F21">
        <w:t xml:space="preserve"> позволяет значительно сократить объем данных, требующих дальнейшей ручной или более сложной автоматической разметки, сфокусировавшись на наиболее информативных записях. Важно отметить, что пороги для этой функции требуют тщательной настройки и могут зависеть от специфики анализируемых данных и целей исследования. </w:t>
      </w:r>
      <w:r w:rsidR="0020302D" w:rsidRPr="0020302D">
        <w:t>Использование предварительно нормализованных сигналов (</w:t>
      </w:r>
      <w:r w:rsidR="0020302D" w:rsidRPr="0020302D">
        <w:rPr>
          <w:color w:val="FF0000"/>
          <w:highlight w:val="yellow"/>
        </w:rPr>
        <w:t>если опция use_norm_osc = True и данные для нормализации доступны)</w:t>
      </w:r>
      <w:r w:rsidR="0020302D" w:rsidRPr="0020302D">
        <w:rPr>
          <w:color w:val="FF0000"/>
        </w:rPr>
        <w:t xml:space="preserve"> </w:t>
      </w:r>
      <w:r w:rsidR="0020302D" w:rsidRPr="0020302D">
        <w:t>предпочтительнее</w:t>
      </w:r>
      <w:r w:rsidRPr="00252F21">
        <w:t xml:space="preserve">, так как позволяет применять более стабильные абсолютные пороги. Если же нормализация невозможна, анализ </w:t>
      </w:r>
      <w:r>
        <w:t>«</w:t>
      </w:r>
      <w:r w:rsidRPr="00252F21">
        <w:t>сырых</w:t>
      </w:r>
      <w:r>
        <w:t>»</w:t>
      </w:r>
      <w:r w:rsidRPr="00252F21">
        <w:t xml:space="preserve"> данных с относительными порогами является запасным вариантом.</w:t>
      </w:r>
    </w:p>
    <w:p w14:paraId="14A26272" w14:textId="26542955" w:rsidR="00252F21" w:rsidRDefault="00252F21">
      <w:pPr>
        <w:spacing w:line="259" w:lineRule="auto"/>
        <w:ind w:firstLine="0"/>
        <w:jc w:val="left"/>
        <w:rPr>
          <w:rFonts w:cs="Times New Roman"/>
          <w:szCs w:val="24"/>
        </w:rPr>
      </w:pPr>
      <w:r>
        <w:rPr>
          <w:rFonts w:cs="Times New Roman"/>
          <w:szCs w:val="24"/>
        </w:rPr>
        <w:br w:type="page"/>
      </w:r>
    </w:p>
    <w:p w14:paraId="0BE10F45" w14:textId="77777777" w:rsidR="00252F21" w:rsidRDefault="00252F21" w:rsidP="00252F21">
      <w:pPr>
        <w:pStyle w:val="2"/>
      </w:pPr>
      <w:bookmarkStart w:id="251" w:name="_Toc201697710"/>
      <w:r>
        <w:lastRenderedPageBreak/>
        <w:t>Выводы</w:t>
      </w:r>
      <w:bookmarkEnd w:id="251"/>
    </w:p>
    <w:p w14:paraId="16E1C3AA" w14:textId="1CE120BA" w:rsidR="00683192" w:rsidRDefault="00683192" w:rsidP="00683192">
      <w:r>
        <w:t>В настоящей главе был детально описан комплексный и многоэтапный процесс формирования и подготовки обширного датасета реальных осциллограмм, предназначенного для широкого круга исследований в области релейной защиты, автоматики и анализа переходных процессов в электроэнергетических системах. Были представлены разработанные методики, охватывающие все стадии жизненного цикла данных от сбора из разнообразных источников и первичной обработки, включающей унификацию множества форматов и исключение дубликатов, до глубокой предобработки, такой как деперсонализация для обеспечения конфиденциальности, стандартизация имен сигналов, определение базисных значений для корректной нормализации и фильтрация неинформативных («пустых») записей.</w:t>
      </w:r>
    </w:p>
    <w:p w14:paraId="6E1C050E" w14:textId="439DBB63" w:rsidR="00683192" w:rsidRDefault="00683192" w:rsidP="00683192">
      <w:r>
        <w:t>Результатом проделанной работы стал структурированный и публично доступный датасет, содержащий 50 765 реальных осциллограмм. Уникальность данного датасета заключается не только в его объеме, но и в разнообразии представленных данных, охватывающих широкий спектр аварийных событий (включая различные виды коротких замыканий и однофазные замыкания на землю), оперативных переключений, специфических режимов работы оборудования (например, пусковые режимы двигателей, работа устройств БАВР), а также шумовых записей. Разработанная методология, включающая автоматизированный поиск, копирование с учетом уникальности (MD5-хеширование), иерархическую классификацию и аннотирование событий, обеспечивает высокое качество, репрезентативность и масштабируемость созданной базы данных.</w:t>
      </w:r>
    </w:p>
    <w:p w14:paraId="43FAE20C" w14:textId="77777777" w:rsidR="00683192" w:rsidRDefault="00683192" w:rsidP="00683192">
      <w:r>
        <w:t>Сформированный и тщательно подготовленный датасет является критически важным фундаментом для дальнейших исследований, представленных в последующих главах настоящей диссертации, а также для научного сообщества в целом.</w:t>
      </w:r>
    </w:p>
    <w:p w14:paraId="0ABEB8DC" w14:textId="77777777" w:rsidR="00683192" w:rsidRDefault="00683192" w:rsidP="00683192">
      <w:r>
        <w:t>Во-первых, он открывает широкие возможности для проведения глубокого статистического анализа реальных процессов в энергосистемах (</w:t>
      </w:r>
      <w:r w:rsidRPr="00683192">
        <w:rPr>
          <w:highlight w:val="yellow"/>
        </w:rPr>
        <w:t xml:space="preserve">что будет рассмотрено в </w:t>
      </w:r>
      <w:commentRangeStart w:id="252"/>
      <w:r w:rsidRPr="00683192">
        <w:rPr>
          <w:highlight w:val="yellow"/>
        </w:rPr>
        <w:t>Главе 4</w:t>
      </w:r>
      <w:commentRangeEnd w:id="252"/>
      <w:r>
        <w:rPr>
          <w:rStyle w:val="a8"/>
          <w:rFonts w:eastAsia="SimSun" w:cs="Times New Roman"/>
          <w:lang w:val="en-US"/>
        </w:rPr>
        <w:commentReference w:id="252"/>
      </w:r>
      <w:r>
        <w:t xml:space="preserve">). На основе этого датасета будет проведен </w:t>
      </w:r>
      <w:r w:rsidRPr="00683192">
        <w:rPr>
          <w:highlight w:val="yellow"/>
        </w:rPr>
        <w:t>анализ временных характеристик используемых выключателей, оценка реальных перенапряжений при однофазных замыканиях на землю, что позволит верифицировать существующие теоретические модели и выявить новые, ранее не описанные закономерности.</w:t>
      </w:r>
    </w:p>
    <w:p w14:paraId="51C682DF" w14:textId="77777777" w:rsidR="00683192" w:rsidRDefault="00683192" w:rsidP="00683192">
      <w:r>
        <w:t>Во-вторых, данный датасет, особенно его аннотированная часть, является необходимой и достаточной основой для разработки и обучения моделей машинного обучения (</w:t>
      </w:r>
      <w:r w:rsidRPr="00683192">
        <w:rPr>
          <w:highlight w:val="yellow"/>
        </w:rPr>
        <w:t>чему будет посвящена Глава 5</w:t>
      </w:r>
      <w:r>
        <w:t>). Первоначальная ручная разметка ключевых событий и разработанные подходы к автоматизации этого процесса, включая применение нейронных сетей для классификации и сортировки осциллограмм, позволят не только существенно ускорить анализ больших объемов данных, но и перейти к созданию современных адаптивных алгоритмов РЗА. В частности, планируется разработка и исследование новых подходов к реализации реле направления мощности (РНМ) на основе нейронных сетей, способных эффективно функционировать в сложных и быстроменяющихся условиях эксплуатации.</w:t>
      </w:r>
    </w:p>
    <w:p w14:paraId="5326D804" w14:textId="143A0093" w:rsidR="006B2AFA" w:rsidRDefault="009A6BA5" w:rsidP="006B2AFA">
      <w:r>
        <w:t>П</w:t>
      </w:r>
      <w:r w:rsidR="00683192">
        <w:t>роделанная работа по созданию и подготовке датасета не только решает проблему нехватки качественных реальных данных для исследований, но и закладывает прочную основу для разработки инновационных методов анализа и управления в электроэнергетике. Дальнейшие перспективы развития включают расширение датасета за счет данных из сетей более высокого класса напряжения и сетей с частотой 60 Гц. А также углубление и детализацию аннотаций, и применение методов обучения без учителя для выявления скрытых паттернов и аномалий в поведении энергосистем.</w:t>
      </w:r>
      <w:r w:rsidR="006B2AFA">
        <w:br w:type="page"/>
      </w:r>
    </w:p>
    <w:p w14:paraId="693216DD" w14:textId="7BCD7964" w:rsidR="006B2AFA" w:rsidRPr="006B2AFA" w:rsidRDefault="006B2AFA" w:rsidP="00F16688">
      <w:pPr>
        <w:pStyle w:val="1"/>
      </w:pPr>
      <w:bookmarkStart w:id="253" w:name="_Toc201697711"/>
      <w:r w:rsidRPr="006B2AFA">
        <w:lastRenderedPageBreak/>
        <w:t>Статистический анализ функционирования БАВР на основе реальных осциллограмм (Планируемая)</w:t>
      </w:r>
      <w:bookmarkEnd w:id="253"/>
      <w:r w:rsidRPr="006B2AFA">
        <w:t xml:space="preserve"> </w:t>
      </w:r>
    </w:p>
    <w:p w14:paraId="41A41E70" w14:textId="77777777" w:rsidR="006B2AFA" w:rsidRDefault="006B2AFA" w:rsidP="006B2AFA">
      <w:pPr>
        <w:pStyle w:val="2"/>
      </w:pPr>
      <w:bookmarkStart w:id="254" w:name="_Toc201697712"/>
      <w:r w:rsidRPr="0068346C">
        <w:t>Введение</w:t>
      </w:r>
      <w:bookmarkEnd w:id="254"/>
      <w:r w:rsidRPr="0068346C">
        <w:t xml:space="preserve"> </w:t>
      </w:r>
    </w:p>
    <w:p w14:paraId="4476F6FC" w14:textId="77777777" w:rsidR="006B2AFA" w:rsidRDefault="006B2AFA" w:rsidP="006B2AFA">
      <w:r w:rsidRPr="002E4CCA">
        <w:rPr>
          <w:b/>
          <w:bCs/>
        </w:rPr>
        <w:t>Статус</w:t>
      </w:r>
      <w:r>
        <w:t xml:space="preserve">: </w:t>
      </w:r>
      <w:r w:rsidRPr="00227070">
        <w:rPr>
          <w:color w:val="FF0000"/>
        </w:rPr>
        <w:t>В планах</w:t>
      </w:r>
      <w:r w:rsidRPr="00227070">
        <w:t>.</w:t>
      </w:r>
    </w:p>
    <w:p w14:paraId="22EDF17F" w14:textId="77777777" w:rsidR="006B2AFA" w:rsidRPr="002E4CCA" w:rsidRDefault="006B2AFA" w:rsidP="006B2AFA">
      <w:pPr>
        <w:rPr>
          <w:b/>
          <w:bCs/>
        </w:rPr>
      </w:pPr>
      <w:r w:rsidRPr="002E4CCA">
        <w:rPr>
          <w:b/>
          <w:bCs/>
        </w:rPr>
        <w:t>Содержание (предполагаемое):</w:t>
      </w:r>
    </w:p>
    <w:p w14:paraId="1D5667B6" w14:textId="77777777" w:rsidR="006B2AFA" w:rsidRDefault="006B2AFA" w:rsidP="006B2AFA">
      <w:r>
        <w:t>Использование датасета из Главы 3 для проведения глубокого статистического анализа.</w:t>
      </w:r>
    </w:p>
    <w:p w14:paraId="16D56B0A" w14:textId="77777777" w:rsidR="006B2AFA" w:rsidRDefault="006B2AFA" w:rsidP="006B2AFA">
      <w:r>
        <w:t>Анализ временных характеристик коммутационного оборудования, задействованного в циклах БАВР (реальные времена включения/отключения выключателей).</w:t>
      </w:r>
    </w:p>
    <w:p w14:paraId="147821C6" w14:textId="77777777" w:rsidR="006B2AFA" w:rsidRDefault="006B2AFA" w:rsidP="006B2AFA">
      <w:r>
        <w:t xml:space="preserve">Исследование уровней перенапряжений при ОЗЗ в реальных сетях </w:t>
      </w:r>
      <w:r w:rsidRPr="00227070">
        <w:rPr>
          <w:color w:val="FF0000"/>
        </w:rPr>
        <w:t>и их влияния на работу БАВР</w:t>
      </w:r>
      <w:r>
        <w:t xml:space="preserve"> (</w:t>
      </w:r>
      <w:r w:rsidRPr="002E4CCA">
        <w:rPr>
          <w:highlight w:val="yellow"/>
        </w:rPr>
        <w:t>Предварительный набросо</w:t>
      </w:r>
      <w:r>
        <w:rPr>
          <w:highlight w:val="yellow"/>
        </w:rPr>
        <w:t>к уже есть</w:t>
      </w:r>
      <w:r>
        <w:t>).</w:t>
      </w:r>
    </w:p>
    <w:p w14:paraId="5FB452D0" w14:textId="77777777" w:rsidR="006B2AFA" w:rsidRDefault="006B2AFA" w:rsidP="006B2AFA">
      <w:r>
        <w:t>…</w:t>
      </w:r>
    </w:p>
    <w:p w14:paraId="23D9E402" w14:textId="38A3126D" w:rsidR="006B2AFA" w:rsidRDefault="006B2AFA">
      <w:pPr>
        <w:spacing w:line="259" w:lineRule="auto"/>
        <w:ind w:firstLine="0"/>
        <w:jc w:val="left"/>
      </w:pPr>
      <w:r>
        <w:br w:type="page"/>
      </w:r>
    </w:p>
    <w:p w14:paraId="6306BFF4" w14:textId="30CAC2F9" w:rsidR="006B2AFA" w:rsidRDefault="006B2AFA" w:rsidP="006B2AFA"/>
    <w:p w14:paraId="781212FD" w14:textId="10185E2C" w:rsidR="006B2AFA" w:rsidRPr="006B2AFA" w:rsidRDefault="006B2AFA" w:rsidP="00F16688">
      <w:pPr>
        <w:pStyle w:val="1"/>
      </w:pPr>
      <w:bookmarkStart w:id="255" w:name="_Toc201697713"/>
      <w:r w:rsidRPr="006B2AFA">
        <w:t>Разработка и исследование адаптивных алгоритмов БАВР с применением методов машинного обучения (Планируемая)</w:t>
      </w:r>
      <w:bookmarkEnd w:id="255"/>
      <w:r w:rsidRPr="006B2AFA">
        <w:t xml:space="preserve"> </w:t>
      </w:r>
    </w:p>
    <w:p w14:paraId="686F6ABF" w14:textId="77777777" w:rsidR="006B2AFA" w:rsidRDefault="006B2AFA" w:rsidP="006B2AFA">
      <w:pPr>
        <w:pStyle w:val="2"/>
      </w:pPr>
      <w:bookmarkStart w:id="256" w:name="_Toc201697714"/>
      <w:r w:rsidRPr="0068346C">
        <w:t>Введение</w:t>
      </w:r>
      <w:bookmarkEnd w:id="256"/>
      <w:r w:rsidRPr="0068346C">
        <w:t xml:space="preserve"> </w:t>
      </w:r>
    </w:p>
    <w:p w14:paraId="00742FAE" w14:textId="77777777" w:rsidR="006B2AFA" w:rsidRDefault="006B2AFA" w:rsidP="006B2AFA">
      <w:r w:rsidRPr="002E4CCA">
        <w:rPr>
          <w:b/>
          <w:bCs/>
        </w:rPr>
        <w:t>Статус:</w:t>
      </w:r>
      <w:r>
        <w:t xml:space="preserve"> </w:t>
      </w:r>
      <w:r w:rsidRPr="00227070">
        <w:rPr>
          <w:color w:val="FF0000"/>
        </w:rPr>
        <w:t>В планах</w:t>
      </w:r>
      <w:r w:rsidRPr="00227070">
        <w:t>.</w:t>
      </w:r>
    </w:p>
    <w:p w14:paraId="0455E860" w14:textId="77777777" w:rsidR="006B2AFA" w:rsidRPr="002E4CCA" w:rsidRDefault="006B2AFA" w:rsidP="006B2AFA">
      <w:pPr>
        <w:rPr>
          <w:b/>
          <w:bCs/>
        </w:rPr>
      </w:pPr>
      <w:r w:rsidRPr="002E4CCA">
        <w:rPr>
          <w:b/>
          <w:bCs/>
        </w:rPr>
        <w:t>Содержание (предполагаемое):</w:t>
      </w:r>
    </w:p>
    <w:p w14:paraId="6EC06D43" w14:textId="77777777" w:rsidR="006B2AFA" w:rsidRDefault="006B2AFA" w:rsidP="006B2AFA">
      <w:r>
        <w:t>Применение ML для автоматизации разметки (аннотирования) осциллограмм (</w:t>
      </w:r>
      <w:r w:rsidRPr="002E4CCA">
        <w:rPr>
          <w:highlight w:val="yellow"/>
        </w:rPr>
        <w:t>Предварительный набросо</w:t>
      </w:r>
      <w:r>
        <w:rPr>
          <w:highlight w:val="yellow"/>
        </w:rPr>
        <w:t>к уже есть</w:t>
      </w:r>
      <w:r>
        <w:t>):</w:t>
      </w:r>
    </w:p>
    <w:p w14:paraId="672C8620" w14:textId="77777777" w:rsidR="006B2AFA" w:rsidRDefault="006B2AFA" w:rsidP="006B2AFA">
      <w:pPr>
        <w:pStyle w:val="a7"/>
        <w:numPr>
          <w:ilvl w:val="0"/>
          <w:numId w:val="39"/>
        </w:numPr>
        <w:ind w:left="851" w:hanging="425"/>
      </w:pPr>
      <w:r>
        <w:t>Разработка и обучение моделей (например, CNN, RNN) для классификации событий и определения их временных границ на основе датасета из Главы 3.</w:t>
      </w:r>
    </w:p>
    <w:p w14:paraId="32227209" w14:textId="77777777" w:rsidR="006B2AFA" w:rsidRDefault="006B2AFA" w:rsidP="006B2AFA">
      <w:pPr>
        <w:pStyle w:val="a7"/>
        <w:numPr>
          <w:ilvl w:val="0"/>
          <w:numId w:val="39"/>
        </w:numPr>
        <w:ind w:left="851" w:hanging="425"/>
      </w:pPr>
      <w:r>
        <w:t>Оценка точности и эффективности автоматической разметки.</w:t>
      </w:r>
    </w:p>
    <w:p w14:paraId="6E7D9923" w14:textId="77777777" w:rsidR="006B2AFA" w:rsidRDefault="006B2AFA" w:rsidP="006B2AFA"/>
    <w:p w14:paraId="6368B3B2" w14:textId="77777777" w:rsidR="006B2AFA" w:rsidRDefault="006B2AFA" w:rsidP="006B2AFA">
      <w:r>
        <w:t>Разработка адаптивных органов БАВР на основе нейронных сетей, в частности, усовершенствованного РНМ:</w:t>
      </w:r>
    </w:p>
    <w:p w14:paraId="42C2A7BA" w14:textId="77777777" w:rsidR="006B2AFA" w:rsidRDefault="006B2AFA" w:rsidP="006B2AFA">
      <w:pPr>
        <w:pStyle w:val="a7"/>
        <w:numPr>
          <w:ilvl w:val="0"/>
          <w:numId w:val="39"/>
        </w:numPr>
        <w:ind w:left="851" w:hanging="425"/>
      </w:pPr>
      <w:r>
        <w:t>Формирование наборов признаков из осциллограмм (временные ряды, спектральные компоненты, статистические характеристики).</w:t>
      </w:r>
    </w:p>
    <w:p w14:paraId="40A97245" w14:textId="77777777" w:rsidR="006B2AFA" w:rsidRDefault="006B2AFA" w:rsidP="006B2AFA">
      <w:pPr>
        <w:pStyle w:val="a7"/>
        <w:numPr>
          <w:ilvl w:val="0"/>
          <w:numId w:val="39"/>
        </w:numPr>
        <w:ind w:left="851" w:hanging="425"/>
      </w:pPr>
      <w:r>
        <w:t>Проектирование архитектур нейронных сетей, способных принимать решения о направлении мощности и блокировке/разрешении БАВР.</w:t>
      </w:r>
    </w:p>
    <w:p w14:paraId="3F91A9E4" w14:textId="77777777" w:rsidR="006B2AFA" w:rsidRDefault="006B2AFA" w:rsidP="006B2AFA">
      <w:pPr>
        <w:pStyle w:val="a7"/>
        <w:numPr>
          <w:ilvl w:val="0"/>
          <w:numId w:val="39"/>
        </w:numPr>
        <w:ind w:left="851" w:hanging="425"/>
      </w:pPr>
      <w:r>
        <w:t>Обучение моделей на размеченном датасете из Главы 3 (и, возможно, данных из Главы 4).</w:t>
      </w:r>
    </w:p>
    <w:p w14:paraId="522F6E16" w14:textId="77777777" w:rsidR="006B2AFA" w:rsidRDefault="006B2AFA" w:rsidP="006B2AFA">
      <w:pPr>
        <w:pStyle w:val="a7"/>
        <w:numPr>
          <w:ilvl w:val="0"/>
          <w:numId w:val="39"/>
        </w:numPr>
        <w:ind w:left="851" w:hanging="425"/>
      </w:pPr>
      <w:r>
        <w:t>Тестирование и сравнение предложенных ML-алгоритмов с традиционными и существующими адаптивными алгоритмами РНМ.</w:t>
      </w:r>
    </w:p>
    <w:p w14:paraId="009F2F2B" w14:textId="77777777" w:rsidR="006B2AFA" w:rsidRDefault="006B2AFA" w:rsidP="006B2AFA">
      <w:pPr>
        <w:pStyle w:val="a7"/>
        <w:numPr>
          <w:ilvl w:val="0"/>
          <w:numId w:val="39"/>
        </w:numPr>
        <w:ind w:left="851" w:hanging="425"/>
      </w:pPr>
      <w:r>
        <w:t>Оценка вычислительной сложности и возможности реализации предложенных ML-решений на современных микропроцессорных платформах РЗА.</w:t>
      </w:r>
    </w:p>
    <w:p w14:paraId="75E12AAF" w14:textId="77777777" w:rsidR="006B2AFA" w:rsidRDefault="006B2AFA" w:rsidP="006B2AFA">
      <w:pPr>
        <w:pStyle w:val="a7"/>
        <w:numPr>
          <w:ilvl w:val="0"/>
          <w:numId w:val="39"/>
        </w:numPr>
        <w:ind w:left="851" w:hanging="425"/>
      </w:pPr>
      <w:r>
        <w:t>Разработка новых адаптивных алгоритмов БАВР (в частности, РНМ) на основе методов машинного обучения, обладающих повышенной надежностью и эффективностью.</w:t>
      </w:r>
    </w:p>
    <w:p w14:paraId="5A2F5FE7" w14:textId="77777777" w:rsidR="006B2AFA" w:rsidRDefault="006B2AFA" w:rsidP="006B2AFA">
      <w:pPr>
        <w:pStyle w:val="a7"/>
        <w:numPr>
          <w:ilvl w:val="0"/>
          <w:numId w:val="39"/>
        </w:numPr>
        <w:ind w:left="851" w:hanging="425"/>
      </w:pPr>
      <w:r>
        <w:t>Анализ применимости данных подходов для других задач РЗА</w:t>
      </w:r>
    </w:p>
    <w:p w14:paraId="629780B9" w14:textId="77777777" w:rsidR="006B2AFA" w:rsidRDefault="006B2AFA" w:rsidP="00683192">
      <w:pPr>
        <w:rPr>
          <w:rFonts w:cs="Times New Roman"/>
          <w:szCs w:val="24"/>
        </w:rPr>
      </w:pPr>
    </w:p>
    <w:p w14:paraId="215CC7E7" w14:textId="169B65A7" w:rsidR="00CB7548" w:rsidRDefault="00CB7548" w:rsidP="00683192">
      <w:pPr>
        <w:rPr>
          <w:rFonts w:cs="Times New Roman"/>
          <w:szCs w:val="24"/>
        </w:rPr>
      </w:pPr>
      <w:r>
        <w:rPr>
          <w:rFonts w:cs="Times New Roman"/>
          <w:szCs w:val="24"/>
        </w:rPr>
        <w:br w:type="page"/>
      </w:r>
    </w:p>
    <w:p w14:paraId="13F00A6A" w14:textId="6B42B16E" w:rsidR="00D15BEF" w:rsidRDefault="000B54A0" w:rsidP="00F16688">
      <w:pPr>
        <w:pStyle w:val="0-lvl"/>
      </w:pPr>
      <w:bookmarkStart w:id="257" w:name="_Toc201697715"/>
      <w:r>
        <w:lastRenderedPageBreak/>
        <w:t>БИБЛИОГРАФИЧЕСКИЙ СПИСОК</w:t>
      </w:r>
      <w:bookmarkEnd w:id="257"/>
    </w:p>
    <w:p w14:paraId="60DA2EEF" w14:textId="7E2513AC" w:rsidR="00D15BEF" w:rsidRPr="000B54A0" w:rsidRDefault="00D15BEF" w:rsidP="000B54A0">
      <w:pPr>
        <w:ind w:firstLine="708"/>
        <w:rPr>
          <w:color w:val="FF0000"/>
        </w:rPr>
      </w:pPr>
      <w:r w:rsidRPr="000B54A0">
        <w:rPr>
          <w:color w:val="FF0000"/>
          <w:highlight w:val="yellow"/>
        </w:rPr>
        <w:t>Сформирован для введения, взят из статьи «Исследование применения катушек роговского для устройств быстродействующего автоматического ввода резерва»</w:t>
      </w:r>
    </w:p>
    <w:p w14:paraId="5016C0D2" w14:textId="77777777" w:rsidR="00D15BEF" w:rsidRDefault="00D15BEF" w:rsidP="00D15BEF">
      <w:pPr>
        <w:pStyle w:val="references"/>
        <w:numPr>
          <w:ilvl w:val="0"/>
          <w:numId w:val="0"/>
        </w:numPr>
        <w:ind w:left="360" w:hanging="360"/>
        <w:rPr>
          <w:lang w:val="ru-RU"/>
        </w:rPr>
      </w:pPr>
    </w:p>
    <w:p w14:paraId="5F91B02E" w14:textId="77777777" w:rsidR="003E4F8C" w:rsidRPr="003E4F8C" w:rsidRDefault="003E4F8C" w:rsidP="003E4F8C">
      <w:pPr>
        <w:pStyle w:val="a7"/>
        <w:numPr>
          <w:ilvl w:val="0"/>
          <w:numId w:val="19"/>
        </w:numPr>
      </w:pPr>
      <w:bookmarkStart w:id="258" w:name="_Ref198730235"/>
      <w:bookmarkStart w:id="259" w:name="_Ref159017087"/>
      <w:commentRangeStart w:id="260"/>
      <w:r w:rsidRPr="003E4F8C">
        <w:t xml:space="preserve">Шабад </w:t>
      </w:r>
      <w:commentRangeEnd w:id="260"/>
      <w:r w:rsidR="000D2A0B">
        <w:rPr>
          <w:rStyle w:val="a8"/>
          <w:rFonts w:eastAsia="SimSun" w:cs="Times New Roman"/>
          <w:lang w:val="en-US"/>
        </w:rPr>
        <w:commentReference w:id="260"/>
      </w:r>
      <w:r w:rsidRPr="003E4F8C">
        <w:t>М. А. Расчеты релейной защиты и автоматики распределительных сетей: Монография / М. А. Шабад. - 4-е изд., перераб. и доп. - СПб.: ПЭИПК, 2003 - 350 стр., ил.</w:t>
      </w:r>
      <w:bookmarkEnd w:id="258"/>
    </w:p>
    <w:p w14:paraId="64B19F6A" w14:textId="3632E3EE" w:rsidR="000D2A0B" w:rsidRPr="000D2A0B" w:rsidRDefault="000D2A0B" w:rsidP="003E4F8C">
      <w:pPr>
        <w:pStyle w:val="a7"/>
        <w:numPr>
          <w:ilvl w:val="0"/>
          <w:numId w:val="19"/>
        </w:numPr>
      </w:pPr>
      <w:bookmarkStart w:id="261" w:name="_Ref198730238"/>
      <w:r w:rsidRPr="000D2A0B">
        <w:t>СТО 56947007-29.120.70.305-2020 Методические указания для выбора параметров настройки и срабатывания МП устройств РЗА оборудования 6-35 кВ объектов ЕНЭС (Дата введения: 15.05.2020), ПАО «ФСК ЕЭС</w:t>
      </w:r>
      <w:bookmarkEnd w:id="261"/>
      <w:r w:rsidRPr="000D2A0B">
        <w:t xml:space="preserve"> </w:t>
      </w:r>
    </w:p>
    <w:p w14:paraId="39DC2481" w14:textId="05F6B605" w:rsidR="003E4F8C" w:rsidRPr="000D2A0B" w:rsidRDefault="003E4F8C" w:rsidP="003E4F8C">
      <w:pPr>
        <w:pStyle w:val="a7"/>
        <w:numPr>
          <w:ilvl w:val="0"/>
          <w:numId w:val="19"/>
        </w:numPr>
        <w:rPr>
          <w:highlight w:val="yellow"/>
          <w:lang w:val="en-US"/>
        </w:rPr>
      </w:pPr>
      <w:bookmarkStart w:id="262" w:name="_Ref198730275"/>
      <w:r w:rsidRPr="000D2A0B">
        <w:rPr>
          <w:highlight w:val="yellow"/>
          <w:lang w:val="en-US"/>
        </w:rPr>
        <w:t>Operating</w:t>
      </w:r>
      <w:r w:rsidRPr="00362955">
        <w:rPr>
          <w:highlight w:val="yellow"/>
          <w:lang w:val="en-US"/>
        </w:rPr>
        <w:t xml:space="preserve"> </w:t>
      </w:r>
      <w:r w:rsidRPr="000D2A0B">
        <w:rPr>
          <w:highlight w:val="yellow"/>
          <w:lang w:val="en-US"/>
        </w:rPr>
        <w:t>manual</w:t>
      </w:r>
      <w:r w:rsidRPr="00362955">
        <w:rPr>
          <w:highlight w:val="yellow"/>
          <w:lang w:val="en-US"/>
        </w:rPr>
        <w:t xml:space="preserve">. </w:t>
      </w:r>
      <w:r w:rsidRPr="000D2A0B">
        <w:rPr>
          <w:highlight w:val="yellow"/>
          <w:lang w:val="en-US"/>
        </w:rPr>
        <w:t>General technical requirements. Complete device SHE-APS-FABT automation cabinet for fast automatic bus transfer in networks 6÷35 kV / APDL.656435003 RE ed. 3 from 08/31/2023, 44p,.</w:t>
      </w:r>
      <w:bookmarkEnd w:id="262"/>
    </w:p>
    <w:p w14:paraId="4D7147DF" w14:textId="77777777" w:rsidR="003E4F8C" w:rsidRPr="000D2A0B" w:rsidRDefault="003E4F8C" w:rsidP="003E4F8C">
      <w:pPr>
        <w:pStyle w:val="a7"/>
        <w:numPr>
          <w:ilvl w:val="0"/>
          <w:numId w:val="19"/>
        </w:numPr>
        <w:rPr>
          <w:highlight w:val="yellow"/>
          <w:lang w:val="en-US"/>
        </w:rPr>
      </w:pPr>
      <w:bookmarkStart w:id="263" w:name="_Ref198731722"/>
      <w:r w:rsidRPr="000D2A0B">
        <w:rPr>
          <w:highlight w:val="yellow"/>
          <w:lang w:val="en-US"/>
        </w:rPr>
        <w:t>Operating manual. Operator's manual. Microprocessor-based device Fast Automatic Bus Transfer with Restoration of Normal power supply Mode FABT «MIR» / APDL.656121003 RE2 ed. 1 from 07/10/2024, 214p.</w:t>
      </w:r>
      <w:bookmarkEnd w:id="263"/>
    </w:p>
    <w:p w14:paraId="0DDF1C24" w14:textId="77777777" w:rsidR="003E4F8C" w:rsidRPr="000D2A0B" w:rsidRDefault="003E4F8C" w:rsidP="003E4F8C">
      <w:pPr>
        <w:pStyle w:val="a7"/>
        <w:numPr>
          <w:ilvl w:val="0"/>
          <w:numId w:val="19"/>
        </w:numPr>
        <w:rPr>
          <w:highlight w:val="yellow"/>
        </w:rPr>
      </w:pPr>
      <w:r w:rsidRPr="000D2A0B">
        <w:rPr>
          <w:highlight w:val="yellow"/>
          <w:lang w:val="en-US"/>
        </w:rPr>
        <w:t xml:space="preserve">Phadke, Arun G., and James S. Thorp. Computer relaying for power systems. </w:t>
      </w:r>
      <w:r w:rsidRPr="000D2A0B">
        <w:rPr>
          <w:highlight w:val="yellow"/>
        </w:rPr>
        <w:t>John Wiley &amp; Sons, 2009.</w:t>
      </w:r>
    </w:p>
    <w:p w14:paraId="43475AA8" w14:textId="77777777" w:rsidR="003E4F8C" w:rsidRPr="000D2A0B" w:rsidRDefault="003E4F8C" w:rsidP="003E4F8C">
      <w:pPr>
        <w:pStyle w:val="a7"/>
        <w:numPr>
          <w:ilvl w:val="0"/>
          <w:numId w:val="19"/>
        </w:numPr>
        <w:rPr>
          <w:highlight w:val="yellow"/>
          <w:lang w:val="en-US"/>
        </w:rPr>
      </w:pPr>
      <w:r w:rsidRPr="000D2A0B">
        <w:rPr>
          <w:highlight w:val="yellow"/>
          <w:lang w:val="en-US"/>
        </w:rPr>
        <w:t>The BE8302M type fast automatic bus transfer (Developed in 1988)</w:t>
      </w:r>
    </w:p>
    <w:p w14:paraId="236DC71C" w14:textId="77777777" w:rsidR="003E4F8C" w:rsidRPr="000D2A0B" w:rsidRDefault="003E4F8C" w:rsidP="003E4F8C">
      <w:pPr>
        <w:pStyle w:val="a7"/>
        <w:numPr>
          <w:ilvl w:val="0"/>
          <w:numId w:val="19"/>
        </w:numPr>
        <w:rPr>
          <w:highlight w:val="yellow"/>
          <w:lang w:val="en-US"/>
        </w:rPr>
      </w:pPr>
      <w:r w:rsidRPr="000D2A0B">
        <w:rPr>
          <w:highlight w:val="yellow"/>
          <w:lang w:val="en-US"/>
        </w:rPr>
        <w:t>The BMRZ-156-TAVR-01 type fast automatic bus transfer</w:t>
      </w:r>
    </w:p>
    <w:p w14:paraId="457C3C1D" w14:textId="77777777" w:rsidR="003E4F8C" w:rsidRPr="000D2A0B" w:rsidRDefault="003E4F8C" w:rsidP="003E4F8C">
      <w:pPr>
        <w:pStyle w:val="a7"/>
        <w:numPr>
          <w:ilvl w:val="0"/>
          <w:numId w:val="19"/>
        </w:numPr>
        <w:rPr>
          <w:highlight w:val="yellow"/>
          <w:lang w:val="en-US"/>
        </w:rPr>
      </w:pPr>
      <w:bookmarkStart w:id="264" w:name="_Ref198730796"/>
      <w:r w:rsidRPr="000D2A0B">
        <w:rPr>
          <w:highlight w:val="yellow"/>
          <w:lang w:val="en-US"/>
        </w:rPr>
        <w:t>Instruction Book: Digital Motor Bus Transfer System M‑4272. (Manufactured by: Beckwith Electric, USA)</w:t>
      </w:r>
      <w:bookmarkEnd w:id="264"/>
    </w:p>
    <w:p w14:paraId="4A1AEE30" w14:textId="77777777" w:rsidR="003E4F8C" w:rsidRPr="000D2A0B" w:rsidRDefault="003E4F8C" w:rsidP="003E4F8C">
      <w:pPr>
        <w:pStyle w:val="a7"/>
        <w:numPr>
          <w:ilvl w:val="0"/>
          <w:numId w:val="19"/>
        </w:numPr>
        <w:rPr>
          <w:highlight w:val="yellow"/>
        </w:rPr>
      </w:pPr>
      <w:bookmarkStart w:id="265" w:name="_Ref198730280"/>
      <w:r w:rsidRPr="000D2A0B">
        <w:rPr>
          <w:highlight w:val="yellow"/>
          <w:lang w:val="en-US"/>
        </w:rPr>
        <w:t xml:space="preserve">Instruction Book: SUE 3000 High Speed Transfer System HSTS. </w:t>
      </w:r>
      <w:r w:rsidRPr="000D2A0B">
        <w:rPr>
          <w:highlight w:val="yellow"/>
        </w:rPr>
        <w:t>(Manufactured in Germany)</w:t>
      </w:r>
      <w:bookmarkEnd w:id="265"/>
    </w:p>
    <w:p w14:paraId="0630967C" w14:textId="77777777" w:rsidR="003E4F8C" w:rsidRPr="000D2A0B" w:rsidRDefault="003E4F8C" w:rsidP="003E4F8C">
      <w:pPr>
        <w:pStyle w:val="a7"/>
        <w:numPr>
          <w:ilvl w:val="0"/>
          <w:numId w:val="19"/>
        </w:numPr>
        <w:rPr>
          <w:highlight w:val="yellow"/>
          <w:lang w:val="en-US"/>
        </w:rPr>
      </w:pPr>
      <w:bookmarkStart w:id="266" w:name="_Ref198731694"/>
      <w:r w:rsidRPr="000D2A0B">
        <w:rPr>
          <w:highlight w:val="yellow"/>
          <w:lang w:val="en-US"/>
        </w:rPr>
        <w:t>Kundur, Prabha. "Power system stability." Power system stability and control 10 (2007): 7-1.</w:t>
      </w:r>
      <w:bookmarkEnd w:id="266"/>
    </w:p>
    <w:p w14:paraId="4C17E29E" w14:textId="77777777" w:rsidR="00846528" w:rsidRPr="00846528" w:rsidRDefault="00846528" w:rsidP="00846528">
      <w:pPr>
        <w:pStyle w:val="a7"/>
        <w:numPr>
          <w:ilvl w:val="0"/>
          <w:numId w:val="19"/>
        </w:numPr>
        <w:rPr>
          <w:lang w:val="en-US"/>
        </w:rPr>
      </w:pPr>
      <w:bookmarkStart w:id="267" w:name="_Ref198732581"/>
      <w:bookmarkStart w:id="268" w:name="_Ref198731764"/>
      <w:r w:rsidRPr="00846528">
        <w:t xml:space="preserve">Никулов И.И., Жуков В.А., Пупин В.М.. Комплекс БАВР. Быстродействие повышает надежность электроснабжения // Новости ЭлектроТехники № 4(76) 2012. </w:t>
      </w:r>
      <w:r w:rsidRPr="00846528">
        <w:rPr>
          <w:lang w:val="en-US"/>
        </w:rPr>
        <w:t>С. 2–4.</w:t>
      </w:r>
      <w:bookmarkEnd w:id="267"/>
    </w:p>
    <w:p w14:paraId="402B87AE" w14:textId="77777777" w:rsidR="003E4F8C" w:rsidRPr="000D2A0B" w:rsidRDefault="003E4F8C" w:rsidP="003E4F8C">
      <w:pPr>
        <w:pStyle w:val="a7"/>
        <w:numPr>
          <w:ilvl w:val="0"/>
          <w:numId w:val="19"/>
        </w:numPr>
        <w:rPr>
          <w:highlight w:val="yellow"/>
          <w:lang w:val="en-US"/>
        </w:rPr>
      </w:pPr>
      <w:bookmarkStart w:id="269" w:name="_Ref198731778"/>
      <w:bookmarkEnd w:id="268"/>
      <w:r w:rsidRPr="000D2A0B">
        <w:rPr>
          <w:highlight w:val="yellow"/>
          <w:lang w:val="en-US"/>
        </w:rPr>
        <w:t>A.Yu.Sulchakova, “Testing of industrial samples of devices for fast automatic bus transfer (FABT) for oil pumping stations on RTDS. Development of a test scheme for testing FABT devices on RTDS,” dokl. at the meeting of JSC "STC UES" 2020, unpublished</w:t>
      </w:r>
      <w:bookmarkEnd w:id="269"/>
    </w:p>
    <w:p w14:paraId="6100E35E" w14:textId="77777777" w:rsidR="003E4F8C" w:rsidRPr="000D2A0B" w:rsidRDefault="003E4F8C" w:rsidP="003E4F8C">
      <w:pPr>
        <w:pStyle w:val="a7"/>
        <w:numPr>
          <w:ilvl w:val="0"/>
          <w:numId w:val="19"/>
        </w:numPr>
        <w:rPr>
          <w:highlight w:val="yellow"/>
          <w:lang w:val="en-US"/>
        </w:rPr>
      </w:pPr>
      <w:r w:rsidRPr="000D2A0B">
        <w:rPr>
          <w:highlight w:val="yellow"/>
          <w:lang w:val="en-US"/>
        </w:rPr>
        <w:t>A.A Yablokov, “Development and research of a primary voltage converter measuring transformer for a 110-220 kV digital substation”, dis. cand. those., Sciences: 05.14.02, 2016., 237 p.</w:t>
      </w:r>
    </w:p>
    <w:p w14:paraId="7A1F8016" w14:textId="77777777" w:rsidR="003E4F8C" w:rsidRPr="000D2A0B" w:rsidRDefault="003E4F8C" w:rsidP="003E4F8C">
      <w:pPr>
        <w:pStyle w:val="a7"/>
        <w:numPr>
          <w:ilvl w:val="0"/>
          <w:numId w:val="19"/>
        </w:numPr>
        <w:rPr>
          <w:highlight w:val="yellow"/>
        </w:rPr>
      </w:pPr>
      <w:r w:rsidRPr="000D2A0B">
        <w:rPr>
          <w:highlight w:val="yellow"/>
          <w:lang w:val="en-US"/>
        </w:rPr>
        <w:t xml:space="preserve">Oppenheim, Alan V., Alan S. Willsky, and Syed Hamid Nawab. </w:t>
      </w:r>
      <w:r w:rsidRPr="000D2A0B">
        <w:rPr>
          <w:highlight w:val="yellow"/>
        </w:rPr>
        <w:t>Signals &amp; systems. Pearson Educación, 1997.</w:t>
      </w:r>
    </w:p>
    <w:p w14:paraId="2581BE43" w14:textId="77777777" w:rsidR="003E4F8C" w:rsidRPr="000D2A0B" w:rsidRDefault="003E4F8C" w:rsidP="003E4F8C">
      <w:pPr>
        <w:pStyle w:val="a7"/>
        <w:numPr>
          <w:ilvl w:val="0"/>
          <w:numId w:val="19"/>
        </w:numPr>
        <w:rPr>
          <w:highlight w:val="yellow"/>
        </w:rPr>
      </w:pPr>
      <w:r w:rsidRPr="000D2A0B">
        <w:rPr>
          <w:highlight w:val="yellow"/>
          <w:lang w:val="en-US"/>
        </w:rPr>
        <w:t xml:space="preserve">Hrbac, Roman, et al. "A development of a capacitive voltage divider for high voltage measurement as part of a combined current and voltage sensor." </w:t>
      </w:r>
      <w:r w:rsidRPr="000D2A0B">
        <w:rPr>
          <w:highlight w:val="yellow"/>
        </w:rPr>
        <w:t>Elektronika ir Elektrotechnika 26.4 (2020): 25-31.</w:t>
      </w:r>
    </w:p>
    <w:p w14:paraId="7D6CC3F6" w14:textId="77777777" w:rsidR="003E4F8C" w:rsidRPr="000D2A0B" w:rsidRDefault="003E4F8C" w:rsidP="003E4F8C">
      <w:pPr>
        <w:pStyle w:val="a7"/>
        <w:numPr>
          <w:ilvl w:val="0"/>
          <w:numId w:val="19"/>
        </w:numPr>
        <w:rPr>
          <w:highlight w:val="yellow"/>
        </w:rPr>
      </w:pPr>
      <w:r w:rsidRPr="000D2A0B">
        <w:rPr>
          <w:highlight w:val="yellow"/>
          <w:lang w:val="en-US"/>
        </w:rPr>
        <w:t xml:space="preserve">Kuhnke, Tobias, et al. "Frequency analysis of a novel 10 kV RC voltage divider module composed of SMD-components on printed circuit boards." </w:t>
      </w:r>
      <w:r w:rsidRPr="000D2A0B">
        <w:rPr>
          <w:highlight w:val="yellow"/>
        </w:rPr>
        <w:t>2023 IEEE Belgrade PowerTech. IEEE, 2023.</w:t>
      </w:r>
    </w:p>
    <w:p w14:paraId="50A6BA57" w14:textId="77777777" w:rsidR="003E4F8C" w:rsidRPr="000D2A0B" w:rsidRDefault="003E4F8C" w:rsidP="003E4F8C">
      <w:pPr>
        <w:pStyle w:val="a7"/>
        <w:numPr>
          <w:ilvl w:val="0"/>
          <w:numId w:val="19"/>
        </w:numPr>
        <w:rPr>
          <w:highlight w:val="yellow"/>
        </w:rPr>
      </w:pPr>
      <w:r w:rsidRPr="000D2A0B">
        <w:rPr>
          <w:highlight w:val="yellow"/>
          <w:lang w:val="en-US"/>
        </w:rPr>
        <w:t xml:space="preserve">Kaczmarek, Michal, and Slawomir Wiak. "Applicability of Combined Transducers for Distorted Current Metering in Electrical Substations." </w:t>
      </w:r>
      <w:r w:rsidRPr="000D2A0B">
        <w:rPr>
          <w:highlight w:val="yellow"/>
        </w:rPr>
        <w:t>Energies 17.22 (2024): 5738.</w:t>
      </w:r>
    </w:p>
    <w:p w14:paraId="27476CC1" w14:textId="77777777" w:rsidR="003E4F8C" w:rsidRPr="000D2A0B" w:rsidRDefault="003E4F8C" w:rsidP="003E4F8C">
      <w:pPr>
        <w:pStyle w:val="a7"/>
        <w:numPr>
          <w:ilvl w:val="0"/>
          <w:numId w:val="19"/>
        </w:numPr>
        <w:rPr>
          <w:highlight w:val="yellow"/>
        </w:rPr>
      </w:pPr>
      <w:r w:rsidRPr="000D2A0B">
        <w:rPr>
          <w:highlight w:val="yellow"/>
          <w:lang w:val="en-US"/>
        </w:rPr>
        <w:t xml:space="preserve">Kuhnke, Tobias, et al. "Frequency analysis of a novel 10 kV RC voltage divider module composed of SMD-components on printed circuit boards." </w:t>
      </w:r>
      <w:r w:rsidRPr="000D2A0B">
        <w:rPr>
          <w:highlight w:val="yellow"/>
        </w:rPr>
        <w:t>2023 IEEE Belgrade PowerTech. IEEE, 2023.</w:t>
      </w:r>
    </w:p>
    <w:p w14:paraId="7A23F716" w14:textId="77777777" w:rsidR="003E4F8C" w:rsidRPr="000D2A0B" w:rsidRDefault="003E4F8C" w:rsidP="003E4F8C">
      <w:pPr>
        <w:pStyle w:val="a7"/>
        <w:numPr>
          <w:ilvl w:val="0"/>
          <w:numId w:val="19"/>
        </w:numPr>
        <w:rPr>
          <w:highlight w:val="yellow"/>
          <w:lang w:val="en-US"/>
        </w:rPr>
      </w:pPr>
      <w:r w:rsidRPr="000D2A0B">
        <w:rPr>
          <w:highlight w:val="yellow"/>
          <w:lang w:val="en-US"/>
        </w:rPr>
        <w:t>Li, You, et al. "Study on methods of reduce resistive voltage dividers' phase shift." IEEE 2011 10th International Conference on Electronic Measurement &amp; Instruments. Vol. 3. IEEE, 2011.</w:t>
      </w:r>
    </w:p>
    <w:p w14:paraId="50CAF210" w14:textId="77777777" w:rsidR="003E4F8C" w:rsidRPr="000D2A0B" w:rsidRDefault="003E4F8C" w:rsidP="003E4F8C">
      <w:pPr>
        <w:pStyle w:val="a7"/>
        <w:numPr>
          <w:ilvl w:val="0"/>
          <w:numId w:val="19"/>
        </w:numPr>
        <w:rPr>
          <w:highlight w:val="yellow"/>
        </w:rPr>
      </w:pPr>
      <w:r w:rsidRPr="000D2A0B">
        <w:rPr>
          <w:highlight w:val="yellow"/>
          <w:lang w:val="en-US"/>
        </w:rPr>
        <w:lastRenderedPageBreak/>
        <w:t xml:space="preserve">Grechukhin, V. N. "Electronic current and voltage transformers. state prospects of development and implementation of 110–750 k V stations and substations of power systems on the ORU." </w:t>
      </w:r>
      <w:r w:rsidRPr="000D2A0B">
        <w:rPr>
          <w:highlight w:val="yellow"/>
        </w:rPr>
        <w:t>Vestnik IGEU 4 (2006): 1-9.</w:t>
      </w:r>
    </w:p>
    <w:p w14:paraId="14B53F62" w14:textId="77777777" w:rsidR="003E4F8C" w:rsidRPr="000D2A0B" w:rsidRDefault="003E4F8C" w:rsidP="003E4F8C">
      <w:pPr>
        <w:pStyle w:val="a7"/>
        <w:numPr>
          <w:ilvl w:val="0"/>
          <w:numId w:val="19"/>
        </w:numPr>
        <w:rPr>
          <w:highlight w:val="yellow"/>
        </w:rPr>
      </w:pPr>
      <w:r w:rsidRPr="000D2A0B">
        <w:rPr>
          <w:highlight w:val="yellow"/>
          <w:lang w:val="en-US"/>
        </w:rPr>
        <w:t xml:space="preserve">K.A. Klimenko, “Study of the electromagnetic field of industrial frequency transformers with short-circuited turns,” dis. cand. those., Sciences: 09/05/01: protected 12/25/13: approved. </w:t>
      </w:r>
      <w:r w:rsidRPr="000D2A0B">
        <w:rPr>
          <w:highlight w:val="yellow"/>
        </w:rPr>
        <w:t>05.05.12, 2013., 157 p.</w:t>
      </w:r>
    </w:p>
    <w:p w14:paraId="084D57D7" w14:textId="77777777" w:rsidR="003E4F8C" w:rsidRPr="000D2A0B" w:rsidRDefault="003E4F8C" w:rsidP="003E4F8C">
      <w:pPr>
        <w:pStyle w:val="a7"/>
        <w:numPr>
          <w:ilvl w:val="0"/>
          <w:numId w:val="19"/>
        </w:numPr>
        <w:rPr>
          <w:highlight w:val="yellow"/>
        </w:rPr>
      </w:pPr>
      <w:r w:rsidRPr="000D2A0B">
        <w:rPr>
          <w:highlight w:val="yellow"/>
          <w:lang w:val="en-US"/>
        </w:rPr>
        <w:t xml:space="preserve">S.L. Kuzhekov, A.A. Degtyarev, N.A. Doni, A.A. Shurupov, “On the problem of selecting and replacing current transformers for relay protection devices,” News of universities. </w:t>
      </w:r>
      <w:r w:rsidRPr="000D2A0B">
        <w:rPr>
          <w:highlight w:val="yellow"/>
        </w:rPr>
        <w:t>Electromechanics. 2020. T. 63. No. 6 - pp. 72-82</w:t>
      </w:r>
    </w:p>
    <w:p w14:paraId="1A2F804A" w14:textId="77777777" w:rsidR="003E4F8C" w:rsidRPr="000D2A0B" w:rsidRDefault="003E4F8C" w:rsidP="003E4F8C">
      <w:pPr>
        <w:pStyle w:val="a7"/>
        <w:numPr>
          <w:ilvl w:val="0"/>
          <w:numId w:val="19"/>
        </w:numPr>
        <w:rPr>
          <w:highlight w:val="yellow"/>
        </w:rPr>
      </w:pPr>
      <w:r w:rsidRPr="000D2A0B">
        <w:rPr>
          <w:highlight w:val="yellow"/>
          <w:lang w:val="en-US"/>
        </w:rPr>
        <w:t xml:space="preserve">Chothani, Nilesh G., and Bhavesh R. Bhalja. "New algorithm for current transformer saturation detection and compensation based on derivatives of secondary currents and Newton's backward difference formulae." </w:t>
      </w:r>
      <w:r w:rsidRPr="000D2A0B">
        <w:rPr>
          <w:highlight w:val="yellow"/>
        </w:rPr>
        <w:t>IET Generation, Transmission &amp; Distribution 8.5 (2014): 841-850.</w:t>
      </w:r>
    </w:p>
    <w:p w14:paraId="2B595EAA" w14:textId="77777777" w:rsidR="003E4F8C" w:rsidRPr="000D2A0B" w:rsidRDefault="003E4F8C" w:rsidP="003E4F8C">
      <w:pPr>
        <w:pStyle w:val="a7"/>
        <w:numPr>
          <w:ilvl w:val="0"/>
          <w:numId w:val="19"/>
        </w:numPr>
        <w:rPr>
          <w:highlight w:val="yellow"/>
          <w:lang w:val="en-US"/>
        </w:rPr>
      </w:pPr>
      <w:r w:rsidRPr="000D2A0B">
        <w:rPr>
          <w:highlight w:val="yellow"/>
          <w:lang w:val="en-US"/>
        </w:rPr>
        <w:t>Operating manual for switchgear TER_Sec10_Etalon_T1, Version 5.0 – 102p.</w:t>
      </w:r>
    </w:p>
    <w:p w14:paraId="1E917A0C" w14:textId="77777777" w:rsidR="003E4F8C" w:rsidRPr="000D2A0B" w:rsidRDefault="003E4F8C" w:rsidP="003E4F8C">
      <w:pPr>
        <w:pStyle w:val="a7"/>
        <w:numPr>
          <w:ilvl w:val="0"/>
          <w:numId w:val="19"/>
        </w:numPr>
        <w:rPr>
          <w:highlight w:val="yellow"/>
        </w:rPr>
      </w:pPr>
      <w:bookmarkStart w:id="270" w:name="_Ref198812603"/>
      <w:r w:rsidRPr="000D2A0B">
        <w:rPr>
          <w:highlight w:val="yellow"/>
          <w:lang w:val="en-US"/>
        </w:rPr>
        <w:t xml:space="preserve">Sheng, Zhang Zhou, Bao Han, and Ma Ai Qing. "The analysis of the factors affecting the performance of Clamp Rogowski coil." </w:t>
      </w:r>
      <w:r w:rsidRPr="000D2A0B">
        <w:rPr>
          <w:highlight w:val="yellow"/>
        </w:rPr>
        <w:t>2014 International conference on power system technology. IEEE, 2014.</w:t>
      </w:r>
      <w:bookmarkEnd w:id="270"/>
    </w:p>
    <w:p w14:paraId="4E03F37A" w14:textId="77777777" w:rsidR="003E4F8C" w:rsidRPr="000D2A0B" w:rsidRDefault="003E4F8C" w:rsidP="003E4F8C">
      <w:pPr>
        <w:pStyle w:val="a7"/>
        <w:numPr>
          <w:ilvl w:val="0"/>
          <w:numId w:val="19"/>
        </w:numPr>
        <w:rPr>
          <w:highlight w:val="yellow"/>
        </w:rPr>
      </w:pPr>
      <w:r w:rsidRPr="000D2A0B">
        <w:rPr>
          <w:highlight w:val="yellow"/>
          <w:lang w:val="en-US"/>
        </w:rPr>
        <w:t xml:space="preserve">Suomalainen, Esa-Pekka, and Jari K. Hallstrom. "Onsite calibration of a current transformer using a Rogowski coil." </w:t>
      </w:r>
      <w:r w:rsidRPr="000D2A0B">
        <w:rPr>
          <w:highlight w:val="yellow"/>
        </w:rPr>
        <w:t>IEEE Transactions on instrumentation and measurement 58.4 (2008): 1054-1058.</w:t>
      </w:r>
    </w:p>
    <w:p w14:paraId="08A0765A" w14:textId="77777777" w:rsidR="003E4F8C" w:rsidRPr="000D2A0B" w:rsidRDefault="003E4F8C" w:rsidP="003E4F8C">
      <w:pPr>
        <w:pStyle w:val="a7"/>
        <w:numPr>
          <w:ilvl w:val="0"/>
          <w:numId w:val="19"/>
        </w:numPr>
        <w:rPr>
          <w:highlight w:val="yellow"/>
          <w:lang w:val="en-US"/>
        </w:rPr>
      </w:pPr>
      <w:r w:rsidRPr="000D2A0B">
        <w:rPr>
          <w:highlight w:val="yellow"/>
          <w:lang w:val="en-US"/>
        </w:rPr>
        <w:t>Huangfu, Youpeng, et al. "Transient Performance Characterization for a Shielded Rogowski Coil Based Low Power Current Transformer." 2024 IEEE 21st Biennial Conference on Electromagnetic Field Computation (CEFC). IEEE, 2024.</w:t>
      </w:r>
    </w:p>
    <w:p w14:paraId="0EE904CF" w14:textId="77777777" w:rsidR="003E4F8C" w:rsidRPr="00DE7A7A" w:rsidRDefault="003E4F8C" w:rsidP="003E4F8C">
      <w:pPr>
        <w:pStyle w:val="a7"/>
        <w:numPr>
          <w:ilvl w:val="0"/>
          <w:numId w:val="19"/>
        </w:numPr>
        <w:rPr>
          <w:highlight w:val="yellow"/>
          <w:lang w:val="en-US"/>
        </w:rPr>
      </w:pPr>
      <w:r w:rsidRPr="000D2A0B">
        <w:rPr>
          <w:highlight w:val="yellow"/>
          <w:lang w:val="en-US"/>
        </w:rPr>
        <w:t xml:space="preserve">Gong, Jiakun, et al. "Overcurrent Protection Enabled by Broadband Rogowski Coil Current Sensor for Medium Voltage SiC MOSFET." </w:t>
      </w:r>
      <w:r w:rsidRPr="00DE7A7A">
        <w:rPr>
          <w:highlight w:val="yellow"/>
          <w:lang w:val="en-US"/>
        </w:rPr>
        <w:t>IEEE Transactions on Power Electronics (2025).</w:t>
      </w:r>
    </w:p>
    <w:p w14:paraId="1C6A2FD3" w14:textId="77777777" w:rsidR="003E4F8C" w:rsidRPr="000D2A0B" w:rsidRDefault="003E4F8C" w:rsidP="003E4F8C">
      <w:pPr>
        <w:pStyle w:val="a7"/>
        <w:numPr>
          <w:ilvl w:val="0"/>
          <w:numId w:val="19"/>
        </w:numPr>
        <w:rPr>
          <w:highlight w:val="yellow"/>
        </w:rPr>
      </w:pPr>
      <w:r w:rsidRPr="000D2A0B">
        <w:rPr>
          <w:highlight w:val="yellow"/>
          <w:lang w:val="en-US"/>
        </w:rPr>
        <w:t xml:space="preserve">Mühlthaler, Johannes, Bastian Lehner, and Andreas Reeh. "Detection of Inter-Turn Short-Circuits in Permanent Magnet Machines Based on Rogowski &amp; Search Coil Based Monitoring." </w:t>
      </w:r>
      <w:r w:rsidRPr="000D2A0B">
        <w:rPr>
          <w:highlight w:val="yellow"/>
        </w:rPr>
        <w:t>2024 International Conference on Electrical Machines (ICEM). IEEE, 2024.</w:t>
      </w:r>
    </w:p>
    <w:p w14:paraId="30B97517" w14:textId="77777777" w:rsidR="003E4F8C" w:rsidRPr="000D2A0B" w:rsidRDefault="003E4F8C" w:rsidP="003E4F8C">
      <w:pPr>
        <w:pStyle w:val="a7"/>
        <w:numPr>
          <w:ilvl w:val="0"/>
          <w:numId w:val="19"/>
        </w:numPr>
        <w:rPr>
          <w:highlight w:val="yellow"/>
        </w:rPr>
      </w:pPr>
      <w:r w:rsidRPr="000D2A0B">
        <w:rPr>
          <w:highlight w:val="yellow"/>
          <w:lang w:val="en-US"/>
        </w:rPr>
        <w:t xml:space="preserve">Kishore, PT Nandh, Sumit Kumar Pramanick, and Soumya Shubhra Nag. "Analytical Modelling of Fault Transient in a GaN HEMT Half Bridge and its Overcurrent Protection with PCB Embedded Rogowski Coils." </w:t>
      </w:r>
      <w:r w:rsidRPr="000D2A0B">
        <w:rPr>
          <w:highlight w:val="yellow"/>
        </w:rPr>
        <w:t>IEEE Transactions on Industry Applications (2024).</w:t>
      </w:r>
    </w:p>
    <w:p w14:paraId="55CDB91D" w14:textId="77777777" w:rsidR="003E4F8C" w:rsidRPr="000D2A0B" w:rsidRDefault="003E4F8C" w:rsidP="003E4F8C">
      <w:pPr>
        <w:pStyle w:val="a7"/>
        <w:numPr>
          <w:ilvl w:val="0"/>
          <w:numId w:val="19"/>
        </w:numPr>
        <w:rPr>
          <w:highlight w:val="yellow"/>
        </w:rPr>
      </w:pPr>
      <w:r w:rsidRPr="000D2A0B">
        <w:rPr>
          <w:highlight w:val="yellow"/>
          <w:lang w:val="en-US"/>
        </w:rPr>
        <w:t xml:space="preserve">Sun, Hongyu, Songling Huang, and Lisha Peng. "High-Current Sensing Technology for Transparent Power Grids: a Review." </w:t>
      </w:r>
      <w:r w:rsidRPr="000D2A0B">
        <w:rPr>
          <w:highlight w:val="yellow"/>
        </w:rPr>
        <w:t>IEEE Open Journal of the Industrial Electronics Society (2024).</w:t>
      </w:r>
    </w:p>
    <w:p w14:paraId="50436B7F" w14:textId="77777777" w:rsidR="003E4F8C" w:rsidRPr="000D2A0B" w:rsidRDefault="003E4F8C" w:rsidP="003E4F8C">
      <w:pPr>
        <w:pStyle w:val="a7"/>
        <w:numPr>
          <w:ilvl w:val="0"/>
          <w:numId w:val="19"/>
        </w:numPr>
        <w:rPr>
          <w:highlight w:val="yellow"/>
        </w:rPr>
      </w:pPr>
      <w:r w:rsidRPr="000D2A0B">
        <w:rPr>
          <w:highlight w:val="yellow"/>
          <w:lang w:val="en-US"/>
        </w:rPr>
        <w:t xml:space="preserve">Lebedev, Vladimir, Galina Filatova, and Natalya Kuzmina. "Improvement of the Primary Current Converter as Part of Devices Installed on the Wires of 6–10 Kv Overhead Power Lines for Electricity Metering and Relay Protection." </w:t>
      </w:r>
      <w:r w:rsidRPr="000D2A0B">
        <w:rPr>
          <w:highlight w:val="yellow"/>
        </w:rPr>
        <w:t>2023 International Ural Conference on Electrical Power Engineering (UralCon). IEEE, 2023.</w:t>
      </w:r>
    </w:p>
    <w:p w14:paraId="457FB86F" w14:textId="77777777" w:rsidR="003E4F8C" w:rsidRPr="00DE7A7A" w:rsidRDefault="003E4F8C" w:rsidP="003E4F8C">
      <w:pPr>
        <w:pStyle w:val="a7"/>
        <w:numPr>
          <w:ilvl w:val="0"/>
          <w:numId w:val="19"/>
        </w:numPr>
        <w:rPr>
          <w:highlight w:val="yellow"/>
          <w:lang w:val="en-US"/>
        </w:rPr>
      </w:pPr>
      <w:bookmarkStart w:id="271" w:name="_Ref198805011"/>
      <w:r w:rsidRPr="000D2A0B">
        <w:rPr>
          <w:highlight w:val="yellow"/>
          <w:lang w:val="en-US"/>
        </w:rPr>
        <w:t xml:space="preserve">Evdakov Aleksey, Andrey Yablokov, and Galina Filatova. "Investigation of the Use of Rogovsky Coils for Fast Automatic Bus Transfer." 2024 6th International Youth Conference on Radio Electronics, Electrical and Power Engineering (REEPE). </w:t>
      </w:r>
      <w:r w:rsidRPr="00DE7A7A">
        <w:rPr>
          <w:highlight w:val="yellow"/>
          <w:lang w:val="en-US"/>
        </w:rPr>
        <w:t>IEEE, 2024.</w:t>
      </w:r>
      <w:bookmarkEnd w:id="271"/>
    </w:p>
    <w:p w14:paraId="4FD3573C" w14:textId="77777777" w:rsidR="003E4F8C" w:rsidRPr="000D2A0B" w:rsidRDefault="003E4F8C" w:rsidP="003E4F8C">
      <w:pPr>
        <w:pStyle w:val="a7"/>
        <w:numPr>
          <w:ilvl w:val="0"/>
          <w:numId w:val="19"/>
        </w:numPr>
        <w:rPr>
          <w:highlight w:val="yellow"/>
          <w:lang w:val="en-US"/>
        </w:rPr>
      </w:pPr>
      <w:r w:rsidRPr="000D2A0B">
        <w:rPr>
          <w:highlight w:val="yellow"/>
          <w:lang w:val="en-US"/>
        </w:rPr>
        <w:t>Evdakov, Aleksey, Andrey Yablokov, and Galina Filatova. "Investigation of the Use of Rogowski Coils for Power Direction Relays in Fast Automatic Bus Transfer." 2024 International Conference on Industrial Engineering, Applications and Manufacturing (ICIEAM). IEEE, 2024.</w:t>
      </w:r>
    </w:p>
    <w:p w14:paraId="79C67BA0" w14:textId="77777777" w:rsidR="003E4F8C" w:rsidRPr="000D2A0B" w:rsidRDefault="003E4F8C" w:rsidP="003E4F8C">
      <w:pPr>
        <w:pStyle w:val="a7"/>
        <w:numPr>
          <w:ilvl w:val="0"/>
          <w:numId w:val="19"/>
        </w:numPr>
        <w:rPr>
          <w:highlight w:val="yellow"/>
          <w:lang w:val="en-US"/>
        </w:rPr>
      </w:pPr>
      <w:r w:rsidRPr="000D2A0B">
        <w:rPr>
          <w:highlight w:val="yellow"/>
          <w:lang w:val="en-US"/>
        </w:rPr>
        <w:t>A.A.Zhukov “Improving the efficiency of fast ABT for substations with electric motor load”: dis. ... candidate of Technical Sciences : 05.09.03; Moscow, 2008 - 167 p.</w:t>
      </w:r>
    </w:p>
    <w:p w14:paraId="4E81995E" w14:textId="77777777" w:rsidR="003E4F8C" w:rsidRPr="000D2A0B" w:rsidRDefault="003E4F8C" w:rsidP="003E4F8C">
      <w:pPr>
        <w:pStyle w:val="a7"/>
        <w:numPr>
          <w:ilvl w:val="0"/>
          <w:numId w:val="19"/>
        </w:numPr>
        <w:rPr>
          <w:highlight w:val="yellow"/>
        </w:rPr>
      </w:pPr>
      <w:bookmarkStart w:id="272" w:name="_Ref198808305"/>
      <w:r w:rsidRPr="000D2A0B">
        <w:rPr>
          <w:highlight w:val="yellow"/>
          <w:lang w:val="en-US"/>
        </w:rPr>
        <w:t xml:space="preserve">Proakis, John G. Digital signal processing: principles algorithms and applications. </w:t>
      </w:r>
      <w:r w:rsidRPr="000D2A0B">
        <w:rPr>
          <w:highlight w:val="yellow"/>
        </w:rPr>
        <w:t>Pearson Education India, 2001.</w:t>
      </w:r>
      <w:bookmarkEnd w:id="272"/>
    </w:p>
    <w:p w14:paraId="5CE588E2" w14:textId="77777777" w:rsidR="003E4F8C" w:rsidRPr="000D2A0B" w:rsidRDefault="003E4F8C" w:rsidP="003E4F8C">
      <w:pPr>
        <w:pStyle w:val="a7"/>
        <w:numPr>
          <w:ilvl w:val="0"/>
          <w:numId w:val="19"/>
        </w:numPr>
        <w:rPr>
          <w:highlight w:val="yellow"/>
        </w:rPr>
      </w:pPr>
      <w:bookmarkStart w:id="273" w:name="_Ref198808312"/>
      <w:r w:rsidRPr="000D2A0B">
        <w:rPr>
          <w:highlight w:val="yellow"/>
          <w:lang w:val="en-US"/>
        </w:rPr>
        <w:t xml:space="preserve">Oppenheim, Alan V. Discrete-time signal processing. </w:t>
      </w:r>
      <w:r w:rsidRPr="000D2A0B">
        <w:rPr>
          <w:highlight w:val="yellow"/>
        </w:rPr>
        <w:t>Pearson Education India, 1999.</w:t>
      </w:r>
      <w:bookmarkEnd w:id="273"/>
    </w:p>
    <w:p w14:paraId="6CC128DB" w14:textId="77777777" w:rsidR="003E4F8C" w:rsidRPr="000D2A0B" w:rsidRDefault="003E4F8C" w:rsidP="003E4F8C">
      <w:pPr>
        <w:pStyle w:val="a7"/>
        <w:numPr>
          <w:ilvl w:val="0"/>
          <w:numId w:val="19"/>
        </w:numPr>
        <w:rPr>
          <w:highlight w:val="yellow"/>
        </w:rPr>
      </w:pPr>
      <w:r w:rsidRPr="000D2A0B">
        <w:rPr>
          <w:highlight w:val="yellow"/>
          <w:lang w:val="en-US"/>
        </w:rPr>
        <w:t xml:space="preserve">Harris, Fredric J. "On the use of windows for harmonic analysis with the discrete Fourier transform." </w:t>
      </w:r>
      <w:r w:rsidRPr="000D2A0B">
        <w:rPr>
          <w:highlight w:val="yellow"/>
        </w:rPr>
        <w:t>Proceedings of the IEEE 66.1 (1978): 51-83.</w:t>
      </w:r>
    </w:p>
    <w:p w14:paraId="494942D5" w14:textId="77777777" w:rsidR="003E4F8C" w:rsidRPr="000D2A0B" w:rsidRDefault="003E4F8C" w:rsidP="003E4F8C">
      <w:pPr>
        <w:pStyle w:val="a7"/>
        <w:numPr>
          <w:ilvl w:val="0"/>
          <w:numId w:val="19"/>
        </w:numPr>
        <w:rPr>
          <w:highlight w:val="yellow"/>
        </w:rPr>
      </w:pPr>
      <w:r w:rsidRPr="000D2A0B">
        <w:rPr>
          <w:highlight w:val="yellow"/>
          <w:lang w:val="en-US"/>
        </w:rPr>
        <w:lastRenderedPageBreak/>
        <w:t xml:space="preserve">Prabhu, KM Muraleedhara. Window functions and their applications in signal processing. </w:t>
      </w:r>
      <w:r w:rsidRPr="000D2A0B">
        <w:rPr>
          <w:highlight w:val="yellow"/>
        </w:rPr>
        <w:t>Taylor &amp; Francis, 2014.</w:t>
      </w:r>
    </w:p>
    <w:p w14:paraId="796CCD34" w14:textId="476A19D0" w:rsidR="003E4F8C" w:rsidRDefault="0033600C" w:rsidP="00505CAC">
      <w:pPr>
        <w:pStyle w:val="a7"/>
        <w:numPr>
          <w:ilvl w:val="0"/>
          <w:numId w:val="19"/>
        </w:numPr>
      </w:pPr>
      <w:bookmarkStart w:id="274" w:name="_Ref200798337"/>
      <w:r w:rsidRPr="0033600C">
        <w:t>СТО 59012820.29.020.002-2012. Стандарт организации. Релейная защита и автоматика. Взаимодействие субъектов электроэнергетики, потребителей электрической энергии при создании (модернизации) и организации эксплуатации. – Текст : непосредственный</w:t>
      </w:r>
      <w:bookmarkEnd w:id="274"/>
    </w:p>
    <w:p w14:paraId="500928D2" w14:textId="1246ABA6" w:rsidR="003E4F8C" w:rsidRDefault="0033600C" w:rsidP="00505CAC">
      <w:pPr>
        <w:pStyle w:val="a7"/>
        <w:numPr>
          <w:ilvl w:val="0"/>
          <w:numId w:val="19"/>
        </w:numPr>
      </w:pPr>
      <w:bookmarkStart w:id="275" w:name="_Ref200798346"/>
      <w:r w:rsidRPr="0033600C">
        <w:t>СТО 56947007-29.240.10.028-2009. «Нормы технологического проектирования подстанций переменного тока с высшим напряжением 35-750 кВ». Москва. «Издательство НЦ ЭНАС». 2009;</w:t>
      </w:r>
      <w:bookmarkEnd w:id="275"/>
    </w:p>
    <w:p w14:paraId="70B61425" w14:textId="40342A3F" w:rsidR="003E4F8C" w:rsidRDefault="0033600C" w:rsidP="00505CAC">
      <w:pPr>
        <w:pStyle w:val="a7"/>
        <w:numPr>
          <w:ilvl w:val="0"/>
          <w:numId w:val="19"/>
        </w:numPr>
      </w:pPr>
      <w:bookmarkStart w:id="276" w:name="_Ref200798590"/>
      <w:r w:rsidRPr="0033600C">
        <w:t>Правила устройства электроустановок ПУЭ. - 7-е изд. Глава 3.3 Автоматика и телемеханика. Автоматическое включение резервного питания и оборудования (АВР) – М.: Энергоатомиздат, 2002. – 648 с</w:t>
      </w:r>
      <w:bookmarkEnd w:id="276"/>
    </w:p>
    <w:p w14:paraId="4E79ABC1" w14:textId="3291FE63" w:rsidR="003E4F8C" w:rsidRDefault="0033600C" w:rsidP="00505CAC">
      <w:pPr>
        <w:pStyle w:val="a7"/>
        <w:numPr>
          <w:ilvl w:val="0"/>
          <w:numId w:val="19"/>
        </w:numPr>
      </w:pPr>
      <w:bookmarkStart w:id="277" w:name="_Ref200798814"/>
      <w:r w:rsidRPr="0033600C">
        <w:t>Руководство эксплуатации. Микропроцессорное устройство быстродействующего автоматического ввода резерва с восстановлением нормального режима электроснабжения БАВР «МИР»/ АПДЛ.656121003 РЭ2. Редакция №2 от 10.07.2024, 217 с</w:t>
      </w:r>
      <w:bookmarkEnd w:id="277"/>
    </w:p>
    <w:p w14:paraId="427679A1" w14:textId="2EDB1955" w:rsidR="003E4F8C" w:rsidRDefault="0033600C" w:rsidP="00505CAC">
      <w:pPr>
        <w:pStyle w:val="a7"/>
        <w:numPr>
          <w:ilvl w:val="0"/>
          <w:numId w:val="19"/>
        </w:numPr>
      </w:pPr>
      <w:bookmarkStart w:id="278" w:name="_Ref200798830"/>
      <w:r w:rsidRPr="0033600C">
        <w:t>Руководство по эксплуатации. БПВА.656121.007 РЭ, Реле автоматического ввода резерва «Сириус-АВР», редакция 1.02 от 08.12.2017, - 63 с.</w:t>
      </w:r>
      <w:bookmarkEnd w:id="278"/>
    </w:p>
    <w:p w14:paraId="4E443004" w14:textId="470705DC" w:rsidR="003E4F8C" w:rsidRDefault="0033600C" w:rsidP="00505CAC">
      <w:pPr>
        <w:pStyle w:val="a7"/>
        <w:numPr>
          <w:ilvl w:val="0"/>
          <w:numId w:val="19"/>
        </w:numPr>
      </w:pPr>
      <w:bookmarkStart w:id="279" w:name="_Ref200798832"/>
      <w:r w:rsidRPr="0033600C">
        <w:t>Руководство по эксплуатации. ДИВГ.648228.082-12.01 РЭ, Блок микропроцессорный релейной защиты БМРЗ-БАВР-01, редакция от 27.04.2021, - 67 с</w:t>
      </w:r>
      <w:bookmarkEnd w:id="279"/>
    </w:p>
    <w:p w14:paraId="79E734CE" w14:textId="23390894" w:rsidR="003E4F8C" w:rsidRDefault="0033600C" w:rsidP="00505CAC">
      <w:pPr>
        <w:pStyle w:val="a7"/>
        <w:numPr>
          <w:ilvl w:val="0"/>
          <w:numId w:val="19"/>
        </w:numPr>
      </w:pPr>
      <w:bookmarkStart w:id="280" w:name="_Ref200798834"/>
      <w:r w:rsidRPr="0033600C">
        <w:t>Руководство по эксплуатации. ЭКРА.656122.008/212 1301 РЭ. Терминал быстрого автоматического включения резерва с возможностью последующего восстановления нормального режима энергоснабжения типа ЭКРА 212 1301, редакция от 26.02.2014, - 70 с</w:t>
      </w:r>
      <w:bookmarkEnd w:id="280"/>
    </w:p>
    <w:p w14:paraId="45FA525D" w14:textId="2DD342D8" w:rsidR="003E4F8C" w:rsidRDefault="0033600C" w:rsidP="00505CAC">
      <w:pPr>
        <w:pStyle w:val="a7"/>
        <w:numPr>
          <w:ilvl w:val="0"/>
          <w:numId w:val="19"/>
        </w:numPr>
      </w:pPr>
      <w:bookmarkStart w:id="281" w:name="_Ref200798975"/>
      <w:r w:rsidRPr="0033600C">
        <w:t>Правила устройства электроустановок ПУЭ. - 7-е изд. Глава 1.2. Электроснабжение и электрические сети Категории электроприемников и обеспечение надежности электроснабжения (АВР) – М.: Энергоатомиздат, 2002. – 648 с</w:t>
      </w:r>
      <w:bookmarkEnd w:id="281"/>
    </w:p>
    <w:p w14:paraId="0E864725" w14:textId="2ADA1727" w:rsidR="003E4F8C" w:rsidRDefault="003E4F8C" w:rsidP="00505CAC">
      <w:pPr>
        <w:pStyle w:val="a7"/>
        <w:numPr>
          <w:ilvl w:val="0"/>
          <w:numId w:val="19"/>
        </w:numPr>
      </w:pPr>
      <w:r>
        <w:t>В</w:t>
      </w:r>
    </w:p>
    <w:p w14:paraId="5212DCDD" w14:textId="5216CB88" w:rsidR="003E4F8C" w:rsidRDefault="003E4F8C" w:rsidP="00505CAC">
      <w:pPr>
        <w:pStyle w:val="a7"/>
        <w:numPr>
          <w:ilvl w:val="0"/>
          <w:numId w:val="19"/>
        </w:numPr>
      </w:pPr>
      <w:r>
        <w:t>В</w:t>
      </w:r>
    </w:p>
    <w:p w14:paraId="502C1492" w14:textId="0E61ADD1" w:rsidR="003E4F8C" w:rsidRPr="00EA4D40" w:rsidRDefault="00EA4D40" w:rsidP="00505CAC">
      <w:pPr>
        <w:pStyle w:val="a7"/>
        <w:numPr>
          <w:ilvl w:val="0"/>
          <w:numId w:val="19"/>
        </w:numPr>
        <w:rPr>
          <w:b/>
          <w:bCs/>
          <w:highlight w:val="yellow"/>
        </w:rPr>
      </w:pPr>
      <w:r w:rsidRPr="00EA4D40">
        <w:rPr>
          <w:b/>
          <w:bCs/>
          <w:highlight w:val="yellow"/>
        </w:rPr>
        <w:t>СТАТЬИ ДЛЯ ГЛАВЫ ПРО ПОДГОТОВКУ ДАТАСЕТА</w:t>
      </w:r>
    </w:p>
    <w:p w14:paraId="3788F31F" w14:textId="5C6FA86F" w:rsidR="003E4F8C" w:rsidRPr="00EA4D40" w:rsidRDefault="00EA4D40" w:rsidP="0059160F">
      <w:pPr>
        <w:pStyle w:val="a7"/>
        <w:numPr>
          <w:ilvl w:val="0"/>
          <w:numId w:val="19"/>
        </w:numPr>
        <w:rPr>
          <w:lang w:val="en-US"/>
        </w:rPr>
      </w:pPr>
      <w:bookmarkStart w:id="282" w:name="_Ref200814191"/>
      <w:r w:rsidRPr="00EA4D40">
        <w:rPr>
          <w:lang w:val="en-US"/>
        </w:rPr>
        <w:t>[</w:t>
      </w:r>
      <w:commentRangeStart w:id="283"/>
      <w:commentRangeStart w:id="284"/>
      <w:r w:rsidRPr="00EA4D40">
        <w:rPr>
          <w:lang w:val="en-US"/>
        </w:rPr>
        <w:t>1</w:t>
      </w:r>
      <w:commentRangeEnd w:id="283"/>
      <w:r>
        <w:rPr>
          <w:rStyle w:val="a8"/>
          <w:rFonts w:eastAsia="SimSun" w:cs="Times New Roman"/>
          <w:lang w:val="en-US"/>
        </w:rPr>
        <w:commentReference w:id="283"/>
      </w:r>
      <w:commentRangeEnd w:id="284"/>
      <w:r>
        <w:rPr>
          <w:rStyle w:val="a8"/>
          <w:rFonts w:eastAsia="SimSun" w:cs="Times New Roman"/>
          <w:lang w:val="en-US"/>
        </w:rPr>
        <w:commentReference w:id="284"/>
      </w:r>
      <w:r w:rsidRPr="00EA4D40">
        <w:rPr>
          <w:lang w:val="en-US"/>
        </w:rPr>
        <w:t>] M. Perry and T. Fuller, “A historical perspective of fuel cell technology in the 20th century,” Journal of The Electrochemical Society, vol. 149, no. 7, pp. S59–S67, 2002.</w:t>
      </w:r>
      <w:bookmarkEnd w:id="282"/>
    </w:p>
    <w:p w14:paraId="1B20DEC1" w14:textId="492BF5F8" w:rsidR="003E4F8C" w:rsidRPr="00EA4D40" w:rsidRDefault="00EA4D40" w:rsidP="00505CAC">
      <w:pPr>
        <w:pStyle w:val="a7"/>
        <w:numPr>
          <w:ilvl w:val="0"/>
          <w:numId w:val="19"/>
        </w:numPr>
        <w:rPr>
          <w:lang w:val="en-US"/>
        </w:rPr>
      </w:pPr>
      <w:bookmarkStart w:id="285" w:name="_Ref200814193"/>
      <w:r w:rsidRPr="00EA4D40">
        <w:rPr>
          <w:color w:val="FF0000"/>
          <w:lang w:val="en-US"/>
        </w:rPr>
        <w:t xml:space="preserve">[2] </w:t>
      </w:r>
      <w:r w:rsidRPr="00EA4D40">
        <w:rPr>
          <w:lang w:val="en-US"/>
        </w:rPr>
        <w:t>M. IEA, “Electricity grids and secure energy transitions,” 2023.</w:t>
      </w:r>
      <w:bookmarkEnd w:id="285"/>
    </w:p>
    <w:p w14:paraId="2CFE7823" w14:textId="2F4F6C11" w:rsidR="003E4F8C" w:rsidRPr="00EA4D40" w:rsidRDefault="00EA4D40" w:rsidP="00505CAC">
      <w:pPr>
        <w:pStyle w:val="a7"/>
        <w:numPr>
          <w:ilvl w:val="0"/>
          <w:numId w:val="19"/>
        </w:numPr>
        <w:rPr>
          <w:lang w:val="en-US"/>
        </w:rPr>
      </w:pPr>
      <w:bookmarkStart w:id="286" w:name="_Ref200814194"/>
      <w:r w:rsidRPr="00EA4D40">
        <w:rPr>
          <w:lang w:val="en-US"/>
        </w:rPr>
        <w:t>[3] Z. Zhang, T. Dragicevic, J. C. Vasquez, and J. M. Guerrero, “Review of a disruptive vision of future power grids: A new path based on hybrid ac/dc grids and solid-state transformers,” Sustainability, vol. 13, no. 16, p. 9423, 2021.</w:t>
      </w:r>
      <w:bookmarkEnd w:id="286"/>
    </w:p>
    <w:p w14:paraId="62EE6854" w14:textId="2BB460E0" w:rsidR="003E4F8C" w:rsidRPr="00EA4D40" w:rsidRDefault="00EA4D40" w:rsidP="00505CAC">
      <w:pPr>
        <w:pStyle w:val="a7"/>
        <w:numPr>
          <w:ilvl w:val="0"/>
          <w:numId w:val="19"/>
        </w:numPr>
        <w:rPr>
          <w:lang w:val="en-US"/>
        </w:rPr>
      </w:pPr>
      <w:bookmarkStart w:id="287" w:name="_Ref200814196"/>
      <w:r w:rsidRPr="00EA4D40">
        <w:rPr>
          <w:lang w:val="en-US"/>
        </w:rPr>
        <w:t>[4] S. Mandelli, J. Barbieri, R. Mereu, and E. Colombo, “A retrospective analysis of energy access with a focus on the role of mini-grids,” Sustainability, vol. 12, no. 5, p. 1793, 2020.</w:t>
      </w:r>
      <w:bookmarkEnd w:id="287"/>
    </w:p>
    <w:p w14:paraId="5003E143" w14:textId="146F915A" w:rsidR="00EA4D40" w:rsidRPr="00EA4D40" w:rsidRDefault="00EA4D40" w:rsidP="00505CAC">
      <w:pPr>
        <w:pStyle w:val="a7"/>
        <w:numPr>
          <w:ilvl w:val="0"/>
          <w:numId w:val="19"/>
        </w:numPr>
        <w:rPr>
          <w:lang w:val="en-US"/>
        </w:rPr>
      </w:pPr>
      <w:bookmarkStart w:id="288" w:name="_Ref200814197"/>
      <w:r w:rsidRPr="00EA4D40">
        <w:rPr>
          <w:lang w:val="en-US"/>
        </w:rPr>
        <w:t>[5] J. R. Ag¨uero, E. Takayesu, D. Novosel, and R. Masiello, “Grid modernization: challenges and opportunities,” The Electricity Journal, vol. 30, no. 4, pp. 1–6, 2017.</w:t>
      </w:r>
      <w:bookmarkEnd w:id="288"/>
    </w:p>
    <w:p w14:paraId="1C34C7F9" w14:textId="6E410A4B" w:rsidR="00EA4D40" w:rsidRPr="00EA4D40" w:rsidRDefault="00EA4D40" w:rsidP="00505CAC">
      <w:pPr>
        <w:pStyle w:val="a7"/>
        <w:numPr>
          <w:ilvl w:val="0"/>
          <w:numId w:val="19"/>
        </w:numPr>
        <w:rPr>
          <w:lang w:val="en-US"/>
        </w:rPr>
      </w:pPr>
      <w:bookmarkStart w:id="289" w:name="_Ref200814226"/>
      <w:r w:rsidRPr="00EA4D40">
        <w:rPr>
          <w:lang w:val="en-US"/>
        </w:rPr>
        <w:t>[6] A. Guide, “Network protection &amp; automation guide,” 2002.</w:t>
      </w:r>
      <w:bookmarkEnd w:id="289"/>
    </w:p>
    <w:p w14:paraId="5B6BE6E7" w14:textId="13C52AAB" w:rsidR="00EA4D40" w:rsidRPr="00EA4D40" w:rsidRDefault="00EA4D40" w:rsidP="00505CAC">
      <w:pPr>
        <w:pStyle w:val="a7"/>
        <w:numPr>
          <w:ilvl w:val="0"/>
          <w:numId w:val="19"/>
        </w:numPr>
        <w:rPr>
          <w:lang w:val="en-US"/>
        </w:rPr>
      </w:pPr>
      <w:bookmarkStart w:id="290" w:name="_Ref200814255"/>
      <w:r w:rsidRPr="00EA4D40">
        <w:rPr>
          <w:lang w:val="en-US"/>
        </w:rPr>
        <w:t>[7] L. F. Yunzhi Cheng et al., “Real-world subsynchronous oscillation events in power grids with high penetrations of inverter-based resources,” IEEE Transactions on Power Systems, pp. 316 – 330, 2022.</w:t>
      </w:r>
      <w:bookmarkEnd w:id="290"/>
    </w:p>
    <w:p w14:paraId="5EB33BE9" w14:textId="5423380C" w:rsidR="00EA4D40" w:rsidRPr="00EA4D40" w:rsidRDefault="00EA4D40" w:rsidP="00505CAC">
      <w:pPr>
        <w:pStyle w:val="a7"/>
        <w:numPr>
          <w:ilvl w:val="0"/>
          <w:numId w:val="19"/>
        </w:numPr>
        <w:rPr>
          <w:lang w:val="en-US"/>
        </w:rPr>
      </w:pPr>
      <w:bookmarkStart w:id="291" w:name="_Ref200814261"/>
      <w:r w:rsidRPr="00EA4D40">
        <w:rPr>
          <w:lang w:val="en-US"/>
        </w:rPr>
        <w:t>[8] IEEE, “Challenges and prospect of relay protection in power grids with large-scale renewable power,” IET Conference Publication, 2023.</w:t>
      </w:r>
      <w:bookmarkEnd w:id="291"/>
    </w:p>
    <w:p w14:paraId="279FB2F1" w14:textId="0B33E86C" w:rsidR="00EA4D40" w:rsidRPr="00EA4D40" w:rsidRDefault="00EA4D40" w:rsidP="00505CAC">
      <w:pPr>
        <w:pStyle w:val="a7"/>
        <w:numPr>
          <w:ilvl w:val="0"/>
          <w:numId w:val="19"/>
        </w:numPr>
        <w:rPr>
          <w:lang w:val="en-US"/>
        </w:rPr>
      </w:pPr>
      <w:bookmarkStart w:id="292" w:name="_Ref200814288"/>
      <w:r w:rsidRPr="00EA4D40">
        <w:rPr>
          <w:lang w:val="en-US"/>
        </w:rPr>
        <w:t>[9] S. Soltan, D. Mazauric, and G. Zussman, “Analysis of failures in power grids,” IEEE Transactions on Control of Network Systems, vol. 4, no. 2, pp. 288–300, 2015.</w:t>
      </w:r>
      <w:bookmarkEnd w:id="292"/>
    </w:p>
    <w:p w14:paraId="039F2C3E" w14:textId="5CF0DD6F" w:rsidR="00EA4D40" w:rsidRPr="00EA4D40" w:rsidRDefault="00EA4D40" w:rsidP="00505CAC">
      <w:pPr>
        <w:pStyle w:val="a7"/>
        <w:numPr>
          <w:ilvl w:val="0"/>
          <w:numId w:val="19"/>
        </w:numPr>
        <w:rPr>
          <w:lang w:val="en-US"/>
        </w:rPr>
      </w:pPr>
      <w:bookmarkStart w:id="293" w:name="_Ref200814293"/>
      <w:r w:rsidRPr="00EA4D40">
        <w:rPr>
          <w:lang w:val="en-US"/>
        </w:rPr>
        <w:t>[10] F. M. Shakiba, S. M. Azizi, M. Zhou, and A. Abusorrah, “Application of machine learning methods in fault detection and classification of power transmission lines: a survey,” Artificial Intelligence Review, vol. 56, no. 7, pp. 5799–5836, 2023.</w:t>
      </w:r>
      <w:bookmarkEnd w:id="293"/>
    </w:p>
    <w:p w14:paraId="6D81751F" w14:textId="3FD0090C" w:rsidR="00EA4D40" w:rsidRDefault="00EA4D40" w:rsidP="00505CAC">
      <w:pPr>
        <w:pStyle w:val="a7"/>
        <w:numPr>
          <w:ilvl w:val="0"/>
          <w:numId w:val="19"/>
        </w:numPr>
      </w:pPr>
      <w:bookmarkStart w:id="294" w:name="_Ref200814338"/>
      <w:r w:rsidRPr="00EA4D40">
        <w:rPr>
          <w:lang w:val="en-US"/>
        </w:rPr>
        <w:t xml:space="preserve">[11] Disconnectors and Circuit Breakers Technical Guide, GE Vernova,2020. </w:t>
      </w:r>
      <w:r w:rsidRPr="00EA4D40">
        <w:t>[Online]. Available: https://www.gevernova.com/grid-solutions</w:t>
      </w:r>
      <w:bookmarkEnd w:id="294"/>
    </w:p>
    <w:p w14:paraId="414774B8" w14:textId="26973016" w:rsidR="00EA4D40" w:rsidRDefault="00EA4D40" w:rsidP="00505CAC">
      <w:pPr>
        <w:pStyle w:val="a7"/>
        <w:numPr>
          <w:ilvl w:val="0"/>
          <w:numId w:val="19"/>
        </w:numPr>
      </w:pPr>
      <w:bookmarkStart w:id="295" w:name="_Ref200814351"/>
      <w:r w:rsidRPr="00EA4D40">
        <w:rPr>
          <w:lang w:val="en-US"/>
        </w:rPr>
        <w:t xml:space="preserve">[12] Y. Chen, Basic Theories of Power System Relay Protection. </w:t>
      </w:r>
      <w:r w:rsidRPr="00EA4D40">
        <w:t>Wiley-IEEEPress, 2025.</w:t>
      </w:r>
      <w:bookmarkEnd w:id="295"/>
    </w:p>
    <w:p w14:paraId="51752E5B" w14:textId="139CBD8C" w:rsidR="00EA4D40" w:rsidRPr="00EA4D40" w:rsidRDefault="00EA4D40" w:rsidP="00505CAC">
      <w:pPr>
        <w:pStyle w:val="a7"/>
        <w:numPr>
          <w:ilvl w:val="0"/>
          <w:numId w:val="19"/>
        </w:numPr>
        <w:rPr>
          <w:lang w:val="en-US"/>
        </w:rPr>
      </w:pPr>
      <w:bookmarkStart w:id="296" w:name="_Ref200814374"/>
      <w:r w:rsidRPr="00EA4D40">
        <w:rPr>
          <w:lang w:val="en-US"/>
        </w:rPr>
        <w:lastRenderedPageBreak/>
        <w:t>[13] Z. Bo, X. Lin, Q. Wang, Y. Yi, and F. Zhou, “Developments of power system protection and control,” Protection and Control of Modern Power Systems, vol. 1, no. 1, pp. 1–8, 2016.</w:t>
      </w:r>
      <w:bookmarkEnd w:id="296"/>
    </w:p>
    <w:p w14:paraId="5A672D54" w14:textId="08CDD05E" w:rsidR="00EA4D40" w:rsidRPr="00EA4D40" w:rsidRDefault="00EA4D40" w:rsidP="00505CAC">
      <w:pPr>
        <w:pStyle w:val="a7"/>
        <w:numPr>
          <w:ilvl w:val="0"/>
          <w:numId w:val="19"/>
        </w:numPr>
        <w:rPr>
          <w:lang w:val="en-US"/>
        </w:rPr>
      </w:pPr>
      <w:bookmarkStart w:id="297" w:name="_Ref200814391"/>
      <w:r w:rsidRPr="00EA4D40">
        <w:rPr>
          <w:lang w:val="en-US"/>
        </w:rPr>
        <w:t>[14] J. Doe and A. Smith, “From conventional to smart substations: A classification model,” in IEEE Power Engineering Conference, 2024.</w:t>
      </w:r>
      <w:bookmarkEnd w:id="297"/>
    </w:p>
    <w:p w14:paraId="5A387293" w14:textId="41F1AE16" w:rsidR="00EA4D40" w:rsidRDefault="00EA4D40" w:rsidP="00505CAC">
      <w:pPr>
        <w:pStyle w:val="a7"/>
        <w:numPr>
          <w:ilvl w:val="0"/>
          <w:numId w:val="19"/>
        </w:numPr>
      </w:pPr>
      <w:bookmarkStart w:id="298" w:name="_Ref200814425"/>
      <w:r w:rsidRPr="00EA4D40">
        <w:rPr>
          <w:lang w:val="en-US"/>
        </w:rPr>
        <w:t xml:space="preserve">[15] A. Phadke and J. Thorp, Synchronized Phasor Measurements and TheirApplications. </w:t>
      </w:r>
      <w:r w:rsidRPr="00EA4D40">
        <w:t>Springer, 2017.</w:t>
      </w:r>
      <w:bookmarkEnd w:id="298"/>
    </w:p>
    <w:p w14:paraId="1993CAA6" w14:textId="2AE963BF" w:rsidR="00EA4D40" w:rsidRDefault="00EA4D40" w:rsidP="00505CAC">
      <w:pPr>
        <w:pStyle w:val="a7"/>
        <w:numPr>
          <w:ilvl w:val="0"/>
          <w:numId w:val="19"/>
        </w:numPr>
      </w:pPr>
      <w:bookmarkStart w:id="299" w:name="_Ref200814433"/>
      <w:r w:rsidRPr="00EA4D40">
        <w:rPr>
          <w:lang w:val="en-US"/>
        </w:rPr>
        <w:t xml:space="preserve">[16] H. Bevrani, Robust Power System Frequency Control. </w:t>
      </w:r>
      <w:r w:rsidRPr="00EA4D40">
        <w:t>Springer, 2014.</w:t>
      </w:r>
      <w:bookmarkEnd w:id="299"/>
    </w:p>
    <w:p w14:paraId="68C7CE53" w14:textId="7E725ABF" w:rsidR="00EA4D40" w:rsidRPr="00EA4D40" w:rsidRDefault="00EA4D40" w:rsidP="00505CAC">
      <w:pPr>
        <w:pStyle w:val="a7"/>
        <w:numPr>
          <w:ilvl w:val="0"/>
          <w:numId w:val="19"/>
        </w:numPr>
        <w:rPr>
          <w:lang w:val="en-US"/>
        </w:rPr>
      </w:pPr>
      <w:bookmarkStart w:id="300" w:name="_Ref200814439"/>
      <w:r w:rsidRPr="00EA4D40">
        <w:rPr>
          <w:lang w:val="en-US"/>
        </w:rPr>
        <w:t>[17] Q. e. a. Zhang, “A new method of data fusion calculation for relay protection setting calculation,” IEEE Conference Publication, 2023.</w:t>
      </w:r>
      <w:bookmarkEnd w:id="300"/>
    </w:p>
    <w:p w14:paraId="29F9F961" w14:textId="730044B6" w:rsidR="00EA4D40" w:rsidRDefault="00EA4D40" w:rsidP="00505CAC">
      <w:pPr>
        <w:pStyle w:val="a7"/>
        <w:numPr>
          <w:ilvl w:val="0"/>
          <w:numId w:val="19"/>
        </w:numPr>
      </w:pPr>
      <w:bookmarkStart w:id="301" w:name="_Ref200814464"/>
      <w:r w:rsidRPr="00EA4D40">
        <w:rPr>
          <w:lang w:val="en-US"/>
        </w:rPr>
        <w:t xml:space="preserve">[18] H. Zhang and S. Li, “Design of adaptive line protection under smart grid,” in 2011 International Conference on Advanced Power SystemAutomation and Protection, vol. 1. </w:t>
      </w:r>
      <w:r w:rsidRPr="00EA4D40">
        <w:t>IEEE, 2011, pp. 599–603.</w:t>
      </w:r>
      <w:bookmarkEnd w:id="301"/>
    </w:p>
    <w:p w14:paraId="7C476BE8" w14:textId="3260B699" w:rsidR="00EA4D40" w:rsidRPr="00EA4D40" w:rsidRDefault="00EA4D40" w:rsidP="00505CAC">
      <w:pPr>
        <w:pStyle w:val="a7"/>
        <w:numPr>
          <w:ilvl w:val="0"/>
          <w:numId w:val="19"/>
        </w:numPr>
        <w:rPr>
          <w:lang w:val="en-US"/>
        </w:rPr>
      </w:pPr>
      <w:bookmarkStart w:id="302" w:name="_Ref200814466"/>
      <w:r w:rsidRPr="00EA4D40">
        <w:rPr>
          <w:lang w:val="en-US"/>
        </w:rPr>
        <w:t>[19] S. Wu, “An adaptive limited wide area differential protection for powergrid with micro-sources,” Protection and Control of Modern Power Systems, vol. 2, no. 3, pp. 1–9, 2017.</w:t>
      </w:r>
      <w:bookmarkEnd w:id="302"/>
    </w:p>
    <w:p w14:paraId="3DD66014" w14:textId="1BF12450" w:rsidR="00EA4D40" w:rsidRPr="00EA4D40" w:rsidRDefault="00EA4D40" w:rsidP="00505CAC">
      <w:pPr>
        <w:pStyle w:val="a7"/>
        <w:numPr>
          <w:ilvl w:val="0"/>
          <w:numId w:val="19"/>
        </w:numPr>
        <w:rPr>
          <w:lang w:val="en-US"/>
        </w:rPr>
      </w:pPr>
      <w:bookmarkStart w:id="303" w:name="_Ref200814468"/>
      <w:r w:rsidRPr="00EA4D40">
        <w:rPr>
          <w:lang w:val="en-US"/>
        </w:rPr>
        <w:t>[19] S. Wu, “An adaptive limited wide area differential protection for powergrid with micro-sources,” Protection and Control of Modern Power Systems, vol. 2, no. 3, pp. 1–9, 2017.</w:t>
      </w:r>
      <w:bookmarkEnd w:id="303"/>
    </w:p>
    <w:p w14:paraId="5D6CA08A" w14:textId="3DF9A429" w:rsidR="0033600C" w:rsidRDefault="00C12055" w:rsidP="00505CAC">
      <w:pPr>
        <w:pStyle w:val="a7"/>
        <w:numPr>
          <w:ilvl w:val="0"/>
          <w:numId w:val="19"/>
        </w:numPr>
      </w:pPr>
      <w:bookmarkStart w:id="304" w:name="_Ref200814470"/>
      <w:r w:rsidRPr="00C12055">
        <w:rPr>
          <w:lang w:val="en-US"/>
        </w:rPr>
        <w:t xml:space="preserve">[21] A. Summers, T. Patel, R. Matthews, and M. J. Reno, “Prediction of relay settings in an adaptive protection system,” in 2022 IEEE Power &amp; Energy Society Innovative Smart Grid Technologies Conference (ISGT). </w:t>
      </w:r>
      <w:r w:rsidRPr="00C12055">
        <w:t>IEEE, 2022, pp. 1–5.</w:t>
      </w:r>
      <w:bookmarkEnd w:id="304"/>
    </w:p>
    <w:p w14:paraId="4A06D376" w14:textId="2DAC6570" w:rsidR="0033600C" w:rsidRPr="00C12055" w:rsidRDefault="00C12055" w:rsidP="00505CAC">
      <w:pPr>
        <w:pStyle w:val="a7"/>
        <w:numPr>
          <w:ilvl w:val="0"/>
          <w:numId w:val="19"/>
        </w:numPr>
        <w:rPr>
          <w:lang w:val="en-US"/>
        </w:rPr>
      </w:pPr>
      <w:bookmarkStart w:id="305" w:name="_Ref200814472"/>
      <w:r w:rsidRPr="00C12055">
        <w:rPr>
          <w:lang w:val="en-US"/>
        </w:rPr>
        <w:t>[22] A. L. Kulikov, A. Loskutov, and D. Bezdushniy, “Relay protection andautomation algorithms based on machine learning,” Energies, 2022.</w:t>
      </w:r>
      <w:bookmarkEnd w:id="305"/>
    </w:p>
    <w:p w14:paraId="0F811FD4" w14:textId="7826A4F6" w:rsidR="0033600C" w:rsidRDefault="00C12055" w:rsidP="00505CAC">
      <w:pPr>
        <w:pStyle w:val="a7"/>
        <w:numPr>
          <w:ilvl w:val="0"/>
          <w:numId w:val="19"/>
        </w:numPr>
      </w:pPr>
      <w:bookmarkStart w:id="306" w:name="_Ref200814474"/>
      <w:r w:rsidRPr="00C12055">
        <w:rPr>
          <w:lang w:val="en-US"/>
        </w:rPr>
        <w:t xml:space="preserve">[23] V. Lachugin, D. Vertoguzov, S. Danilov, V. Sazanov, A. Voloshin, andA. Kovalenko, “Development of solutions for automatic computation of relay protection and automation operation parameters,” in 2023 6th International Scientific and Technical Conference on Relay Protection and Automation (RPA), vol. 1. </w:t>
      </w:r>
      <w:r w:rsidRPr="00C12055">
        <w:t>IEEE, 2023, pp. 1–14.</w:t>
      </w:r>
      <w:bookmarkEnd w:id="306"/>
    </w:p>
    <w:p w14:paraId="36B1AD9B" w14:textId="09A3E7DE" w:rsidR="0033600C" w:rsidRPr="00C12055" w:rsidRDefault="00C12055" w:rsidP="00505CAC">
      <w:pPr>
        <w:pStyle w:val="a7"/>
        <w:numPr>
          <w:ilvl w:val="0"/>
          <w:numId w:val="19"/>
        </w:numPr>
        <w:rPr>
          <w:lang w:val="en-US"/>
        </w:rPr>
      </w:pPr>
      <w:bookmarkStart w:id="307" w:name="_Ref200814476"/>
      <w:r w:rsidRPr="00C12055">
        <w:rPr>
          <w:lang w:val="en-US"/>
        </w:rPr>
        <w:t>[24] Z. e. a. Liu, “Construction of the relay protection device model data center,” IEEE Conference Publication, 2024.</w:t>
      </w:r>
      <w:bookmarkEnd w:id="307"/>
    </w:p>
    <w:p w14:paraId="320C88C5" w14:textId="7F065821" w:rsidR="0033600C" w:rsidRPr="00C12055" w:rsidRDefault="00C12055" w:rsidP="00505CAC">
      <w:pPr>
        <w:pStyle w:val="a7"/>
        <w:numPr>
          <w:ilvl w:val="0"/>
          <w:numId w:val="19"/>
        </w:numPr>
        <w:rPr>
          <w:lang w:val="en-US"/>
        </w:rPr>
      </w:pPr>
      <w:bookmarkStart w:id="308" w:name="_Ref200814525"/>
      <w:r w:rsidRPr="00C12055">
        <w:rPr>
          <w:lang w:val="en-US"/>
        </w:rPr>
        <w:t>[25] A. N. Sheta, G. M. Abdulsalam, B. E. Sedhom, and A. A. Eladl, “Comparative framework for ac-microgrid protection schemes: challenges,solutions, real applications, and future trends,” Protection and control of modern power systems, vol. 8, no. 2, pp. 1–40, 2023.</w:t>
      </w:r>
      <w:bookmarkEnd w:id="308"/>
    </w:p>
    <w:p w14:paraId="108F2E06" w14:textId="4BCC5532" w:rsidR="0033600C" w:rsidRPr="00C12055" w:rsidRDefault="00C12055" w:rsidP="00505CAC">
      <w:pPr>
        <w:pStyle w:val="a7"/>
        <w:numPr>
          <w:ilvl w:val="0"/>
          <w:numId w:val="19"/>
        </w:numPr>
        <w:rPr>
          <w:lang w:val="en-US"/>
        </w:rPr>
      </w:pPr>
      <w:bookmarkStart w:id="309" w:name="_Ref200814527"/>
      <w:r w:rsidRPr="00C12055">
        <w:rPr>
          <w:lang w:val="en-US"/>
        </w:rPr>
        <w:t>[26] H. e. a. Wang, “A setting optimization ensemble for a distributed power grid protective relay system,” Applied Sciences, vol. 14, no. 6, p. 2278, 2024.</w:t>
      </w:r>
      <w:bookmarkEnd w:id="309"/>
    </w:p>
    <w:p w14:paraId="10ED7AE8" w14:textId="24B6DF31" w:rsidR="0033600C" w:rsidRPr="00C12055" w:rsidRDefault="00C12055" w:rsidP="00505CAC">
      <w:pPr>
        <w:pStyle w:val="a7"/>
        <w:numPr>
          <w:ilvl w:val="0"/>
          <w:numId w:val="19"/>
        </w:numPr>
        <w:rPr>
          <w:lang w:val="en-US"/>
        </w:rPr>
      </w:pPr>
      <w:bookmarkStart w:id="310" w:name="_Ref200814529"/>
      <w:r w:rsidRPr="00C12055">
        <w:rPr>
          <w:lang w:val="en-US"/>
        </w:rPr>
        <w:t>[27] P. Singh, U. Kumar, N. K. Choudhary, and N. Singh, “Advancements in protection coordination of microgrids: a comprehensive review of protection  challenges and mitigation schemes for grid stability,” Protection and Control of Modern Power Systems, vol. 9, no. 6, pp. 156–183, 2024.</w:t>
      </w:r>
      <w:bookmarkEnd w:id="310"/>
    </w:p>
    <w:p w14:paraId="6450A1DC" w14:textId="6351EADA" w:rsidR="003E4F8C" w:rsidRPr="00C12055" w:rsidRDefault="00C12055" w:rsidP="00505CAC">
      <w:pPr>
        <w:pStyle w:val="a7"/>
        <w:numPr>
          <w:ilvl w:val="0"/>
          <w:numId w:val="19"/>
        </w:numPr>
        <w:rPr>
          <w:lang w:val="en-US"/>
        </w:rPr>
      </w:pPr>
      <w:bookmarkStart w:id="311" w:name="_Ref200814532"/>
      <w:r w:rsidRPr="00C12055">
        <w:rPr>
          <w:lang w:val="en-US"/>
        </w:rPr>
        <w:t>[28] Z. Yang, H. Wang, W. Liao, C. L. Bak, and Z. Chen, “Protection challenges and solutions for ac systems with renewable energy sources: A review,” Protection and Control of Modern Power Systems, vol. 10, no. 1, pp. 18–39, 2024.</w:t>
      </w:r>
      <w:bookmarkEnd w:id="311"/>
    </w:p>
    <w:p w14:paraId="608AA337" w14:textId="12C2ADA8" w:rsidR="003E4F8C" w:rsidRDefault="00C12055" w:rsidP="00505CAC">
      <w:pPr>
        <w:pStyle w:val="a7"/>
        <w:numPr>
          <w:ilvl w:val="0"/>
          <w:numId w:val="19"/>
        </w:numPr>
      </w:pPr>
      <w:bookmarkStart w:id="312" w:name="_Ref200814534"/>
      <w:r w:rsidRPr="00C12055">
        <w:rPr>
          <w:lang w:val="en-US"/>
        </w:rPr>
        <w:t xml:space="preserve">[29] J. W. Yan Li et al., “Fast searching of extreme operating conditions for relay protection setting calculation based on graph neural network and reinforcement learning,” arXiv preprint, 2025. </w:t>
      </w:r>
      <w:r w:rsidRPr="00C12055">
        <w:t>[Online]. Available: https://arxiv.org/abs/2501.09399</w:t>
      </w:r>
      <w:bookmarkEnd w:id="312"/>
    </w:p>
    <w:p w14:paraId="19DDE93E" w14:textId="2C1365A7" w:rsidR="003E4F8C" w:rsidRPr="00C12055" w:rsidRDefault="00C12055" w:rsidP="00505CAC">
      <w:pPr>
        <w:pStyle w:val="a7"/>
        <w:numPr>
          <w:ilvl w:val="0"/>
          <w:numId w:val="19"/>
        </w:numPr>
        <w:rPr>
          <w:lang w:val="en-US"/>
        </w:rPr>
      </w:pPr>
      <w:bookmarkStart w:id="313" w:name="_Ref200814623"/>
      <w:r w:rsidRPr="00C12055">
        <w:rPr>
          <w:lang w:val="en-US"/>
        </w:rPr>
        <w:t>[30] D. A. Stepanova and A. V. Naumov, “Deep learning in relay protection of digital power industry,” International Youth Scientific and Technical Conference on Relay Protection and Automation (RPA), 2019. [Online]. Available: https://www.semanticscholar.org/paper/ Deep-Learning-in-Relay-Protection-of-Digital- Power-Stepanova-Naumov</w:t>
      </w:r>
      <w:bookmarkEnd w:id="313"/>
    </w:p>
    <w:p w14:paraId="75689A89" w14:textId="05E3A3DF" w:rsidR="003E4F8C" w:rsidRPr="00C12055" w:rsidRDefault="00C12055" w:rsidP="00505CAC">
      <w:pPr>
        <w:pStyle w:val="a7"/>
        <w:numPr>
          <w:ilvl w:val="0"/>
          <w:numId w:val="19"/>
        </w:numPr>
        <w:rPr>
          <w:lang w:val="en-US"/>
        </w:rPr>
      </w:pPr>
      <w:bookmarkStart w:id="314" w:name="_Ref200814625"/>
      <w:r w:rsidRPr="00C12055">
        <w:rPr>
          <w:lang w:val="en-US"/>
        </w:rPr>
        <w:t>[31] X. e. a. Li, “Fault diagnosis of intelligent substation relay protection system based on transformer architecture and migration training model,” Energy Informatics, vol. 7, p. 120, 2024.</w:t>
      </w:r>
      <w:bookmarkEnd w:id="314"/>
    </w:p>
    <w:p w14:paraId="6F25B2A2" w14:textId="539A9DD4" w:rsidR="003E4F8C" w:rsidRPr="00C12055" w:rsidRDefault="00C12055" w:rsidP="00505CAC">
      <w:pPr>
        <w:pStyle w:val="a7"/>
        <w:numPr>
          <w:ilvl w:val="0"/>
          <w:numId w:val="19"/>
        </w:numPr>
        <w:rPr>
          <w:lang w:val="en-US"/>
        </w:rPr>
      </w:pPr>
      <w:bookmarkStart w:id="315" w:name="_Ref200814650"/>
      <w:r w:rsidRPr="00C12055">
        <w:rPr>
          <w:lang w:val="en-US"/>
        </w:rPr>
        <w:t>[32] A. Varbella et al., “Powergraph: A power grid benchmark dataset for graph neural networks,” arXiv preprint, 2024.</w:t>
      </w:r>
      <w:bookmarkEnd w:id="315"/>
    </w:p>
    <w:p w14:paraId="02DF2903" w14:textId="579241C9" w:rsidR="003E4F8C" w:rsidRPr="00C12055" w:rsidRDefault="00C12055" w:rsidP="00505CAC">
      <w:pPr>
        <w:pStyle w:val="a7"/>
        <w:numPr>
          <w:ilvl w:val="0"/>
          <w:numId w:val="19"/>
        </w:numPr>
        <w:rPr>
          <w:lang w:val="en-US"/>
        </w:rPr>
      </w:pPr>
      <w:bookmarkStart w:id="316" w:name="_Ref200814690"/>
      <w:r w:rsidRPr="00C12055">
        <w:rPr>
          <w:lang w:val="en-US"/>
        </w:rPr>
        <w:lastRenderedPageBreak/>
        <w:t>[33] A. Kulikov, A. Loskutov, and D. Bezdushniy, “Relay protection and automation algorithms of electrical networks based on simulation and machine learning methods,” Energies, vol. 15, no. 18, p. 6525, 2022.</w:t>
      </w:r>
      <w:bookmarkEnd w:id="316"/>
    </w:p>
    <w:p w14:paraId="788DADA2" w14:textId="1890D544" w:rsidR="003E4F8C" w:rsidRPr="00C12055" w:rsidRDefault="00C12055" w:rsidP="00505CAC">
      <w:pPr>
        <w:pStyle w:val="a7"/>
        <w:numPr>
          <w:ilvl w:val="0"/>
          <w:numId w:val="19"/>
        </w:numPr>
        <w:rPr>
          <w:lang w:val="en-US"/>
        </w:rPr>
      </w:pPr>
      <w:bookmarkStart w:id="317" w:name="_Ref200814692"/>
      <w:r w:rsidRPr="00C12055">
        <w:rPr>
          <w:lang w:val="en-US"/>
        </w:rPr>
        <w:t>[34] A. Kulikov, A. Loskutov, D. Bezdushniy, and I. Petrov, “Decision tree models and machine learning algorithms in the fault recognition on power lines with branches,” Energies, vol. 16, no. 14, p. 5563, 2023.</w:t>
      </w:r>
      <w:bookmarkEnd w:id="317"/>
    </w:p>
    <w:p w14:paraId="223F17AA" w14:textId="19313FCC" w:rsidR="00EA4D40" w:rsidRPr="00C12055" w:rsidRDefault="00C12055" w:rsidP="00505CAC">
      <w:pPr>
        <w:pStyle w:val="a7"/>
        <w:numPr>
          <w:ilvl w:val="0"/>
          <w:numId w:val="19"/>
        </w:numPr>
        <w:rPr>
          <w:lang w:val="en-US"/>
        </w:rPr>
      </w:pPr>
      <w:bookmarkStart w:id="318" w:name="_Ref200814732"/>
      <w:r w:rsidRPr="00C12055">
        <w:rPr>
          <w:lang w:val="en-US"/>
        </w:rPr>
        <w:t>[35] R. Machlev, A. Chachkes, J. Belikov, Y. Beck, and Y. Levron, “Open source dataset generator for power quality disturbances with deeplearning reference classifiers,” Electric Power Systems Research, vol. 195, p. 107152, 2021.</w:t>
      </w:r>
      <w:bookmarkEnd w:id="318"/>
    </w:p>
    <w:p w14:paraId="45229F07" w14:textId="43197A25" w:rsidR="00EA4D40" w:rsidRPr="00C12055" w:rsidRDefault="00C12055" w:rsidP="00505CAC">
      <w:pPr>
        <w:pStyle w:val="a7"/>
        <w:numPr>
          <w:ilvl w:val="0"/>
          <w:numId w:val="19"/>
        </w:numPr>
        <w:rPr>
          <w:lang w:val="en-US"/>
        </w:rPr>
      </w:pPr>
      <w:bookmarkStart w:id="319" w:name="_Ref200814752"/>
      <w:r w:rsidRPr="00C12055">
        <w:rPr>
          <w:lang w:val="en-US"/>
        </w:rPr>
        <w:t>[36] R. A. de Oliveira and M. H. Bollen, “Deep learning for power quality,”Electric Power Systems Research, vol. 214, p. 108887, 2023.</w:t>
      </w:r>
      <w:bookmarkEnd w:id="319"/>
    </w:p>
    <w:p w14:paraId="74CF2E55" w14:textId="1964EBC3" w:rsidR="00EA4D40" w:rsidRPr="00C12055" w:rsidRDefault="00C12055" w:rsidP="00505CAC">
      <w:pPr>
        <w:pStyle w:val="a7"/>
        <w:numPr>
          <w:ilvl w:val="0"/>
          <w:numId w:val="19"/>
        </w:numPr>
        <w:rPr>
          <w:lang w:val="en-US"/>
        </w:rPr>
      </w:pPr>
      <w:bookmarkStart w:id="320" w:name="_Ref200814754"/>
      <w:r w:rsidRPr="00C12055">
        <w:rPr>
          <w:lang w:val="en-US"/>
        </w:rPr>
        <w:t>[37] V. Pozdnyakov, A. Kovalenko, I. Makarov, M. Drobyshevskiy, and K. Lukyanov, “Adversarial attacks and defenses in fault detection and diagnosis: A comprehensive benchmark on the tennessee eastman process,” IEEE Open Journal of the Industrial Electronics Society, 2024.</w:t>
      </w:r>
      <w:bookmarkEnd w:id="320"/>
    </w:p>
    <w:p w14:paraId="333A6BFE" w14:textId="52F11A3B" w:rsidR="00EA4D40" w:rsidRPr="00C12055" w:rsidRDefault="00C12055" w:rsidP="00505CAC">
      <w:pPr>
        <w:pStyle w:val="a7"/>
        <w:numPr>
          <w:ilvl w:val="0"/>
          <w:numId w:val="19"/>
        </w:numPr>
        <w:rPr>
          <w:lang w:val="en-US"/>
        </w:rPr>
      </w:pPr>
      <w:bookmarkStart w:id="321" w:name="_Ref200822096"/>
      <w:r w:rsidRPr="00C12055">
        <w:rPr>
          <w:lang w:val="en-US"/>
        </w:rPr>
        <w:t>[38] H. Aguinis, N. S. Hill, and J. R. Bailey, “Best practices in data collection and preparation: Recommendations for reviewers, editors, and authors,” Organizational Research Methods, vol. 24, no. 4, pp. 678–693, 2021.</w:t>
      </w:r>
      <w:bookmarkEnd w:id="321"/>
    </w:p>
    <w:p w14:paraId="35F0367E" w14:textId="56F97972" w:rsidR="00EA4D40" w:rsidRPr="00C12055" w:rsidRDefault="00C12055" w:rsidP="00505CAC">
      <w:pPr>
        <w:pStyle w:val="a7"/>
        <w:numPr>
          <w:ilvl w:val="0"/>
          <w:numId w:val="19"/>
        </w:numPr>
        <w:rPr>
          <w:lang w:val="en-US"/>
        </w:rPr>
      </w:pPr>
      <w:bookmarkStart w:id="322" w:name="_Ref200822098"/>
      <w:r w:rsidRPr="00C12055">
        <w:rPr>
          <w:lang w:val="en-US"/>
        </w:rPr>
        <w:t>[39] Q. Huang and T. Zhao, “Data collection and labeling techniques for machine learning,” arXiv preprint arXiv:2407.12793, 2024.</w:t>
      </w:r>
      <w:bookmarkEnd w:id="322"/>
    </w:p>
    <w:p w14:paraId="7B4CF325" w14:textId="28DFA1A7" w:rsidR="00EA4D40" w:rsidRPr="00C12055" w:rsidRDefault="00C12055" w:rsidP="00505CAC">
      <w:pPr>
        <w:pStyle w:val="a7"/>
        <w:numPr>
          <w:ilvl w:val="0"/>
          <w:numId w:val="19"/>
        </w:numPr>
        <w:rPr>
          <w:lang w:val="en-US"/>
        </w:rPr>
      </w:pPr>
      <w:bookmarkStart w:id="323" w:name="_Ref200822100"/>
      <w:r w:rsidRPr="00C12055">
        <w:rPr>
          <w:lang w:val="en-US"/>
        </w:rPr>
        <w:t>[40] S. E. Whang, Y. Roh, H. Song, and J.-G. Lee, “Data collection and quality challenges in deep learning: A data-centric ai perspective,” The VLDB Journal, vol. 32, no. 4, pp. 791–813, 2023.</w:t>
      </w:r>
      <w:bookmarkEnd w:id="323"/>
    </w:p>
    <w:p w14:paraId="4C2DDEFA" w14:textId="5C80B605" w:rsidR="00C12055" w:rsidRPr="00C12055" w:rsidRDefault="00C12055" w:rsidP="00505CAC">
      <w:pPr>
        <w:pStyle w:val="a7"/>
        <w:numPr>
          <w:ilvl w:val="0"/>
          <w:numId w:val="19"/>
        </w:numPr>
        <w:rPr>
          <w:lang w:val="en-US"/>
        </w:rPr>
      </w:pPr>
      <w:bookmarkStart w:id="324" w:name="_Ref200822101"/>
      <w:r w:rsidRPr="00C12055">
        <w:rPr>
          <w:lang w:val="en-US"/>
        </w:rPr>
        <w:t>[41] S. A. Mazhar, R. Anjum, A. I. Anwar, and A. A. Khan, “Methods of data collection: A fundamental tool of research,” Journal of Integrated Community Health (ISSN 2319-9113), vol. 10, no. 1, pp. 6–10, 2021.</w:t>
      </w:r>
      <w:bookmarkEnd w:id="324"/>
    </w:p>
    <w:p w14:paraId="4657B7DE" w14:textId="5A844109" w:rsidR="00C12055" w:rsidRPr="00C12055" w:rsidRDefault="00C12055" w:rsidP="00505CAC">
      <w:pPr>
        <w:pStyle w:val="a7"/>
        <w:numPr>
          <w:ilvl w:val="0"/>
          <w:numId w:val="19"/>
        </w:numPr>
        <w:rPr>
          <w:lang w:val="en-US"/>
        </w:rPr>
      </w:pPr>
      <w:bookmarkStart w:id="325" w:name="_Ref200823159"/>
      <w:r w:rsidRPr="00C12055">
        <w:rPr>
          <w:lang w:val="en-US"/>
        </w:rPr>
        <w:t>[42] A. Narayanan and E. Felten, “No silver bullet: De-identification still hard,” in IEEE Symposium on Security and Privacy, 2014, pp. 345–358.</w:t>
      </w:r>
      <w:bookmarkEnd w:id="325"/>
    </w:p>
    <w:p w14:paraId="6F16121E" w14:textId="7187626F" w:rsidR="00C12055" w:rsidRPr="00C12055" w:rsidRDefault="00C12055" w:rsidP="00505CAC">
      <w:pPr>
        <w:pStyle w:val="a7"/>
        <w:numPr>
          <w:ilvl w:val="0"/>
          <w:numId w:val="19"/>
        </w:numPr>
        <w:rPr>
          <w:lang w:val="en-US"/>
        </w:rPr>
      </w:pPr>
      <w:bookmarkStart w:id="326" w:name="_Ref200823161"/>
      <w:r w:rsidRPr="00C12055">
        <w:rPr>
          <w:lang w:val="en-US"/>
        </w:rPr>
        <w:t>[43] L. Sweeney, “k-anonymity: A model for protecting privacy,” International Journal of Uncertainty, Fuzziness and Knowledge-Based Systems, vol. 10, no. 5, pp. 557–570, 2002.</w:t>
      </w:r>
      <w:bookmarkEnd w:id="326"/>
    </w:p>
    <w:p w14:paraId="7894083B" w14:textId="05F7E3C1" w:rsidR="00C12055" w:rsidRPr="00C12055" w:rsidRDefault="00C12055" w:rsidP="00505CAC">
      <w:pPr>
        <w:pStyle w:val="a7"/>
        <w:numPr>
          <w:ilvl w:val="0"/>
          <w:numId w:val="19"/>
        </w:numPr>
        <w:rPr>
          <w:lang w:val="en-US"/>
        </w:rPr>
      </w:pPr>
      <w:bookmarkStart w:id="327" w:name="_Ref200823164"/>
      <w:r w:rsidRPr="00C12055">
        <w:rPr>
          <w:lang w:val="en-US"/>
        </w:rPr>
        <w:t>[44] “General data protection regulation (gdpr),” Official Journal of the European Union, 2016.</w:t>
      </w:r>
      <w:bookmarkEnd w:id="327"/>
    </w:p>
    <w:p w14:paraId="0BCA52F9" w14:textId="1000E883" w:rsidR="00C12055" w:rsidRDefault="00C12055" w:rsidP="00505CAC">
      <w:pPr>
        <w:pStyle w:val="a7"/>
        <w:numPr>
          <w:ilvl w:val="0"/>
          <w:numId w:val="19"/>
        </w:numPr>
      </w:pPr>
      <w:bookmarkStart w:id="328" w:name="_Ref200824281"/>
      <w:r w:rsidRPr="00C12055">
        <w:rPr>
          <w:lang w:val="en-US"/>
        </w:rPr>
        <w:t xml:space="preserve">[45] A. Evdakov, A. Yablokov, and G. Filatova, “Investigation of the use of rogowski coils for power direction relays in fast automatic bus transfer,” in 2024 International Conference on Industrial Engineering, Applications and Manufacturing (ICIEAM). </w:t>
      </w:r>
      <w:r w:rsidRPr="00C12055">
        <w:t>IEEE, 2024, pp. 124–129.</w:t>
      </w:r>
      <w:bookmarkEnd w:id="328"/>
    </w:p>
    <w:p w14:paraId="1A6A80C8" w14:textId="2983AB3E" w:rsidR="00C12055" w:rsidRDefault="00C12055" w:rsidP="00505CAC">
      <w:pPr>
        <w:pStyle w:val="a7"/>
        <w:numPr>
          <w:ilvl w:val="0"/>
          <w:numId w:val="19"/>
        </w:numPr>
      </w:pPr>
      <w:bookmarkStart w:id="329" w:name="_Ref200824285"/>
      <w:r w:rsidRPr="00C12055">
        <w:rPr>
          <w:lang w:val="en-US"/>
        </w:rPr>
        <w:t xml:space="preserve">[46] G. Filatova, D. Piskunov, and A. Evdakov, “Automated method for the research of the relay protection function implemented in 6 (10) kv digital instrument transformers using real oscillograms,” in 2024 International Russian Automation Conference (RusAutoCon). </w:t>
      </w:r>
      <w:r w:rsidRPr="00C12055">
        <w:t>IEEE, 2024, pp. 362– 367.</w:t>
      </w:r>
      <w:bookmarkEnd w:id="329"/>
    </w:p>
    <w:p w14:paraId="004D2C7B" w14:textId="1F2C891D" w:rsidR="00C12055" w:rsidRPr="00C12055" w:rsidRDefault="00C12055" w:rsidP="00505CAC">
      <w:pPr>
        <w:pStyle w:val="a7"/>
        <w:numPr>
          <w:ilvl w:val="0"/>
          <w:numId w:val="19"/>
        </w:numPr>
        <w:rPr>
          <w:lang w:val="en-US"/>
        </w:rPr>
      </w:pPr>
      <w:r w:rsidRPr="00C12055">
        <w:rPr>
          <w:lang w:val="en-US"/>
        </w:rPr>
        <w:t>[47] Y. LeCun, L. Bottou, Y. Bengio, and P. Haffner, “Gradient-based learning applied to document recognition,” Proceedings of the IEEE, vol. 86, no. 11, pp. 2278–2324, 1998.</w:t>
      </w:r>
    </w:p>
    <w:p w14:paraId="2913CC76" w14:textId="41C769EF" w:rsidR="00C12055" w:rsidRPr="00C12055" w:rsidRDefault="00C12055" w:rsidP="00505CAC">
      <w:pPr>
        <w:pStyle w:val="a7"/>
        <w:numPr>
          <w:ilvl w:val="0"/>
          <w:numId w:val="19"/>
        </w:numPr>
        <w:rPr>
          <w:lang w:val="en-US"/>
        </w:rPr>
      </w:pPr>
      <w:r w:rsidRPr="00C12055">
        <w:rPr>
          <w:lang w:val="en-US"/>
        </w:rPr>
        <w:t>[48] H. Ismail Fawaz, G. Forestier, J. Weber, L. Idoumghar, and P.-A. Muller, “Deep learning for time series classification: a review,” Data mining and knowledge discovery, vol. 33, no. 4, pp. 917–963, 2019.</w:t>
      </w:r>
    </w:p>
    <w:p w14:paraId="29985ADF" w14:textId="7A2DD2CA" w:rsidR="00C12055" w:rsidRDefault="00C12055" w:rsidP="00505CAC">
      <w:pPr>
        <w:pStyle w:val="a7"/>
        <w:numPr>
          <w:ilvl w:val="0"/>
          <w:numId w:val="19"/>
        </w:numPr>
      </w:pPr>
      <w:r w:rsidRPr="00C12055">
        <w:rPr>
          <w:lang w:val="en-US"/>
        </w:rPr>
        <w:t xml:space="preserve">[49] I. Makarov, A. Korinevskaya, and V. Aliev, “Sparse depth map interpolation using deep convolutional neural networks,” in 2018 41st international conference on telecommunications and signal processing (TSP). </w:t>
      </w:r>
      <w:r w:rsidRPr="00C12055">
        <w:t>IEEE, 2018, pp. 1–5.</w:t>
      </w:r>
    </w:p>
    <w:p w14:paraId="7090B54E" w14:textId="4B773A57" w:rsidR="00C12055" w:rsidRPr="00C12055" w:rsidRDefault="00C12055" w:rsidP="00505CAC">
      <w:pPr>
        <w:pStyle w:val="a7"/>
        <w:numPr>
          <w:ilvl w:val="0"/>
          <w:numId w:val="19"/>
        </w:numPr>
        <w:rPr>
          <w:lang w:val="en-US"/>
        </w:rPr>
      </w:pPr>
      <w:r w:rsidRPr="00C12055">
        <w:rPr>
          <w:lang w:val="en-US"/>
        </w:rPr>
        <w:t>[50] D. Chen, Y. Liu, X. Wang, and R. Zhang, “Spectral temporal graph neural network for multivariate time-series forecasting,” Advances in Neural Information Processing Systems, vol. 34, pp. 17 766–17 779, 2021.</w:t>
      </w:r>
    </w:p>
    <w:p w14:paraId="0758E97B" w14:textId="55A1BB63" w:rsidR="00C12055" w:rsidRPr="00C12055" w:rsidRDefault="00C12055" w:rsidP="00505CAC">
      <w:pPr>
        <w:pStyle w:val="a7"/>
        <w:numPr>
          <w:ilvl w:val="0"/>
          <w:numId w:val="19"/>
        </w:numPr>
        <w:rPr>
          <w:lang w:val="en-US"/>
        </w:rPr>
      </w:pPr>
      <w:r w:rsidRPr="00C12055">
        <w:rPr>
          <w:lang w:val="en-US"/>
        </w:rPr>
        <w:t>[51] Z. Wang, W. Yan, and T. Oates, “Time series classification using multi-channels deep convolutional neural networks,” IEEE International Conference on Data Mining, pp. 787–796, 2017.</w:t>
      </w:r>
    </w:p>
    <w:p w14:paraId="45AD3A26" w14:textId="4F9DBB33" w:rsidR="00C12055" w:rsidRPr="00C12055" w:rsidRDefault="00C12055" w:rsidP="00505CAC">
      <w:pPr>
        <w:pStyle w:val="a7"/>
        <w:numPr>
          <w:ilvl w:val="0"/>
          <w:numId w:val="19"/>
        </w:numPr>
        <w:rPr>
          <w:lang w:val="en-US"/>
        </w:rPr>
      </w:pPr>
      <w:r w:rsidRPr="00C12055">
        <w:rPr>
          <w:lang w:val="en-US"/>
        </w:rPr>
        <w:lastRenderedPageBreak/>
        <w:t>[52] N. V. Chawla, K. W. Bowyer, L. O. Hall, and W. P. Kegelmeyer, “Smote: Synthetic minority over-sampling technique,” Journal of Artificial Intelligence Research, vol. 16, pp. 321–357, 2002.</w:t>
      </w:r>
    </w:p>
    <w:p w14:paraId="1D346D96" w14:textId="24AF4777" w:rsidR="00EA4D40" w:rsidRPr="00C12055" w:rsidRDefault="00C12055" w:rsidP="00505CAC">
      <w:pPr>
        <w:pStyle w:val="a7"/>
        <w:numPr>
          <w:ilvl w:val="0"/>
          <w:numId w:val="19"/>
        </w:numPr>
        <w:rPr>
          <w:lang w:val="en-US"/>
        </w:rPr>
      </w:pPr>
      <w:r w:rsidRPr="00C12055">
        <w:rPr>
          <w:lang w:val="en-US"/>
        </w:rPr>
        <w:t>[53] C. van Rijsbergen, “Information retrieval,” Butterworth-Heinemann, 1979.</w:t>
      </w:r>
    </w:p>
    <w:p w14:paraId="430856B6" w14:textId="0382CEF5" w:rsidR="00EA4D40" w:rsidRPr="00C12055" w:rsidRDefault="00C12055" w:rsidP="00505CAC">
      <w:pPr>
        <w:pStyle w:val="a7"/>
        <w:numPr>
          <w:ilvl w:val="0"/>
          <w:numId w:val="19"/>
        </w:numPr>
        <w:rPr>
          <w:lang w:val="en-US"/>
        </w:rPr>
      </w:pPr>
      <w:r w:rsidRPr="00C12055">
        <w:rPr>
          <w:lang w:val="en-US"/>
        </w:rPr>
        <w:t>[54] A. Tharwat, “Classification assessment methods,” Applied Computing and Informatics, vol. 17, no. 1, pp. 168–192, 2020.</w:t>
      </w:r>
    </w:p>
    <w:p w14:paraId="5F8EF0B2" w14:textId="74F209D1" w:rsidR="00EA4D40" w:rsidRPr="00C12055" w:rsidRDefault="00C12055" w:rsidP="00505CAC">
      <w:pPr>
        <w:pStyle w:val="a7"/>
        <w:numPr>
          <w:ilvl w:val="0"/>
          <w:numId w:val="19"/>
        </w:numPr>
        <w:rPr>
          <w:lang w:val="en-US"/>
        </w:rPr>
      </w:pPr>
      <w:r w:rsidRPr="00C12055">
        <w:rPr>
          <w:lang w:val="en-US"/>
        </w:rPr>
        <w:t>[55] IEC 61850-7-4: Communication networks and systems for power utility automation, International Electrotechnical Commission Std., 2010.</w:t>
      </w:r>
    </w:p>
    <w:p w14:paraId="7EF49015" w14:textId="589CDC91" w:rsidR="00EA4D40" w:rsidRDefault="00EA4D40" w:rsidP="00505CAC">
      <w:pPr>
        <w:pStyle w:val="a7"/>
        <w:numPr>
          <w:ilvl w:val="0"/>
          <w:numId w:val="19"/>
        </w:numPr>
      </w:pPr>
      <w:r>
        <w:t>в</w:t>
      </w:r>
    </w:p>
    <w:p w14:paraId="47F24356" w14:textId="1A37CA7F" w:rsidR="003E4F8C" w:rsidRDefault="003E4F8C" w:rsidP="00505CAC">
      <w:pPr>
        <w:pStyle w:val="a7"/>
        <w:numPr>
          <w:ilvl w:val="0"/>
          <w:numId w:val="19"/>
        </w:numPr>
      </w:pPr>
      <w:r>
        <w:t>В</w:t>
      </w:r>
    </w:p>
    <w:p w14:paraId="6960275A" w14:textId="42BAA544" w:rsidR="00C12055" w:rsidRDefault="00C12055" w:rsidP="00505CAC">
      <w:pPr>
        <w:pStyle w:val="a7"/>
        <w:numPr>
          <w:ilvl w:val="0"/>
          <w:numId w:val="19"/>
        </w:numPr>
      </w:pPr>
      <w:r>
        <w:t>В</w:t>
      </w:r>
    </w:p>
    <w:p w14:paraId="6D583206" w14:textId="587DC474" w:rsidR="00C12055" w:rsidRDefault="00C12055" w:rsidP="00505CAC">
      <w:pPr>
        <w:pStyle w:val="a7"/>
        <w:numPr>
          <w:ilvl w:val="0"/>
          <w:numId w:val="19"/>
        </w:numPr>
      </w:pPr>
      <w:r>
        <w:t>В</w:t>
      </w:r>
    </w:p>
    <w:p w14:paraId="6BCE47F9" w14:textId="72BF01D6" w:rsidR="00C12055" w:rsidRDefault="00C12055" w:rsidP="00505CAC">
      <w:pPr>
        <w:pStyle w:val="a7"/>
        <w:numPr>
          <w:ilvl w:val="0"/>
          <w:numId w:val="19"/>
        </w:numPr>
      </w:pPr>
      <w:r>
        <w:t>В</w:t>
      </w:r>
    </w:p>
    <w:p w14:paraId="3ED6B684" w14:textId="4E6A11C7" w:rsidR="00C12055" w:rsidRDefault="00C12055" w:rsidP="00505CAC">
      <w:pPr>
        <w:pStyle w:val="a7"/>
        <w:numPr>
          <w:ilvl w:val="0"/>
          <w:numId w:val="19"/>
        </w:numPr>
      </w:pPr>
      <w:r>
        <w:t>В</w:t>
      </w:r>
    </w:p>
    <w:p w14:paraId="537C0F1C" w14:textId="296479CC" w:rsidR="00C12055" w:rsidRDefault="00C12055" w:rsidP="00505CAC">
      <w:pPr>
        <w:pStyle w:val="a7"/>
        <w:numPr>
          <w:ilvl w:val="0"/>
          <w:numId w:val="19"/>
        </w:numPr>
      </w:pPr>
      <w:r>
        <w:t>В</w:t>
      </w:r>
    </w:p>
    <w:p w14:paraId="5CA139E0" w14:textId="0EA15A95" w:rsidR="00C12055" w:rsidRDefault="00C12055" w:rsidP="00505CAC">
      <w:pPr>
        <w:pStyle w:val="a7"/>
        <w:numPr>
          <w:ilvl w:val="0"/>
          <w:numId w:val="19"/>
        </w:numPr>
      </w:pPr>
      <w:r>
        <w:t>в</w:t>
      </w:r>
    </w:p>
    <w:p w14:paraId="0C2678EF" w14:textId="26F19519" w:rsidR="003E4F8C" w:rsidRDefault="003E4F8C" w:rsidP="00505CAC">
      <w:pPr>
        <w:pStyle w:val="a7"/>
        <w:numPr>
          <w:ilvl w:val="0"/>
          <w:numId w:val="19"/>
        </w:numPr>
      </w:pPr>
      <w:r>
        <w:t>Вв</w:t>
      </w:r>
    </w:p>
    <w:p w14:paraId="5035C4A1" w14:textId="53E4D0AE" w:rsidR="00DC347F" w:rsidRDefault="00D15BEF" w:rsidP="00505CAC">
      <w:pPr>
        <w:pStyle w:val="a7"/>
        <w:numPr>
          <w:ilvl w:val="0"/>
          <w:numId w:val="19"/>
        </w:numPr>
      </w:pPr>
      <w:r w:rsidRPr="007C4E76">
        <w:t>Шабад М. А. Расчеты релейной защиты и автоматики распределительных сетей: Монография / М. А. Шабад. - 4-е изд., перераб. и доп. - СПб.: ПЭИПК, 2003 - 350 стр., ил.</w:t>
      </w:r>
      <w:bookmarkEnd w:id="259"/>
    </w:p>
    <w:p w14:paraId="4D591753" w14:textId="77777777" w:rsidR="00DC347F" w:rsidRDefault="00D15BEF" w:rsidP="00505CAC">
      <w:pPr>
        <w:pStyle w:val="a7"/>
        <w:numPr>
          <w:ilvl w:val="0"/>
          <w:numId w:val="19"/>
        </w:numPr>
      </w:pPr>
      <w:bookmarkStart w:id="330" w:name="_Ref159017106"/>
      <w:r w:rsidRPr="00DC347F">
        <w:t>СТО 56947007-29.120.70.305-2020 Методические указания для выбора параметров настройки и срабатывания МП устройств РЗА оборудования 6-35 кВ объектов ЕНЭС (Дата введения: 15.05.2020), ПАО «ФСК ЕЭС».</w:t>
      </w:r>
      <w:bookmarkEnd w:id="330"/>
    </w:p>
    <w:p w14:paraId="7ED8703E" w14:textId="77777777" w:rsidR="00DC347F" w:rsidRPr="00DC347F" w:rsidRDefault="00D15BEF" w:rsidP="00505CAC">
      <w:pPr>
        <w:pStyle w:val="a7"/>
        <w:numPr>
          <w:ilvl w:val="0"/>
          <w:numId w:val="19"/>
        </w:numPr>
        <w:rPr>
          <w:color w:val="FF0000"/>
        </w:rPr>
      </w:pPr>
      <w:bookmarkStart w:id="331" w:name="_Ref159017138"/>
      <w:r w:rsidRPr="00DC347F">
        <w:t xml:space="preserve">Никулов И.И., Жуков В.А., Пупин В.М.. Комплекс БАВР. Быстродействие повышает надежность электроснабжения // Новости ЭлектроТехники № 4(76) 2012. </w:t>
      </w:r>
      <w:r w:rsidRPr="007C4E76">
        <w:t>С. 2–4.</w:t>
      </w:r>
      <w:bookmarkEnd w:id="331"/>
    </w:p>
    <w:p w14:paraId="0EE2B740" w14:textId="77777777" w:rsidR="00DC347F" w:rsidRPr="00DC347F" w:rsidRDefault="00D15BEF" w:rsidP="00505CAC">
      <w:pPr>
        <w:pStyle w:val="a7"/>
        <w:numPr>
          <w:ilvl w:val="0"/>
          <w:numId w:val="19"/>
        </w:numPr>
      </w:pPr>
      <w:bookmarkStart w:id="332" w:name="_Ref159017172"/>
      <w:r w:rsidRPr="00DC347F">
        <w:rPr>
          <w:color w:val="FF0000"/>
        </w:rPr>
        <w:t>Сульчакова А.Ю. Испытания промышленных образцов устройств быстродействующего автоматического ввода резерва (БАВР) для нефтеперекачивающих станций на RTDS. Разработка тестовой схемы для испытаний устройств БАВР на RTDS: докл. на заседании АО «НТЦ ЕЭС» 2020 г.</w:t>
      </w:r>
      <w:bookmarkEnd w:id="332"/>
    </w:p>
    <w:p w14:paraId="02FB3105" w14:textId="77777777" w:rsidR="00DC347F" w:rsidRDefault="00D15BEF" w:rsidP="00505CAC">
      <w:pPr>
        <w:pStyle w:val="a7"/>
        <w:numPr>
          <w:ilvl w:val="0"/>
          <w:numId w:val="19"/>
        </w:numPr>
      </w:pPr>
      <w:bookmarkStart w:id="333" w:name="_Ref159017480"/>
      <w:r w:rsidRPr="00DC347F">
        <w:t>Андреенко Ю. А. Измерительное устройство дифференциальной токовой защиты шин / Ю. А. Андреенко [и др.]. - (Электроэнергетика). - Текст : непосредственный // Известия вузов. Проблемы энергетики. - 2011. - № 7/8. - С. 62-70 : схемы, граф. - Библиогр.: с. 69-70 (10 назв. ). - Примеч.: с. 70. - ISSN 1998-9903.</w:t>
      </w:r>
      <w:bookmarkEnd w:id="333"/>
    </w:p>
    <w:p w14:paraId="516AD8B2" w14:textId="77777777" w:rsidR="00DC347F" w:rsidRPr="00DC347F" w:rsidRDefault="00D15BEF" w:rsidP="00505CAC">
      <w:pPr>
        <w:pStyle w:val="a7"/>
        <w:numPr>
          <w:ilvl w:val="0"/>
          <w:numId w:val="19"/>
        </w:numPr>
        <w:rPr>
          <w:lang w:val="en-US"/>
        </w:rPr>
      </w:pPr>
      <w:r w:rsidRPr="00DC347F">
        <w:rPr>
          <w:lang w:val="en-US"/>
        </w:rPr>
        <w:t>Siamak Bahari. A New Stabilizing Method of Differential Protection Against Current Transformer Saturation Using Current Derivatives / Siamak Bahari, Tohid Hasani, Heresh Seyedi // 14th International Conference on Protection &amp; Automation in Power System - pp. 33-38, April 2020</w:t>
      </w:r>
    </w:p>
    <w:p w14:paraId="7AD7283E" w14:textId="77777777" w:rsidR="00DC347F" w:rsidRPr="00DC347F" w:rsidRDefault="00D15BEF" w:rsidP="00505CAC">
      <w:pPr>
        <w:pStyle w:val="a7"/>
        <w:numPr>
          <w:ilvl w:val="0"/>
          <w:numId w:val="19"/>
        </w:numPr>
        <w:rPr>
          <w:lang w:val="en-US"/>
        </w:rPr>
      </w:pPr>
      <w:bookmarkStart w:id="334" w:name="_Ref159017489"/>
      <w:r w:rsidRPr="00DC347F">
        <w:rPr>
          <w:lang w:val="en-US"/>
        </w:rPr>
        <w:t>Chothani, N.G., Bhalja, B.R., New algorithm for current transformer saturation detection and compensation based on derivatives of secondary currents and Newton’s backward difference formulae, IET Generation, Transmission &amp; Distribution, Vol. 8, pp. 841-850, May 2014</w:t>
      </w:r>
      <w:bookmarkEnd w:id="334"/>
    </w:p>
    <w:p w14:paraId="5D58C2B9" w14:textId="77777777" w:rsidR="00DC347F" w:rsidRDefault="00D15BEF" w:rsidP="00505CAC">
      <w:pPr>
        <w:pStyle w:val="a7"/>
        <w:numPr>
          <w:ilvl w:val="0"/>
          <w:numId w:val="19"/>
        </w:numPr>
      </w:pPr>
      <w:bookmarkStart w:id="335" w:name="_Ref159017451"/>
      <w:r w:rsidRPr="00DC347F">
        <w:t xml:space="preserve">Руководство по эксплуатации КРУ </w:t>
      </w:r>
      <w:r>
        <w:t>TER</w:t>
      </w:r>
      <w:r w:rsidRPr="00DC347F">
        <w:t>_</w:t>
      </w:r>
      <w:r>
        <w:t>Sec</w:t>
      </w:r>
      <w:r w:rsidRPr="00DC347F">
        <w:t>10_</w:t>
      </w:r>
      <w:r>
        <w:t>Etalon</w:t>
      </w:r>
      <w:r w:rsidRPr="00DC347F">
        <w:t>_</w:t>
      </w:r>
      <w:r>
        <w:t>T</w:t>
      </w:r>
      <w:r w:rsidRPr="00DC347F">
        <w:t>1 / Версия 5.0 – 102 стр., ил.</w:t>
      </w:r>
      <w:bookmarkEnd w:id="335"/>
    </w:p>
    <w:p w14:paraId="2DBA0452" w14:textId="77777777" w:rsidR="00DC347F" w:rsidRDefault="00D15BEF" w:rsidP="00505CAC">
      <w:pPr>
        <w:pStyle w:val="a7"/>
        <w:numPr>
          <w:ilvl w:val="0"/>
          <w:numId w:val="19"/>
        </w:numPr>
      </w:pPr>
      <w:bookmarkStart w:id="336" w:name="_Ref159017209"/>
      <w:r w:rsidRPr="00DC347F">
        <w:t>Руководство по эксплуатации. Руководство по эксплуатации. Общие технические требования. Комплектное устройство ШЭ-АПС-БАВР шкаф автоматики быстродействующего автоматического ввода резерва в сетях 6÷35 кв / АПДЛ.656435003 РЭ ред. 3 от 31.08.2023 – 44 стр., ил.</w:t>
      </w:r>
      <w:bookmarkEnd w:id="336"/>
    </w:p>
    <w:p w14:paraId="1DA1C236" w14:textId="77777777" w:rsidR="00DC347F" w:rsidRDefault="00D15BEF" w:rsidP="00505CAC">
      <w:pPr>
        <w:pStyle w:val="a7"/>
        <w:numPr>
          <w:ilvl w:val="0"/>
          <w:numId w:val="19"/>
        </w:numPr>
      </w:pPr>
      <w:bookmarkStart w:id="337" w:name="_Ref159017223"/>
      <w:r w:rsidRPr="00DC347F">
        <w:t>Руководство по эксплуатации. Руководство оператора. Микропроцессорное устройтсво быстродействующего автоматического ввода резерва с восстановлением нормального режима электроснабжения БАВР «МИР» / АПДЛ.656121003 РЭ2 ред. 1 от 13.07.2023 – 179 стр., ил.</w:t>
      </w:r>
      <w:bookmarkEnd w:id="337"/>
    </w:p>
    <w:p w14:paraId="6AFFD6A4" w14:textId="77777777" w:rsidR="00DC347F" w:rsidRDefault="00D15BEF" w:rsidP="00505CAC">
      <w:pPr>
        <w:pStyle w:val="a7"/>
        <w:numPr>
          <w:ilvl w:val="0"/>
          <w:numId w:val="19"/>
        </w:numPr>
      </w:pPr>
      <w:bookmarkStart w:id="338" w:name="_Ref159017314"/>
      <w:r w:rsidRPr="00DC347F">
        <w:t>Ломтев Е.А. Принципы построения и конструкции высоковольных ёмкостных делителей напряжения / Е.А. Ломтев, Д.И. Нефедьев // Измерение. Мониторинг. Управление. Контроль. – 2014 - №4(10). – с 4-8</w:t>
      </w:r>
      <w:bookmarkEnd w:id="338"/>
    </w:p>
    <w:p w14:paraId="753D4D3A" w14:textId="77777777" w:rsidR="00DC347F" w:rsidRPr="00DC347F" w:rsidRDefault="00D15BEF" w:rsidP="00505CAC">
      <w:pPr>
        <w:pStyle w:val="a7"/>
        <w:numPr>
          <w:ilvl w:val="0"/>
          <w:numId w:val="19"/>
        </w:numPr>
        <w:rPr>
          <w:lang w:val="en-US"/>
        </w:rPr>
      </w:pPr>
      <w:bookmarkStart w:id="339" w:name="_Ref159017326"/>
      <w:r w:rsidRPr="00DC347F">
        <w:rPr>
          <w:lang w:val="en-US"/>
        </w:rPr>
        <w:lastRenderedPageBreak/>
        <w:t>Roman Hrbac. A Development of a Capacitive Voltage Divider for High Voltage Measurement as Part of a Combined Current and Voltage Sensor / Roman Hrbac, Vaclav Kolar, Mikolaj Bartlomiejczyk, Tomas Mlcak// ELEKTRONIKA IR ELEKTROTECHNIKA, ISSN 1392-1215, VOL. 26, NO. 4, 2020 - pp. 25-31</w:t>
      </w:r>
      <w:bookmarkEnd w:id="339"/>
    </w:p>
    <w:p w14:paraId="77CB0FA8" w14:textId="77777777" w:rsidR="00DC347F" w:rsidRPr="00DC347F" w:rsidRDefault="00D15BEF" w:rsidP="00505CAC">
      <w:pPr>
        <w:pStyle w:val="a7"/>
        <w:numPr>
          <w:ilvl w:val="0"/>
          <w:numId w:val="19"/>
        </w:numPr>
        <w:rPr>
          <w:lang w:val="en-US"/>
        </w:rPr>
      </w:pPr>
      <w:bookmarkStart w:id="340" w:name="_Ref159017330"/>
      <w:r w:rsidRPr="00DC347F">
        <w:rPr>
          <w:lang w:val="en-US"/>
        </w:rPr>
        <w:t xml:space="preserve">Tobias Kuhnke. Frequency Analysis of a novel 10 kV RC Voltage Divider Module composed of SMD-Components on Printed Circuit Boards / Tobias Kuhnke; Saskia Düsdieker; Frank Jenau; Mohammad Razavifar // IEEE Belgrade PowerTech, August 2023 – pp </w:t>
      </w:r>
      <w:r w:rsidRPr="00DC347F">
        <w:rPr>
          <w:color w:val="FF0000"/>
        </w:rPr>
        <w:t>ХХ</w:t>
      </w:r>
      <w:r w:rsidRPr="00DC347F">
        <w:rPr>
          <w:color w:val="FF0000"/>
          <w:lang w:val="en-US"/>
        </w:rPr>
        <w:t>-</w:t>
      </w:r>
      <w:r w:rsidRPr="00DC347F">
        <w:rPr>
          <w:color w:val="FF0000"/>
        </w:rPr>
        <w:t>ХХ</w:t>
      </w:r>
      <w:bookmarkEnd w:id="340"/>
    </w:p>
    <w:p w14:paraId="0F44DE89" w14:textId="77777777" w:rsidR="00DC347F" w:rsidRPr="00DC347F" w:rsidRDefault="00D15BEF" w:rsidP="00505CAC">
      <w:pPr>
        <w:pStyle w:val="a7"/>
        <w:numPr>
          <w:ilvl w:val="0"/>
          <w:numId w:val="19"/>
        </w:numPr>
        <w:rPr>
          <w:lang w:val="en-US"/>
        </w:rPr>
      </w:pPr>
      <w:bookmarkStart w:id="341" w:name="_Ref159017336"/>
      <w:r w:rsidRPr="00DC347F">
        <w:rPr>
          <w:lang w:val="en-US"/>
        </w:rPr>
        <w:t>You Li. Study on methods of reduce resistive voltage dividers' phase shift / You Li; Li Yalu; Liu Min; Jin Haibin // IEEE 2011 10th International Conference on Electronic Measurement &amp; Instruments, October 2011 – pp. 90-93</w:t>
      </w:r>
      <w:bookmarkEnd w:id="341"/>
    </w:p>
    <w:p w14:paraId="280AF578" w14:textId="77777777" w:rsidR="00DC347F" w:rsidRPr="00DC347F" w:rsidRDefault="00D15BEF" w:rsidP="00505CAC">
      <w:pPr>
        <w:pStyle w:val="a7"/>
        <w:numPr>
          <w:ilvl w:val="0"/>
          <w:numId w:val="19"/>
        </w:numPr>
      </w:pPr>
      <w:bookmarkStart w:id="342" w:name="_Ref159017415"/>
      <w:r w:rsidRPr="00DC347F">
        <w:t xml:space="preserve">Гречухин В.Н. Электронные трансформаторы тока и напряжения.состояние, перспективы развития и внедрения на ОРУ 110–750 кв станций и подстанций энергосистем / Гречухин В.Н. // «Вестник ИГЭУ» Вып. 4 2006 г., стр. </w:t>
      </w:r>
      <w:r w:rsidRPr="00DC347F">
        <w:rPr>
          <w:color w:val="FF0000"/>
        </w:rPr>
        <w:t>1-9</w:t>
      </w:r>
      <w:bookmarkEnd w:id="342"/>
    </w:p>
    <w:p w14:paraId="1862F2AF" w14:textId="77777777" w:rsidR="00DC347F" w:rsidRPr="00DC347F" w:rsidRDefault="00D15BEF" w:rsidP="00505CAC">
      <w:pPr>
        <w:pStyle w:val="a7"/>
        <w:numPr>
          <w:ilvl w:val="0"/>
          <w:numId w:val="19"/>
        </w:numPr>
      </w:pPr>
      <w:r w:rsidRPr="00DC347F">
        <w:rPr>
          <w:shd w:val="clear" w:color="auto" w:fill="FFFFFF"/>
        </w:rPr>
        <w:t xml:space="preserve">Клименко К.А. </w:t>
      </w:r>
      <w:r w:rsidRPr="00DC347F">
        <w:rPr>
          <w:color w:val="333333"/>
          <w:shd w:val="clear" w:color="auto" w:fill="FFFFFF"/>
        </w:rPr>
        <w:t>Исследование электромагнитного поля трансформаторов промышленной частоты с короткозамкнутыми витками</w:t>
      </w:r>
      <w:r w:rsidRPr="00DC347F">
        <w:rPr>
          <w:shd w:val="clear" w:color="auto" w:fill="FFFFFF"/>
        </w:rPr>
        <w:t>: дис. ... канд. тех. наук: 05.09.01: защищена 25.12.13: утв. 05.05.12 / Клименко Ксения Александровна., 2013. - 157 с.</w:t>
      </w:r>
    </w:p>
    <w:p w14:paraId="4FEA0BEE" w14:textId="77777777" w:rsidR="00DC347F" w:rsidRDefault="00D15BEF" w:rsidP="00505CAC">
      <w:pPr>
        <w:pStyle w:val="a7"/>
        <w:numPr>
          <w:ilvl w:val="0"/>
          <w:numId w:val="19"/>
        </w:numPr>
      </w:pPr>
      <w:bookmarkStart w:id="343" w:name="_Ref159017432"/>
      <w:r w:rsidRPr="00DC347F">
        <w:t>Кужеков С.Л. О проблеме выбора и замены трансформаторов тока для устройств релейной защиты / С.Л. Кужеков, А.А. Дегтярёв, Н.А. Дони, А.А. Шурупов// Известия вузов. Электромеханика. 2020. Т. 63. № 6 - с 72-82</w:t>
      </w:r>
      <w:bookmarkEnd w:id="343"/>
    </w:p>
    <w:p w14:paraId="06A179E1" w14:textId="77777777" w:rsidR="00DC347F" w:rsidRPr="00DC347F" w:rsidRDefault="00D15BEF" w:rsidP="00505CAC">
      <w:pPr>
        <w:pStyle w:val="a7"/>
        <w:numPr>
          <w:ilvl w:val="0"/>
          <w:numId w:val="19"/>
        </w:numPr>
        <w:rPr>
          <w:lang w:val="en-US"/>
        </w:rPr>
      </w:pPr>
      <w:bookmarkStart w:id="344" w:name="_Ref159017460"/>
      <w:r w:rsidRPr="00DC347F">
        <w:rPr>
          <w:lang w:val="en-US"/>
        </w:rPr>
        <w:t xml:space="preserve">PC37.235/D15, Mar 2021 - IEEE Approved Draft Guide for the Application of Rogowski Coils Used for Protective Relaying Purposes, November 2021 - pp </w:t>
      </w:r>
      <w:r w:rsidRPr="00DC347F">
        <w:rPr>
          <w:color w:val="FF0000"/>
          <w:lang w:val="en-US"/>
        </w:rPr>
        <w:t>XXX</w:t>
      </w:r>
      <w:bookmarkEnd w:id="344"/>
    </w:p>
    <w:p w14:paraId="49783881" w14:textId="77777777" w:rsidR="00DC347F" w:rsidRPr="00DC347F" w:rsidRDefault="00D15BEF" w:rsidP="00505CAC">
      <w:pPr>
        <w:pStyle w:val="a7"/>
        <w:numPr>
          <w:ilvl w:val="0"/>
          <w:numId w:val="19"/>
        </w:numPr>
        <w:rPr>
          <w:lang w:val="en-US"/>
        </w:rPr>
      </w:pPr>
      <w:r w:rsidRPr="00DC347F">
        <w:rPr>
          <w:lang w:val="en-US"/>
        </w:rPr>
        <w:t>Zhang Zhou sheng. The analysis of the factors affecting the performance of Clamp Rogowski coil / Zhang Zhou sheng, Bao Han, Ma ai qing // 2014 International Conference on Power System Technology (POWERCON 2014) – pp. 1446-1450</w:t>
      </w:r>
    </w:p>
    <w:p w14:paraId="4668B715" w14:textId="77777777" w:rsidR="00DC347F" w:rsidRPr="00DC347F" w:rsidRDefault="00D15BEF" w:rsidP="00505CAC">
      <w:pPr>
        <w:pStyle w:val="a7"/>
        <w:numPr>
          <w:ilvl w:val="0"/>
          <w:numId w:val="19"/>
        </w:numPr>
        <w:rPr>
          <w:lang w:val="en-US"/>
        </w:rPr>
      </w:pPr>
      <w:r w:rsidRPr="00DC347F">
        <w:rPr>
          <w:lang w:val="en-US"/>
        </w:rPr>
        <w:t>Esa-Pekka Suomalainen. Onsite Calibration of a Current Transformer Using a Rogowski Coil / Esa-Pekka Suomalainen, Jari K. Hällström // IEEE TRANSACTIONS ON INSTRUMENTATION AND MEASUREMENT, VOL. 58, NO. 4, APRIL 2009 – pp. 1054-1058</w:t>
      </w:r>
    </w:p>
    <w:p w14:paraId="322705F6" w14:textId="77777777" w:rsidR="00DC347F" w:rsidRPr="00DC347F" w:rsidRDefault="00D15BEF" w:rsidP="00505CAC">
      <w:pPr>
        <w:pStyle w:val="a7"/>
        <w:numPr>
          <w:ilvl w:val="0"/>
          <w:numId w:val="19"/>
        </w:numPr>
        <w:rPr>
          <w:lang w:val="en-US"/>
        </w:rPr>
      </w:pPr>
      <w:r w:rsidRPr="00DC347F">
        <w:rPr>
          <w:lang w:val="en-US"/>
        </w:rPr>
        <w:t>Peng Wang. Planar Rogowski Coil Current Transducer Used for Three-phase Plate-form Busbars / Peng Wang, Guixin Zhang, Xiaomei Zhu, Chengmu Luo // Instrumentation and Measurement Technology Conference - IMTC 2007 Warsaw, Poland, May 1-3, 2007 – pp. 1-4</w:t>
      </w:r>
    </w:p>
    <w:p w14:paraId="6EE73065" w14:textId="7566B790" w:rsidR="000B54A0" w:rsidRDefault="00D15BEF" w:rsidP="00505CAC">
      <w:pPr>
        <w:pStyle w:val="a7"/>
        <w:numPr>
          <w:ilvl w:val="0"/>
          <w:numId w:val="19"/>
        </w:numPr>
        <w:rPr>
          <w:lang w:val="en-US"/>
        </w:rPr>
      </w:pPr>
      <w:bookmarkStart w:id="345" w:name="_Ref159017468"/>
      <w:r w:rsidRPr="000B54A0">
        <w:rPr>
          <w:lang w:val="en-US"/>
        </w:rPr>
        <w:t>Lj. A. Kojovic. Comparative Performance Characteristics of Current Transformers and Rogowski Coils used for Protective Relaying Purposes / Lj. A. Kojovic // IEEE Power Engineering Society General Meeting - July 2007, pp. 1-6</w:t>
      </w:r>
      <w:bookmarkEnd w:id="345"/>
    </w:p>
    <w:p w14:paraId="009CFE49" w14:textId="77777777" w:rsidR="000B54A0" w:rsidRDefault="000B54A0">
      <w:pPr>
        <w:jc w:val="left"/>
        <w:rPr>
          <w:lang w:val="en-US"/>
        </w:rPr>
      </w:pPr>
      <w:r>
        <w:rPr>
          <w:lang w:val="en-US"/>
        </w:rPr>
        <w:br w:type="page"/>
      </w:r>
    </w:p>
    <w:p w14:paraId="5A67BDCD" w14:textId="09D0B028" w:rsidR="000B54A0" w:rsidRPr="00614CA7" w:rsidRDefault="000B54A0" w:rsidP="00F16688">
      <w:pPr>
        <w:pStyle w:val="0-lvl"/>
      </w:pPr>
      <w:bookmarkStart w:id="346" w:name="_Toc201697716"/>
      <w:r w:rsidRPr="00614CA7">
        <w:lastRenderedPageBreak/>
        <w:t>П</w:t>
      </w:r>
      <w:r w:rsidR="00614CA7">
        <w:t>риложение</w:t>
      </w:r>
      <w:r w:rsidR="009242C0" w:rsidRPr="00614CA7">
        <w:t xml:space="preserve"> 1. </w:t>
      </w:r>
      <w:r w:rsidR="00227070">
        <w:t>Что-то буду сюда добавлять постепенно</w:t>
      </w:r>
      <w:r w:rsidR="009A6BA5">
        <w:t>.</w:t>
      </w:r>
      <w:bookmarkEnd w:id="346"/>
    </w:p>
    <w:p w14:paraId="58CD5F7D" w14:textId="77777777" w:rsidR="002E4CCA" w:rsidRPr="002E4CCA" w:rsidRDefault="002E4CCA">
      <w:pPr>
        <w:jc w:val="left"/>
        <w:rPr>
          <w:highlight w:val="yellow"/>
        </w:rPr>
      </w:pPr>
    </w:p>
    <w:p w14:paraId="4CAD7AAA" w14:textId="4A7DD7D2" w:rsidR="00307F52" w:rsidRDefault="00307F52">
      <w:pPr>
        <w:jc w:val="left"/>
        <w:rPr>
          <w:color w:val="FF0000"/>
          <w:highlight w:val="yellow"/>
        </w:rPr>
      </w:pPr>
      <w:r>
        <w:rPr>
          <w:color w:val="FF0000"/>
          <w:highlight w:val="yellow"/>
        </w:rPr>
        <w:br w:type="page"/>
      </w:r>
    </w:p>
    <w:p w14:paraId="3647A227" w14:textId="08766F31" w:rsidR="00307F52" w:rsidRPr="000B54A0" w:rsidRDefault="00307F52" w:rsidP="00F16688">
      <w:pPr>
        <w:pStyle w:val="1"/>
      </w:pPr>
      <w:bookmarkStart w:id="347" w:name="_Toc201697717"/>
      <w:r w:rsidRPr="00307F52">
        <w:rPr>
          <w:highlight w:val="green"/>
        </w:rPr>
        <w:lastRenderedPageBreak/>
        <w:t>Мысли в слух</w:t>
      </w:r>
      <w:bookmarkEnd w:id="347"/>
    </w:p>
    <w:p w14:paraId="7B18596B" w14:textId="6A80B1C3" w:rsidR="00D15BEF" w:rsidRDefault="00307F52" w:rsidP="00307F52">
      <w:pPr>
        <w:pStyle w:val="a7"/>
        <w:ind w:left="0" w:firstLine="708"/>
      </w:pPr>
      <w:r>
        <w:t>Данный раздел сформирован для пометки и оформления осеняющих меня мыслей, которые потом можно переносить в основной раздел. Так как я делаю это всё с гиперссылками, то проблем возникнуть не должно.</w:t>
      </w:r>
    </w:p>
    <w:p w14:paraId="6F26980E" w14:textId="36A4327E" w:rsidR="00307F52" w:rsidRDefault="00307F52" w:rsidP="00307F52">
      <w:pPr>
        <w:pStyle w:val="a7"/>
        <w:ind w:left="0" w:firstLine="708"/>
      </w:pPr>
    </w:p>
    <w:p w14:paraId="5431EAB5" w14:textId="14D52612" w:rsidR="00307F52" w:rsidRDefault="00307F52" w:rsidP="00D36653">
      <w:pPr>
        <w:pStyle w:val="2"/>
      </w:pPr>
      <w:bookmarkStart w:id="348" w:name="_Toc201697718"/>
      <w:r>
        <w:t>ИИ</w:t>
      </w:r>
      <w:bookmarkEnd w:id="348"/>
    </w:p>
    <w:p w14:paraId="7AA29457" w14:textId="70678613" w:rsidR="00307F52" w:rsidRPr="00307F52" w:rsidRDefault="00307F52" w:rsidP="00D36653">
      <w:pPr>
        <w:pStyle w:val="3"/>
      </w:pPr>
      <w:bookmarkStart w:id="349" w:name="_Toc201697719"/>
      <w:r>
        <w:t xml:space="preserve">Общие знания про </w:t>
      </w:r>
      <w:r>
        <w:rPr>
          <w:lang w:val="en-US"/>
        </w:rPr>
        <w:t>ML</w:t>
      </w:r>
      <w:bookmarkEnd w:id="349"/>
    </w:p>
    <w:p w14:paraId="502235BD" w14:textId="4B826518" w:rsidR="00307F52" w:rsidRDefault="00307F52" w:rsidP="00307F52">
      <w:pPr>
        <w:ind w:firstLine="708"/>
        <w:rPr>
          <w:color w:val="FF0000"/>
        </w:rPr>
      </w:pPr>
      <w:r w:rsidRPr="00307F52">
        <w:rPr>
          <w:color w:val="FF0000"/>
        </w:rPr>
        <w:t xml:space="preserve">Добавить описание </w:t>
      </w:r>
      <w:r>
        <w:rPr>
          <w:color w:val="FF0000"/>
        </w:rPr>
        <w:t xml:space="preserve">и анализ </w:t>
      </w:r>
      <w:r w:rsidRPr="00307F52">
        <w:rPr>
          <w:color w:val="FF0000"/>
        </w:rPr>
        <w:t>научных статей, которые я успел изучить</w:t>
      </w:r>
      <w:r>
        <w:rPr>
          <w:color w:val="FF0000"/>
        </w:rPr>
        <w:t xml:space="preserve"> на английском</w:t>
      </w:r>
    </w:p>
    <w:p w14:paraId="646D2534" w14:textId="0238FAEF" w:rsidR="00307F52" w:rsidRDefault="00307F52" w:rsidP="00307F52">
      <w:pPr>
        <w:ind w:firstLine="708"/>
        <w:rPr>
          <w:color w:val="FF0000"/>
        </w:rPr>
      </w:pPr>
      <w:r>
        <w:rPr>
          <w:color w:val="FF0000"/>
        </w:rPr>
        <w:t>Подумать о добавлении доклада по философии</w:t>
      </w:r>
    </w:p>
    <w:p w14:paraId="0E06C4FB" w14:textId="34BF99CB" w:rsidR="00307F52" w:rsidRDefault="00307F52" w:rsidP="00307F52">
      <w:pPr>
        <w:rPr>
          <w:color w:val="FF0000"/>
        </w:rPr>
      </w:pPr>
    </w:p>
    <w:p w14:paraId="357BC019" w14:textId="05C4D6CF" w:rsidR="00307F52" w:rsidRDefault="00307F52" w:rsidP="00307F52">
      <w:pPr>
        <w:ind w:firstLine="708"/>
      </w:pPr>
      <w:r>
        <w:t>Смотрю серию лекций «</w:t>
      </w:r>
      <w:commentRangeStart w:id="350"/>
      <w:r w:rsidRPr="00307F52">
        <w:t>Полная история GPT</w:t>
      </w:r>
      <w:commentRangeEnd w:id="350"/>
      <w:r>
        <w:rPr>
          <w:rStyle w:val="a8"/>
          <w:rFonts w:eastAsia="SimSun" w:cs="Times New Roman"/>
          <w:lang w:val="en-US"/>
        </w:rPr>
        <w:commentReference w:id="350"/>
      </w:r>
      <w:r w:rsidRPr="00307F52">
        <w:t xml:space="preserve">| </w:t>
      </w:r>
      <w:commentRangeStart w:id="351"/>
      <w:commentRangeStart w:id="352"/>
      <w:r w:rsidRPr="00307F52">
        <w:t>Котенков Игорь</w:t>
      </w:r>
      <w:commentRangeEnd w:id="351"/>
      <w:r>
        <w:rPr>
          <w:rStyle w:val="a8"/>
          <w:rFonts w:eastAsia="SimSun" w:cs="Times New Roman"/>
          <w:lang w:val="en-US"/>
        </w:rPr>
        <w:commentReference w:id="351"/>
      </w:r>
      <w:commentRangeEnd w:id="352"/>
      <w:r>
        <w:rPr>
          <w:rStyle w:val="a8"/>
          <w:rFonts w:eastAsia="SimSun" w:cs="Times New Roman"/>
          <w:lang w:val="en-US"/>
        </w:rPr>
        <w:commentReference w:id="352"/>
      </w:r>
      <w:r>
        <w:t>», появилось очень много общих полезных знаний. Начну их расписывать, пока не забыл:</w:t>
      </w:r>
    </w:p>
    <w:p w14:paraId="6B7165E4" w14:textId="162054AE" w:rsidR="00307F52" w:rsidRDefault="00307F52" w:rsidP="00041E70">
      <w:pPr>
        <w:pStyle w:val="a7"/>
        <w:numPr>
          <w:ilvl w:val="0"/>
          <w:numId w:val="6"/>
        </w:numPr>
        <w:ind w:left="0" w:firstLine="360"/>
      </w:pPr>
      <w:r>
        <w:t>Если подавать модели множество неразмеченных данных, и просить её предсказать будущий токен (слово, точку и т.д.), то она извлекает знание / понимание задачи</w:t>
      </w:r>
      <w:r w:rsidR="00546D66">
        <w:t xml:space="preserve"> / мира</w:t>
      </w:r>
      <w:r>
        <w:t>.</w:t>
      </w:r>
      <w:r w:rsidR="00546D66">
        <w:t xml:space="preserve"> Исходно это пошло от моделей автоенкодинга, которым подавалась, например, картинка, далее было множество слоёв, сжимающих картинку, а потом похожая цепочка, которая «разворачивала» картинку. И в итоге её можно обучать прост на исходных данных. А центральный вектор, находящийся по середине, является абстрактным представлением входных данных и может далее использоваться для любой иной задачи. По очень похожему пути обучаются большие языковые модели, ток без полной цепочки воспроизведения. Там на вход модели подаётся весь предыдущий известный текст, а на выходе просят предсказать следующее слово. И за счёт этого – модель обучается представлению ВСЕГО мира, что можем видеть на основе </w:t>
      </w:r>
      <w:r w:rsidR="00546D66">
        <w:rPr>
          <w:lang w:val="en-US"/>
        </w:rPr>
        <w:t>ChatGPT</w:t>
      </w:r>
      <w:r w:rsidR="00546D66">
        <w:t xml:space="preserve">, безусловно, есть множество других хитрых точек, но основная идея такая. </w:t>
      </w:r>
      <w:r w:rsidR="0032378C">
        <w:t>Как раз эта идея применима и к нашей задаче, так как в электроэнергетике мы обрабатываем последовательности рядов, и как бы пытаемся предсказать «будущее», чтобы чуть раньше сработать.</w:t>
      </w:r>
    </w:p>
    <w:p w14:paraId="705ECEC7" w14:textId="5950B2CD" w:rsidR="0032378C" w:rsidRDefault="0032378C" w:rsidP="00041E70">
      <w:pPr>
        <w:pStyle w:val="a7"/>
        <w:numPr>
          <w:ilvl w:val="0"/>
          <w:numId w:val="6"/>
        </w:numPr>
        <w:ind w:left="0" w:firstLine="360"/>
      </w:pPr>
      <w:r>
        <w:t>Из выпуска 2.5 (</w:t>
      </w:r>
      <w:commentRangeStart w:id="353"/>
      <w:r w:rsidRPr="0032378C">
        <w:t>Полная история GPT, блок 2.5: законы масштабирования LLM (Scaling Laws) | Котенков Игорь</w:t>
      </w:r>
      <w:commentRangeEnd w:id="353"/>
      <w:r>
        <w:rPr>
          <w:rStyle w:val="a8"/>
          <w:rFonts w:eastAsia="SimSun" w:cs="Times New Roman"/>
          <w:lang w:val="en-US"/>
        </w:rPr>
        <w:commentReference w:id="353"/>
      </w:r>
      <w:r>
        <w:t xml:space="preserve">) появились полезные знания о моделях </w:t>
      </w:r>
      <w:r>
        <w:rPr>
          <w:lang w:val="en-US"/>
        </w:rPr>
        <w:t>CPT</w:t>
      </w:r>
      <w:r>
        <w:t>, которые применимы ко всем моделям.:</w:t>
      </w:r>
    </w:p>
    <w:p w14:paraId="07E85AE3" w14:textId="76C57A88" w:rsidR="0032378C" w:rsidRDefault="0032378C" w:rsidP="0032378C">
      <w:pPr>
        <w:pStyle w:val="a7"/>
        <w:numPr>
          <w:ilvl w:val="1"/>
          <w:numId w:val="6"/>
        </w:numPr>
      </w:pPr>
      <w:r>
        <w:t>Большие модели лучше справляются с задачами, если не оценивать</w:t>
      </w:r>
      <w:r w:rsidR="009E6740">
        <w:t xml:space="preserve"> влияние переобучения.</w:t>
      </w:r>
    </w:p>
    <w:p w14:paraId="10FAA886" w14:textId="46E2829C" w:rsidR="009E6740" w:rsidRDefault="009E6740" w:rsidP="0032378C">
      <w:pPr>
        <w:pStyle w:val="a7"/>
        <w:numPr>
          <w:ilvl w:val="1"/>
          <w:numId w:val="6"/>
        </w:numPr>
      </w:pPr>
      <w:r>
        <w:t>Больше данных даёт лучшую среднюю точность, если не оценивать влияние излишней зашумлённости</w:t>
      </w:r>
    </w:p>
    <w:p w14:paraId="7AB978DA" w14:textId="0E6BB39B" w:rsidR="009E6740" w:rsidRDefault="009E6740" w:rsidP="0032378C">
      <w:pPr>
        <w:pStyle w:val="a7"/>
        <w:numPr>
          <w:ilvl w:val="1"/>
          <w:numId w:val="6"/>
        </w:numPr>
      </w:pPr>
      <w:r>
        <w:t>Лучшие данные, дают лучшую точность (но это старое и очевидное)</w:t>
      </w:r>
    </w:p>
    <w:p w14:paraId="65E81861" w14:textId="0FB72CF4" w:rsidR="009E6740" w:rsidRDefault="009E6740" w:rsidP="0032378C">
      <w:pPr>
        <w:pStyle w:val="a7"/>
        <w:numPr>
          <w:ilvl w:val="1"/>
          <w:numId w:val="6"/>
        </w:numPr>
      </w:pPr>
      <w:r>
        <w:t xml:space="preserve">Трансформеры работают лучше рекуррентных сетей для оценки большего контекста. </w:t>
      </w:r>
      <w:r w:rsidRPr="009E6740">
        <w:rPr>
          <w:color w:val="FF0000"/>
        </w:rPr>
        <w:t>(ещё нужно разобрать, насколько применимо к нам, да и это про сложные модели</w:t>
      </w:r>
      <w:r>
        <w:t>)</w:t>
      </w:r>
    </w:p>
    <w:p w14:paraId="665C23CF" w14:textId="06EC7E36" w:rsidR="0032378C" w:rsidRDefault="0032378C" w:rsidP="0032378C">
      <w:pPr>
        <w:pStyle w:val="a7"/>
        <w:numPr>
          <w:ilvl w:val="1"/>
          <w:numId w:val="6"/>
        </w:numPr>
      </w:pPr>
      <w:r>
        <w:t>Статья</w:t>
      </w:r>
      <w:r w:rsidRPr="0032378C">
        <w:t xml:space="preserve"> </w:t>
      </w:r>
      <w:commentRangeStart w:id="354"/>
      <w:r w:rsidRPr="0032378C">
        <w:rPr>
          <w:lang w:val="en-US"/>
        </w:rPr>
        <w:t>OpenAI</w:t>
      </w:r>
      <w:r w:rsidRPr="0032378C">
        <w:t xml:space="preserve"> </w:t>
      </w:r>
      <w:r>
        <w:t>от</w:t>
      </w:r>
      <w:r w:rsidRPr="0032378C">
        <w:t xml:space="preserve"> "</w:t>
      </w:r>
      <w:r w:rsidRPr="0032378C">
        <w:rPr>
          <w:lang w:val="en-US"/>
        </w:rPr>
        <w:t>kaplan</w:t>
      </w:r>
      <w:r w:rsidRPr="0032378C">
        <w:t xml:space="preserve"> </w:t>
      </w:r>
      <w:r w:rsidRPr="0032378C">
        <w:rPr>
          <w:lang w:val="en-US"/>
        </w:rPr>
        <w:t>et</w:t>
      </w:r>
      <w:r w:rsidRPr="0032378C">
        <w:t xml:space="preserve"> </w:t>
      </w:r>
      <w:r w:rsidRPr="0032378C">
        <w:rPr>
          <w:lang w:val="en-US"/>
        </w:rPr>
        <w:t>all</w:t>
      </w:r>
      <w:r w:rsidRPr="0032378C">
        <w:t>"</w:t>
      </w:r>
      <w:commentRangeEnd w:id="354"/>
      <w:r>
        <w:rPr>
          <w:rStyle w:val="a8"/>
          <w:rFonts w:eastAsia="SimSun" w:cs="Times New Roman"/>
          <w:lang w:val="en-US"/>
        </w:rPr>
        <w:commentReference w:id="354"/>
      </w:r>
      <w:r w:rsidR="009E6740" w:rsidRPr="009E6740">
        <w:t xml:space="preserve"> [2020]</w:t>
      </w:r>
      <w:r w:rsidRPr="0032378C">
        <w:t xml:space="preserve"> </w:t>
      </w:r>
      <w:r>
        <w:t xml:space="preserve">При увеличении модели в 8 раз, надо в 5 раз больше данных. </w:t>
      </w:r>
      <w:r w:rsidRPr="0032378C">
        <w:rPr>
          <w:b/>
          <w:bCs/>
        </w:rPr>
        <w:t xml:space="preserve">НО </w:t>
      </w:r>
      <w:r w:rsidR="009E6740" w:rsidRPr="0032378C">
        <w:rPr>
          <w:b/>
          <w:bCs/>
        </w:rPr>
        <w:t>— это</w:t>
      </w:r>
      <w:r w:rsidRPr="0032378C">
        <w:rPr>
          <w:b/>
          <w:bCs/>
        </w:rPr>
        <w:t xml:space="preserve"> не верно</w:t>
      </w:r>
    </w:p>
    <w:p w14:paraId="514E4C88" w14:textId="58890B92" w:rsidR="0032378C" w:rsidRDefault="0032378C" w:rsidP="00041E70">
      <w:pPr>
        <w:pStyle w:val="a7"/>
        <w:numPr>
          <w:ilvl w:val="1"/>
          <w:numId w:val="6"/>
        </w:numPr>
      </w:pPr>
      <w:r>
        <w:t>Статья</w:t>
      </w:r>
      <w:r w:rsidRPr="0032378C">
        <w:t xml:space="preserve"> </w:t>
      </w:r>
      <w:r w:rsidRPr="0032378C">
        <w:rPr>
          <w:lang w:val="en-US"/>
        </w:rPr>
        <w:t>DeepMind</w:t>
      </w:r>
      <w:r w:rsidRPr="0032378C">
        <w:t xml:space="preserve"> </w:t>
      </w:r>
      <w:r>
        <w:t>от</w:t>
      </w:r>
      <w:r w:rsidRPr="0032378C">
        <w:t xml:space="preserve"> "</w:t>
      </w:r>
      <w:r w:rsidR="009E6740">
        <w:rPr>
          <w:lang w:val="en-US"/>
        </w:rPr>
        <w:t>Hoffmann</w:t>
      </w:r>
      <w:r w:rsidRPr="0032378C">
        <w:t xml:space="preserve"> </w:t>
      </w:r>
      <w:r w:rsidRPr="0032378C">
        <w:rPr>
          <w:lang w:val="en-US"/>
        </w:rPr>
        <w:t>et</w:t>
      </w:r>
      <w:r w:rsidRPr="0032378C">
        <w:t xml:space="preserve"> </w:t>
      </w:r>
      <w:r w:rsidRPr="0032378C">
        <w:rPr>
          <w:lang w:val="en-US"/>
        </w:rPr>
        <w:t>all</w:t>
      </w:r>
      <w:r w:rsidR="009E6740" w:rsidRPr="009E6740">
        <w:t xml:space="preserve"> [20222]</w:t>
      </w:r>
      <w:r w:rsidRPr="0032378C">
        <w:t>"</w:t>
      </w:r>
      <w:r>
        <w:t xml:space="preserve"> При увеличении модели в 2 раз, надо в 2 раз больше данных (линейно,)</w:t>
      </w:r>
      <w:r w:rsidR="009E6740" w:rsidRPr="009E6740">
        <w:t>.</w:t>
      </w:r>
      <w:r w:rsidRPr="0032378C">
        <w:t xml:space="preserve"> </w:t>
      </w:r>
      <w:r w:rsidR="009E6740">
        <w:t>О</w:t>
      </w:r>
      <w:r>
        <w:t>ни провели опыт «шиншила», более статистически значимый, там</w:t>
      </w:r>
      <w:r w:rsidR="009E6740">
        <w:t xml:space="preserve"> больше моделей и т.д.</w:t>
      </w:r>
      <w:r>
        <w:t>, см картинку ниже (ХХ)</w:t>
      </w:r>
      <w:r w:rsidR="009E6740">
        <w:t xml:space="preserve">. Основной их вывод отличающий от </w:t>
      </w:r>
      <w:r w:rsidR="009E6740" w:rsidRPr="0032378C">
        <w:rPr>
          <w:lang w:val="en-US"/>
        </w:rPr>
        <w:t>OpenAI</w:t>
      </w:r>
      <w:r w:rsidR="009E6740">
        <w:t xml:space="preserve"> в том, что можно брать модельки поменьше, но надо больше данных, чем предсказывалось раньше</w:t>
      </w:r>
    </w:p>
    <w:p w14:paraId="3827FA6A" w14:textId="095F4053" w:rsidR="0032378C" w:rsidRDefault="0032378C" w:rsidP="0032378C">
      <w:r w:rsidRPr="0032378C">
        <w:rPr>
          <w:noProof/>
        </w:rPr>
        <w:lastRenderedPageBreak/>
        <w:drawing>
          <wp:inline distT="0" distB="0" distL="0" distR="0" wp14:anchorId="26335A0A" wp14:editId="0992BCE9">
            <wp:extent cx="5940425" cy="201422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2014220"/>
                    </a:xfrm>
                    <a:prstGeom prst="rect">
                      <a:avLst/>
                    </a:prstGeom>
                  </pic:spPr>
                </pic:pic>
              </a:graphicData>
            </a:graphic>
          </wp:inline>
        </w:drawing>
      </w:r>
    </w:p>
    <w:p w14:paraId="4E1DAB7A" w14:textId="77777777" w:rsidR="0032378C" w:rsidRDefault="0032378C" w:rsidP="0032378C"/>
    <w:p w14:paraId="3F118B94" w14:textId="400E2582" w:rsidR="0032378C" w:rsidRPr="009E6740" w:rsidRDefault="009E6740" w:rsidP="00041E70">
      <w:pPr>
        <w:pStyle w:val="a7"/>
        <w:numPr>
          <w:ilvl w:val="0"/>
          <w:numId w:val="6"/>
        </w:numPr>
        <w:ind w:left="0" w:firstLine="360"/>
        <w:rPr>
          <w:color w:val="FF0000"/>
        </w:rPr>
      </w:pPr>
      <w:r w:rsidRPr="009E6740">
        <w:rPr>
          <w:color w:val="FF0000"/>
        </w:rPr>
        <w:t>Может ещё что-то напишу</w:t>
      </w:r>
    </w:p>
    <w:p w14:paraId="081816D9" w14:textId="2786B29F" w:rsidR="00974F3E" w:rsidRDefault="00974F3E" w:rsidP="00974F3E"/>
    <w:p w14:paraId="2FDAD16E" w14:textId="1EAD44A0" w:rsidR="00974F3E" w:rsidRPr="00307F52" w:rsidRDefault="00974F3E" w:rsidP="00D36653">
      <w:pPr>
        <w:pStyle w:val="3"/>
      </w:pPr>
      <w:bookmarkStart w:id="355" w:name="_Toc201697720"/>
      <w:r>
        <w:t>Подготовка датасета</w:t>
      </w:r>
      <w:bookmarkEnd w:id="355"/>
    </w:p>
    <w:p w14:paraId="757F4DDB" w14:textId="6BE192EC" w:rsidR="00974F3E" w:rsidRDefault="00546D66" w:rsidP="00546D66">
      <w:pPr>
        <w:ind w:firstLine="708"/>
      </w:pPr>
      <w:r>
        <w:t>Для более хорошего обучения можно будет использовать и синтетические данные.</w:t>
      </w:r>
    </w:p>
    <w:p w14:paraId="47CE465E" w14:textId="4B37F1A0" w:rsidR="00546D66" w:rsidRDefault="00546D66" w:rsidP="00546D66">
      <w:pPr>
        <w:ind w:firstLine="708"/>
      </w:pPr>
      <w:r>
        <w:t>Первичную разметку датасета можно сделать на основе дискретных сигналов от нашего РНМ (и/или от других производителей). Поведение такого РНМ не является идеальным, но достаточно хорошее и релевантное. А в будущем можно уже его модифицировать (улучшать разметку в спорных моментах).</w:t>
      </w:r>
    </w:p>
    <w:p w14:paraId="46534A7A" w14:textId="1213E812" w:rsidR="00974F3E" w:rsidRDefault="00974F3E" w:rsidP="00974F3E"/>
    <w:p w14:paraId="40BBB342" w14:textId="60DE3DC3" w:rsidR="00780473" w:rsidRPr="0032378C" w:rsidRDefault="00780473" w:rsidP="00D36653">
      <w:pPr>
        <w:pStyle w:val="3"/>
        <w:rPr>
          <w:highlight w:val="yellow"/>
        </w:rPr>
      </w:pPr>
      <w:bookmarkStart w:id="356" w:name="_Toc201697721"/>
      <w:r>
        <w:rPr>
          <w:highlight w:val="yellow"/>
        </w:rPr>
        <w:t xml:space="preserve">Перенос идей из </w:t>
      </w:r>
      <w:r>
        <w:rPr>
          <w:highlight w:val="yellow"/>
          <w:lang w:val="en-US"/>
        </w:rPr>
        <w:t>LLM</w:t>
      </w:r>
      <w:r w:rsidRPr="00780473">
        <w:rPr>
          <w:highlight w:val="yellow"/>
        </w:rPr>
        <w:t xml:space="preserve"> </w:t>
      </w:r>
      <w:r>
        <w:rPr>
          <w:highlight w:val="yellow"/>
        </w:rPr>
        <w:t>в текущие задачи</w:t>
      </w:r>
      <w:bookmarkEnd w:id="356"/>
    </w:p>
    <w:p w14:paraId="20BAA8C6" w14:textId="105433A0" w:rsidR="00780473" w:rsidRPr="00780473" w:rsidRDefault="00780473" w:rsidP="00780473">
      <w:r>
        <w:t xml:space="preserve">Идея все получил </w:t>
      </w:r>
      <w:r w:rsidR="00395DCE">
        <w:t>на основе просмотра</w:t>
      </w:r>
      <w:r>
        <w:t xml:space="preserve"> видео о современных </w:t>
      </w:r>
      <w:r>
        <w:rPr>
          <w:lang w:val="en-US"/>
        </w:rPr>
        <w:t>LLM</w:t>
      </w:r>
      <w:r w:rsidRPr="00780473">
        <w:t xml:space="preserve"> </w:t>
      </w:r>
      <w:r>
        <w:t xml:space="preserve">и чтении статей на Хабр. </w:t>
      </w:r>
    </w:p>
    <w:p w14:paraId="2353C782" w14:textId="28BFA3F4" w:rsidR="00395DCE" w:rsidRDefault="00395DCE" w:rsidP="00780473">
      <w:r>
        <w:t>Я хочу научить автоэнкодировщик (фото 2), это позволит обучать модель на полностью не размеченных данных. По сути, так и делают все большие модели. Как минимум на некоторых шагах. У них нет размеченных данных, но зато очень много данных. И за счёт этого модель обучается понимать, извлекать информацию из самих данных. А потом, на этом – уже создать конкретный классификатор или что-то подобное (что требуется). Причём, модель может сама «создавать данные», за счёт того, что будет сама предсказывать следующий латтент (фото 1,2,3)</w:t>
      </w:r>
    </w:p>
    <w:p w14:paraId="7BE482A7" w14:textId="511123E9" w:rsidR="00780473" w:rsidRDefault="00780473" w:rsidP="00780473">
      <w:r>
        <w:t>Это аналогия того, как учили ChatGPT, взял эту идею вот из этой статьи:</w:t>
      </w:r>
      <w:r w:rsidR="00395DCE">
        <w:t xml:space="preserve"> </w:t>
      </w:r>
      <w:hyperlink r:id="rId111" w:history="1">
        <w:r w:rsidR="00395DCE" w:rsidRPr="006E6068">
          <w:rPr>
            <w:rStyle w:val="a5"/>
          </w:rPr>
          <w:t>https://habr.com/ru/articles/794566/</w:t>
        </w:r>
      </w:hyperlink>
      <w:r w:rsidR="00395DCE">
        <w:t xml:space="preserve">  </w:t>
      </w:r>
      <w:r>
        <w:t>(В ней много ссылок и на другие работы, очень хорошая в целом)</w:t>
      </w:r>
    </w:p>
    <w:p w14:paraId="6400E708" w14:textId="77777777" w:rsidR="00395DCE" w:rsidRDefault="00395DCE" w:rsidP="00395DCE">
      <w:r>
        <w:t>Плюс дальше идеи, которые записывал по ходу чтения:</w:t>
      </w:r>
    </w:p>
    <w:p w14:paraId="6ABB23B1" w14:textId="3AEAD3C5" w:rsidR="00395DCE" w:rsidRDefault="00780473" w:rsidP="00395DCE">
      <w:pPr>
        <w:pStyle w:val="a7"/>
        <w:numPr>
          <w:ilvl w:val="0"/>
          <w:numId w:val="6"/>
        </w:numPr>
      </w:pPr>
      <w:r>
        <w:t>я раньше делал пометку на видео в ютубе от этого же человека. (Найти видео)</w:t>
      </w:r>
      <w:r w:rsidR="00395DCE">
        <w:t>. Речь о авторе канала «Сиолошная»</w:t>
      </w:r>
    </w:p>
    <w:p w14:paraId="4C4EFBD0" w14:textId="5097CDB3" w:rsidR="00780473" w:rsidRDefault="00780473" w:rsidP="00395DCE">
      <w:pPr>
        <w:pStyle w:val="a7"/>
        <w:numPr>
          <w:ilvl w:val="0"/>
          <w:numId w:val="6"/>
        </w:numPr>
      </w:pPr>
      <w:r>
        <w:t>у него есть и статья о том как это делает ChatGPT</w:t>
      </w:r>
    </w:p>
    <w:p w14:paraId="0D1F2E90" w14:textId="474F0477" w:rsidR="00780473" w:rsidRDefault="00CF4DC1" w:rsidP="00780473">
      <w:hyperlink r:id="rId112" w:history="1">
        <w:r w:rsidR="00780473" w:rsidRPr="006E6068">
          <w:rPr>
            <w:rStyle w:val="a5"/>
          </w:rPr>
          <w:t>https://habr.com/ru/companies/ods/articles/716918/</w:t>
        </w:r>
      </w:hyperlink>
      <w:r w:rsidR="00780473">
        <w:t xml:space="preserve"> </w:t>
      </w:r>
    </w:p>
    <w:p w14:paraId="51EDD06A" w14:textId="034078F1" w:rsidR="00395DCE" w:rsidRDefault="00780473" w:rsidP="00395DCE">
      <w:pPr>
        <w:pStyle w:val="a7"/>
        <w:numPr>
          <w:ilvl w:val="0"/>
          <w:numId w:val="6"/>
        </w:numPr>
      </w:pPr>
      <w:r>
        <w:t>что-то интересное про это может быть</w:t>
      </w:r>
      <w:r w:rsidR="00395DCE">
        <w:t xml:space="preserve"> в моей</w:t>
      </w:r>
      <w:r>
        <w:t xml:space="preserve"> в статье по философии.</w:t>
      </w:r>
    </w:p>
    <w:p w14:paraId="281CC1F7" w14:textId="77777777" w:rsidR="00CA6850" w:rsidRDefault="00CA6850" w:rsidP="00CA6850">
      <w:pPr>
        <w:pStyle w:val="a7"/>
        <w:numPr>
          <w:ilvl w:val="0"/>
          <w:numId w:val="6"/>
        </w:numPr>
      </w:pPr>
      <w:r>
        <w:lastRenderedPageBreak/>
        <w:t>может быть полезна точная информация о подстанции. Но... Как это задавать, и в нынешних рамках - нереально. Так что пока, аналог ChatGPT, который смотрит просто текст.</w:t>
      </w:r>
    </w:p>
    <w:p w14:paraId="7249EE94" w14:textId="77777777" w:rsidR="00CA6850" w:rsidRDefault="00CA6850" w:rsidP="00CA6850">
      <w:pPr>
        <w:pStyle w:val="a7"/>
        <w:numPr>
          <w:ilvl w:val="0"/>
          <w:numId w:val="6"/>
        </w:numPr>
      </w:pPr>
      <w:r>
        <w:t>Увеличение моделей может в разы улучшить результаты, закон масштабирования (Фото 4)</w:t>
      </w:r>
    </w:p>
    <w:p w14:paraId="5B6C7AC8" w14:textId="70B464AA" w:rsidR="00CA6850" w:rsidRDefault="00CA6850" w:rsidP="00CA6850">
      <w:pPr>
        <w:pStyle w:val="a7"/>
        <w:numPr>
          <w:ilvl w:val="0"/>
          <w:numId w:val="6"/>
        </w:numPr>
      </w:pPr>
      <w:r>
        <w:t>Обучать модель актуально на данных, где она сильно ошибается, это важный факт дообучения (Фото 5)</w:t>
      </w:r>
    </w:p>
    <w:p w14:paraId="1AB84FCF" w14:textId="77777777" w:rsidR="00395DCE" w:rsidRDefault="00780473" w:rsidP="00395DCE">
      <w:pPr>
        <w:pStyle w:val="a7"/>
        <w:numPr>
          <w:ilvl w:val="0"/>
          <w:numId w:val="6"/>
        </w:numPr>
      </w:pPr>
      <w:r>
        <w:t>модель предсказывающая будущее и нужна. Вот только вопрос... Что она учится предсказывать следующую точку. А ведь надо уметь делать прогноз и на далëкое будущее, как и человек. Но это сложно, и пока не знаю как. (Хотя, появилось мысль - моделировать на некоторое время вперёд и на этом основании делать выводы - ведь это симулятор мира)</w:t>
      </w:r>
    </w:p>
    <w:p w14:paraId="64801D55" w14:textId="77777777" w:rsidR="00395DCE" w:rsidRDefault="00780473" w:rsidP="00395DCE">
      <w:pPr>
        <w:pStyle w:val="a7"/>
        <w:numPr>
          <w:ilvl w:val="0"/>
          <w:numId w:val="6"/>
        </w:numPr>
      </w:pPr>
      <w:r>
        <w:t xml:space="preserve">нейронка - может быть симулятором мира, в некотором смысле аналогом </w:t>
      </w:r>
      <w:r w:rsidR="00395DCE">
        <w:t>Матлаба</w:t>
      </w:r>
      <w:r>
        <w:t>, ртдс и прочего.</w:t>
      </w:r>
    </w:p>
    <w:p w14:paraId="3EDF7CBE" w14:textId="2F4B9CFA" w:rsidR="00780473" w:rsidRDefault="00780473" w:rsidP="00CA6850">
      <w:pPr>
        <w:pStyle w:val="a7"/>
        <w:numPr>
          <w:ilvl w:val="0"/>
          <w:numId w:val="6"/>
        </w:numPr>
      </w:pPr>
      <w:r>
        <w:t>можно добавить идею о том, что наш мозг так же учится создавать модель мира, она может быть достаточно проста - например чайка распознаëт маму по Красной линии с белыми точками (клюв). Значит мы так учимся анализировать осциллограммы. (Найти в видео от ALL, он на учёного ссылается, смотрел 02.03.2024)</w:t>
      </w:r>
    </w:p>
    <w:p w14:paraId="2C5D71FC" w14:textId="3A8574F7" w:rsidR="00395DCE" w:rsidRDefault="00395DCE" w:rsidP="00780473"/>
    <w:tbl>
      <w:tblPr>
        <w:tblStyle w:val="a6"/>
        <w:tblW w:w="0" w:type="auto"/>
        <w:tblLook w:val="04A0" w:firstRow="1" w:lastRow="0" w:firstColumn="1" w:lastColumn="0" w:noHBand="0" w:noVBand="1"/>
      </w:tblPr>
      <w:tblGrid>
        <w:gridCol w:w="4672"/>
        <w:gridCol w:w="4673"/>
      </w:tblGrid>
      <w:tr w:rsidR="00395DCE" w14:paraId="43BEC069" w14:textId="77777777" w:rsidTr="00395DCE">
        <w:tc>
          <w:tcPr>
            <w:tcW w:w="4672" w:type="dxa"/>
          </w:tcPr>
          <w:p w14:paraId="501D7AA6" w14:textId="0BAF4C59" w:rsidR="00395DCE" w:rsidRDefault="00395DCE" w:rsidP="00395DCE">
            <w:pPr>
              <w:ind w:firstLine="0"/>
              <w:jc w:val="center"/>
            </w:pPr>
            <w:r>
              <w:rPr>
                <w:noProof/>
              </w:rPr>
              <w:drawing>
                <wp:inline distT="0" distB="0" distL="0" distR="0" wp14:anchorId="5F10B52B" wp14:editId="3CD750E1">
                  <wp:extent cx="1748923" cy="3886200"/>
                  <wp:effectExtent l="0" t="0" r="381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759542" cy="3909796"/>
                          </a:xfrm>
                          <a:prstGeom prst="rect">
                            <a:avLst/>
                          </a:prstGeom>
                          <a:noFill/>
                          <a:ln>
                            <a:noFill/>
                          </a:ln>
                        </pic:spPr>
                      </pic:pic>
                    </a:graphicData>
                  </a:graphic>
                </wp:inline>
              </w:drawing>
            </w:r>
          </w:p>
        </w:tc>
        <w:tc>
          <w:tcPr>
            <w:tcW w:w="4673" w:type="dxa"/>
          </w:tcPr>
          <w:p w14:paraId="15F71A75" w14:textId="3AA277B9" w:rsidR="00395DCE" w:rsidRDefault="00395DCE" w:rsidP="00395DCE">
            <w:pPr>
              <w:ind w:firstLine="0"/>
              <w:jc w:val="center"/>
            </w:pPr>
            <w:r>
              <w:rPr>
                <w:noProof/>
              </w:rPr>
              <w:drawing>
                <wp:inline distT="0" distB="0" distL="0" distR="0" wp14:anchorId="5D4A81DD" wp14:editId="17E7733C">
                  <wp:extent cx="1748923" cy="3886200"/>
                  <wp:effectExtent l="0" t="0" r="381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755651" cy="3901149"/>
                          </a:xfrm>
                          <a:prstGeom prst="rect">
                            <a:avLst/>
                          </a:prstGeom>
                          <a:noFill/>
                          <a:ln>
                            <a:noFill/>
                          </a:ln>
                        </pic:spPr>
                      </pic:pic>
                    </a:graphicData>
                  </a:graphic>
                </wp:inline>
              </w:drawing>
            </w:r>
          </w:p>
        </w:tc>
      </w:tr>
      <w:tr w:rsidR="00395DCE" w14:paraId="7608CB61" w14:textId="77777777" w:rsidTr="00395DCE">
        <w:tc>
          <w:tcPr>
            <w:tcW w:w="4672" w:type="dxa"/>
          </w:tcPr>
          <w:p w14:paraId="07E8680C" w14:textId="2E270EA2" w:rsidR="00395DCE" w:rsidRDefault="00395DCE" w:rsidP="00395DCE">
            <w:pPr>
              <w:ind w:firstLine="0"/>
              <w:jc w:val="center"/>
            </w:pPr>
            <w:r>
              <w:t>Фото 1</w:t>
            </w:r>
          </w:p>
        </w:tc>
        <w:tc>
          <w:tcPr>
            <w:tcW w:w="4673" w:type="dxa"/>
          </w:tcPr>
          <w:p w14:paraId="79EC370C" w14:textId="7ED07E5D" w:rsidR="00395DCE" w:rsidRDefault="00395DCE" w:rsidP="00395DCE">
            <w:pPr>
              <w:ind w:firstLine="0"/>
              <w:jc w:val="center"/>
            </w:pPr>
            <w:r>
              <w:t>Фото 2</w:t>
            </w:r>
          </w:p>
        </w:tc>
      </w:tr>
      <w:tr w:rsidR="00395DCE" w14:paraId="40B54F68" w14:textId="77777777" w:rsidTr="00395DCE">
        <w:tc>
          <w:tcPr>
            <w:tcW w:w="4672" w:type="dxa"/>
          </w:tcPr>
          <w:p w14:paraId="4A6F4A8A" w14:textId="57C1AFCD" w:rsidR="00395DCE" w:rsidRDefault="00395DCE" w:rsidP="00395DCE">
            <w:pPr>
              <w:ind w:firstLine="0"/>
              <w:jc w:val="center"/>
            </w:pPr>
            <w:r>
              <w:rPr>
                <w:noProof/>
              </w:rPr>
              <w:lastRenderedPageBreak/>
              <w:drawing>
                <wp:inline distT="0" distB="0" distL="0" distR="0" wp14:anchorId="4FABA7EB" wp14:editId="43FEC64B">
                  <wp:extent cx="1857518" cy="4127500"/>
                  <wp:effectExtent l="0" t="0" r="9525" b="635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868188" cy="4151209"/>
                          </a:xfrm>
                          <a:prstGeom prst="rect">
                            <a:avLst/>
                          </a:prstGeom>
                          <a:noFill/>
                          <a:ln>
                            <a:noFill/>
                          </a:ln>
                        </pic:spPr>
                      </pic:pic>
                    </a:graphicData>
                  </a:graphic>
                </wp:inline>
              </w:drawing>
            </w:r>
          </w:p>
        </w:tc>
        <w:tc>
          <w:tcPr>
            <w:tcW w:w="4673" w:type="dxa"/>
          </w:tcPr>
          <w:p w14:paraId="2A8B652E" w14:textId="19AF1B20" w:rsidR="00395DCE" w:rsidRDefault="00395DCE" w:rsidP="00395DCE">
            <w:pPr>
              <w:ind w:firstLine="0"/>
              <w:jc w:val="center"/>
            </w:pPr>
            <w:r>
              <w:rPr>
                <w:noProof/>
              </w:rPr>
              <w:drawing>
                <wp:inline distT="0" distB="0" distL="0" distR="0" wp14:anchorId="20D98ACD" wp14:editId="4E6D6829">
                  <wp:extent cx="1851249" cy="4113573"/>
                  <wp:effectExtent l="0" t="0" r="0" b="127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63766" cy="4141385"/>
                          </a:xfrm>
                          <a:prstGeom prst="rect">
                            <a:avLst/>
                          </a:prstGeom>
                          <a:noFill/>
                          <a:ln>
                            <a:noFill/>
                          </a:ln>
                        </pic:spPr>
                      </pic:pic>
                    </a:graphicData>
                  </a:graphic>
                </wp:inline>
              </w:drawing>
            </w:r>
          </w:p>
        </w:tc>
      </w:tr>
      <w:tr w:rsidR="00395DCE" w14:paraId="5F332A5E" w14:textId="77777777" w:rsidTr="00395DCE">
        <w:tc>
          <w:tcPr>
            <w:tcW w:w="4672" w:type="dxa"/>
          </w:tcPr>
          <w:p w14:paraId="06B41D61" w14:textId="6C8E7378" w:rsidR="00395DCE" w:rsidRDefault="00395DCE" w:rsidP="00395DCE">
            <w:pPr>
              <w:ind w:firstLine="0"/>
              <w:jc w:val="center"/>
            </w:pPr>
            <w:r>
              <w:t>Фото 3</w:t>
            </w:r>
          </w:p>
        </w:tc>
        <w:tc>
          <w:tcPr>
            <w:tcW w:w="4673" w:type="dxa"/>
          </w:tcPr>
          <w:p w14:paraId="46D7C87C" w14:textId="06D0ED65" w:rsidR="00395DCE" w:rsidRDefault="00395DCE" w:rsidP="00395DCE">
            <w:pPr>
              <w:ind w:firstLine="0"/>
              <w:jc w:val="center"/>
            </w:pPr>
            <w:r>
              <w:t>Фото 4</w:t>
            </w:r>
          </w:p>
        </w:tc>
      </w:tr>
      <w:tr w:rsidR="00395DCE" w14:paraId="76A87AC0" w14:textId="77777777" w:rsidTr="00395DCE">
        <w:tc>
          <w:tcPr>
            <w:tcW w:w="4672" w:type="dxa"/>
          </w:tcPr>
          <w:p w14:paraId="48ED3283" w14:textId="3B8F03AC" w:rsidR="00395DCE" w:rsidRDefault="00395DCE" w:rsidP="00395DCE">
            <w:pPr>
              <w:ind w:firstLine="0"/>
              <w:jc w:val="center"/>
            </w:pPr>
            <w:r>
              <w:rPr>
                <w:noProof/>
              </w:rPr>
              <w:drawing>
                <wp:inline distT="0" distB="0" distL="0" distR="0" wp14:anchorId="014C6A16" wp14:editId="244D1341">
                  <wp:extent cx="1734421" cy="385397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740070" cy="3866527"/>
                          </a:xfrm>
                          <a:prstGeom prst="rect">
                            <a:avLst/>
                          </a:prstGeom>
                          <a:noFill/>
                          <a:ln>
                            <a:noFill/>
                          </a:ln>
                        </pic:spPr>
                      </pic:pic>
                    </a:graphicData>
                  </a:graphic>
                </wp:inline>
              </w:drawing>
            </w:r>
          </w:p>
        </w:tc>
        <w:tc>
          <w:tcPr>
            <w:tcW w:w="4673" w:type="dxa"/>
          </w:tcPr>
          <w:p w14:paraId="4EB7A7AD" w14:textId="60F3F39D" w:rsidR="00395DCE" w:rsidRDefault="00395DCE" w:rsidP="00395DCE">
            <w:pPr>
              <w:ind w:firstLine="0"/>
              <w:jc w:val="center"/>
            </w:pPr>
            <w:r>
              <w:rPr>
                <w:noProof/>
              </w:rPr>
              <w:drawing>
                <wp:inline distT="0" distB="0" distL="0" distR="0" wp14:anchorId="074CEEF4" wp14:editId="24377C45">
                  <wp:extent cx="1734348" cy="385381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753943" cy="3897356"/>
                          </a:xfrm>
                          <a:prstGeom prst="rect">
                            <a:avLst/>
                          </a:prstGeom>
                          <a:noFill/>
                          <a:ln>
                            <a:noFill/>
                          </a:ln>
                        </pic:spPr>
                      </pic:pic>
                    </a:graphicData>
                  </a:graphic>
                </wp:inline>
              </w:drawing>
            </w:r>
          </w:p>
        </w:tc>
      </w:tr>
      <w:tr w:rsidR="00395DCE" w14:paraId="436DBC71" w14:textId="77777777" w:rsidTr="00395DCE">
        <w:tc>
          <w:tcPr>
            <w:tcW w:w="4672" w:type="dxa"/>
          </w:tcPr>
          <w:p w14:paraId="387A0EF6" w14:textId="1A37DC5B" w:rsidR="00395DCE" w:rsidRDefault="00395DCE" w:rsidP="00395DCE">
            <w:pPr>
              <w:ind w:firstLine="0"/>
              <w:jc w:val="center"/>
            </w:pPr>
            <w:r>
              <w:t>Фото 5</w:t>
            </w:r>
          </w:p>
        </w:tc>
        <w:tc>
          <w:tcPr>
            <w:tcW w:w="4673" w:type="dxa"/>
          </w:tcPr>
          <w:p w14:paraId="3D9CCCE8" w14:textId="1A20EEBA" w:rsidR="00395DCE" w:rsidRDefault="00395DCE" w:rsidP="00395DCE">
            <w:pPr>
              <w:ind w:firstLine="0"/>
              <w:jc w:val="center"/>
            </w:pPr>
            <w:r>
              <w:t>Фото 6</w:t>
            </w:r>
          </w:p>
        </w:tc>
      </w:tr>
      <w:tr w:rsidR="00395DCE" w14:paraId="2284CC7E" w14:textId="77777777" w:rsidTr="00395DCE">
        <w:tc>
          <w:tcPr>
            <w:tcW w:w="4672" w:type="dxa"/>
          </w:tcPr>
          <w:p w14:paraId="63E324EC" w14:textId="77777777" w:rsidR="00395DCE" w:rsidRDefault="00395DCE" w:rsidP="00395DCE">
            <w:pPr>
              <w:ind w:firstLine="0"/>
              <w:jc w:val="center"/>
            </w:pPr>
          </w:p>
        </w:tc>
        <w:tc>
          <w:tcPr>
            <w:tcW w:w="4673" w:type="dxa"/>
          </w:tcPr>
          <w:p w14:paraId="1C0C64D4" w14:textId="77777777" w:rsidR="00395DCE" w:rsidRDefault="00395DCE" w:rsidP="00395DCE">
            <w:pPr>
              <w:ind w:firstLine="0"/>
              <w:jc w:val="center"/>
            </w:pPr>
          </w:p>
        </w:tc>
      </w:tr>
      <w:tr w:rsidR="00395DCE" w14:paraId="3661AA10" w14:textId="77777777" w:rsidTr="00395DCE">
        <w:tc>
          <w:tcPr>
            <w:tcW w:w="4672" w:type="dxa"/>
          </w:tcPr>
          <w:p w14:paraId="5BA5CF72" w14:textId="77777777" w:rsidR="00395DCE" w:rsidRDefault="00395DCE" w:rsidP="00395DCE">
            <w:pPr>
              <w:ind w:firstLine="0"/>
              <w:jc w:val="center"/>
            </w:pPr>
          </w:p>
        </w:tc>
        <w:tc>
          <w:tcPr>
            <w:tcW w:w="4673" w:type="dxa"/>
          </w:tcPr>
          <w:p w14:paraId="031421CF" w14:textId="77777777" w:rsidR="00395DCE" w:rsidRDefault="00395DCE" w:rsidP="00395DCE">
            <w:pPr>
              <w:ind w:firstLine="0"/>
              <w:jc w:val="center"/>
            </w:pPr>
          </w:p>
        </w:tc>
      </w:tr>
    </w:tbl>
    <w:p w14:paraId="2CE50432" w14:textId="77777777" w:rsidR="00395DCE" w:rsidRDefault="00395DCE" w:rsidP="00780473"/>
    <w:p w14:paraId="7A897FA7" w14:textId="51874FF5" w:rsidR="00780473" w:rsidRDefault="00780473" w:rsidP="00395DCE">
      <w:pPr>
        <w:ind w:firstLine="0"/>
      </w:pPr>
    </w:p>
    <w:p w14:paraId="1C9B2DAC" w14:textId="77777777" w:rsidR="00780473" w:rsidRDefault="00780473" w:rsidP="00974F3E"/>
    <w:p w14:paraId="6F6E72D5" w14:textId="28E40AED" w:rsidR="0032378C" w:rsidRPr="0032378C" w:rsidRDefault="0032378C" w:rsidP="00D36653">
      <w:pPr>
        <w:pStyle w:val="3"/>
        <w:rPr>
          <w:highlight w:val="yellow"/>
        </w:rPr>
      </w:pPr>
      <w:bookmarkStart w:id="357" w:name="_Toc201697722"/>
      <w:r>
        <w:rPr>
          <w:highlight w:val="yellow"/>
        </w:rPr>
        <w:t>Дикие идеи по ИИ</w:t>
      </w:r>
      <w:bookmarkEnd w:id="357"/>
    </w:p>
    <w:p w14:paraId="7C18BD24" w14:textId="3021994A" w:rsidR="0032378C" w:rsidRDefault="0032378C" w:rsidP="0032378C">
      <w:pPr>
        <w:ind w:firstLine="708"/>
      </w:pPr>
      <w:r>
        <w:t>Тут описываются идеи, которые почти гарантированно не воплотятся, но имеют интересные интерпретации и реальную практическую значимость</w:t>
      </w:r>
    </w:p>
    <w:p w14:paraId="58E37C54" w14:textId="25E72C02" w:rsidR="0032378C" w:rsidRDefault="0032378C" w:rsidP="00D36653">
      <w:pPr>
        <w:pStyle w:val="4"/>
      </w:pPr>
      <w:r>
        <w:t>Бот текстового анализа осциллограмм</w:t>
      </w:r>
    </w:p>
    <w:p w14:paraId="30900DE3" w14:textId="086FB019" w:rsidR="0032378C" w:rsidRDefault="0032378C" w:rsidP="0032378C">
      <w:pPr>
        <w:ind w:firstLine="708"/>
      </w:pPr>
      <w:r>
        <w:t>На основе предыдущих наработок, можно модели проводящей анализ осциллограмм попробовать прилепить какую-то языковую модель, которая будет пытать писать текстовый анализ, просмотрев осциллограмму.</w:t>
      </w:r>
    </w:p>
    <w:p w14:paraId="583B8130" w14:textId="77777777" w:rsidR="0032378C" w:rsidRDefault="0032378C" w:rsidP="00D36653">
      <w:pPr>
        <w:pStyle w:val="4"/>
      </w:pPr>
      <w:r>
        <w:t>Бот техподдержки</w:t>
      </w:r>
    </w:p>
    <w:p w14:paraId="7DD7E460" w14:textId="77777777" w:rsidR="0032378C" w:rsidRDefault="0032378C" w:rsidP="0032378C">
      <w:pPr>
        <w:ind w:firstLine="708"/>
      </w:pPr>
      <w:r>
        <w:t>Имеется идея создать бота техподдержки, которому будут скормлены знания электроэнергетики и вся наша документация (без конфиденциальной информации). И данный бот сможет отвечать на базовые вопросы.</w:t>
      </w:r>
    </w:p>
    <w:p w14:paraId="7E66779A" w14:textId="43AD96EC" w:rsidR="0032378C" w:rsidRDefault="0032378C" w:rsidP="0032378C">
      <w:pPr>
        <w:ind w:firstLine="708"/>
      </w:pPr>
    </w:p>
    <w:p w14:paraId="23593C89" w14:textId="77777777" w:rsidR="00780473" w:rsidRDefault="00780473">
      <w:pPr>
        <w:jc w:val="left"/>
      </w:pPr>
    </w:p>
    <w:p w14:paraId="7583B173" w14:textId="1BB9009D" w:rsidR="0032378C" w:rsidRDefault="0032378C">
      <w:pPr>
        <w:jc w:val="left"/>
      </w:pPr>
      <w:r>
        <w:br w:type="page"/>
      </w:r>
    </w:p>
    <w:p w14:paraId="67E254DA" w14:textId="76755458" w:rsidR="00974F3E" w:rsidRDefault="00974F3E" w:rsidP="00D36653">
      <w:pPr>
        <w:pStyle w:val="2"/>
      </w:pPr>
      <w:bookmarkStart w:id="358" w:name="_Toc201697723"/>
      <w:r>
        <w:lastRenderedPageBreak/>
        <w:t>БАВР</w:t>
      </w:r>
      <w:bookmarkEnd w:id="358"/>
    </w:p>
    <w:p w14:paraId="70DE1FBC" w14:textId="78CE63A0" w:rsidR="00974F3E" w:rsidRPr="00307F52" w:rsidRDefault="00974F3E" w:rsidP="00D36653">
      <w:pPr>
        <w:pStyle w:val="3"/>
      </w:pPr>
      <w:bookmarkStart w:id="359" w:name="_Toc201697724"/>
      <w:r>
        <w:t>Задачи</w:t>
      </w:r>
      <w:bookmarkEnd w:id="359"/>
    </w:p>
    <w:p w14:paraId="45CDDD2C" w14:textId="671BD581" w:rsidR="00974F3E" w:rsidRDefault="00974F3E" w:rsidP="00D36653">
      <w:pPr>
        <w:pStyle w:val="4"/>
      </w:pPr>
      <w:r>
        <w:t>Моделирование сети для генерации синтетических данных и более качественной оценки того, как должен работать РНМ</w:t>
      </w:r>
    </w:p>
    <w:p w14:paraId="6B5D0DC6" w14:textId="126B9F60" w:rsidR="00974F3E" w:rsidRDefault="00974F3E" w:rsidP="00974F3E">
      <w:pPr>
        <w:ind w:firstLine="708"/>
      </w:pPr>
      <w:r w:rsidRPr="00974F3E">
        <w:t>Требуется создать минимум 2 модели сети, которые потом можно и нужно использовать для генерации синтетических данных поведения РНМ.</w:t>
      </w:r>
      <w:r>
        <w:t xml:space="preserve"> Речь идёт о следующих двух моделях</w:t>
      </w:r>
    </w:p>
    <w:p w14:paraId="4E0153C0" w14:textId="77777777" w:rsidR="00974F3E" w:rsidRDefault="00974F3E" w:rsidP="00974F3E">
      <w:pPr>
        <w:ind w:firstLine="708"/>
      </w:pPr>
      <w:r>
        <w:t>Первая – это двухсекционная подстанция 6-10 кВ, которая запитана от трансформатора 110/6(10) кВ, например мощностью 25-63МВА. Суть данной модели в том, чтобы моделировать аварии в сети 110кВ через трансформатор, так как происходят существенные повороты векторов.</w:t>
      </w:r>
    </w:p>
    <w:p w14:paraId="6225E111" w14:textId="00DBF3DC" w:rsidR="00546D66" w:rsidRDefault="00974F3E" w:rsidP="00546D66">
      <w:pPr>
        <w:ind w:firstLine="708"/>
      </w:pPr>
      <w:r>
        <w:t xml:space="preserve">Вторая </w:t>
      </w:r>
      <w:r w:rsidR="00546D66">
        <w:t>— это</w:t>
      </w:r>
      <w:r>
        <w:t xml:space="preserve"> двухсекционная подстанция 6-10 кВ, которая запитана от внешней сети этого же напряжения, внешняя сеть относительно большая, там может стоят </w:t>
      </w:r>
      <w:r w:rsidR="00546D66">
        <w:t xml:space="preserve">трансформатор 35/6кВ. Суть данной модели в том, чтобы воспроизвести аварии в аналогичной сети и множество различных случаев ОЗЗ, которые могут перерастать в двухфазные КЗ разных типов, например фаза А во внешней сети и фаза В во внутренней сети. </w:t>
      </w:r>
      <w:r w:rsidR="00546D66" w:rsidRPr="00546D66">
        <w:rPr>
          <w:b/>
          <w:bCs/>
          <w:i/>
          <w:iCs/>
        </w:rPr>
        <w:t>Примечание:</w:t>
      </w:r>
      <w:r w:rsidR="00546D66" w:rsidRPr="00546D66">
        <w:rPr>
          <w:i/>
          <w:iCs/>
        </w:rPr>
        <w:t xml:space="preserve"> Нагрузка на подстанции может быть слабее.</w:t>
      </w:r>
    </w:p>
    <w:p w14:paraId="01A3117B" w14:textId="1584190A" w:rsidR="00974F3E" w:rsidRDefault="00974F3E" w:rsidP="00974F3E">
      <w:pPr>
        <w:ind w:firstLine="708"/>
      </w:pPr>
      <w:r>
        <w:t xml:space="preserve">Характер нагрузки на подстанциях можно моделировать одинаковый, в каждом из запусков, прост будет использоваться комбинация их (вкл/откл выключатель или ещё как-то </w:t>
      </w:r>
      <w:r w:rsidR="00546D66">
        <w:t>разделённая</w:t>
      </w:r>
      <w:r>
        <w:t>). На подстанции находится мощная синхронная двигательная нагрузка (около 1МВА), асинхронная нагрузка трансформаторная нагрузка и отходящие линии с средней трансформаторной / двигательной нагрузкой</w:t>
      </w:r>
    </w:p>
    <w:p w14:paraId="29ADB3B8" w14:textId="20DFB6E4" w:rsidR="00974F3E" w:rsidRPr="00974F3E" w:rsidRDefault="00974F3E" w:rsidP="00974F3E">
      <w:pPr>
        <w:ind w:firstLine="708"/>
      </w:pPr>
      <w:r>
        <w:t>Так же можно будет замоделировать наш РНМ, для оценки его поведения.</w:t>
      </w:r>
    </w:p>
    <w:p w14:paraId="01CD09E7" w14:textId="77777777" w:rsidR="00974F3E" w:rsidRPr="00307F52" w:rsidRDefault="00974F3E" w:rsidP="00974F3E"/>
    <w:sectPr w:rsidR="00974F3E" w:rsidRPr="00307F52" w:rsidSect="00702B40">
      <w:footerReference w:type="default" r:id="rId119"/>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лексей Евдаков" w:date="2024-02-16T21:24:00Z" w:initials="АЕ">
    <w:p w14:paraId="11E703BF" w14:textId="77777777" w:rsidR="005F5E18" w:rsidRPr="00C547C9" w:rsidRDefault="005F5E18" w:rsidP="00702B40">
      <w:pPr>
        <w:pStyle w:val="a9"/>
        <w:rPr>
          <w:lang w:val="ru-RU"/>
        </w:rPr>
      </w:pPr>
      <w:r>
        <w:rPr>
          <w:rStyle w:val="a8"/>
        </w:rPr>
        <w:annotationRef/>
      </w:r>
      <w:r>
        <w:rPr>
          <w:rStyle w:val="a8"/>
        </w:rPr>
        <w:annotationRef/>
      </w:r>
      <w:r w:rsidRPr="00702B40">
        <w:rPr>
          <w:lang w:val="ru-RU"/>
        </w:rPr>
        <w:t>Вставить подпись</w:t>
      </w:r>
    </w:p>
    <w:p w14:paraId="5A2F5A67" w14:textId="668772ED" w:rsidR="005F5E18" w:rsidRPr="00702B40" w:rsidRDefault="005F5E18">
      <w:pPr>
        <w:pStyle w:val="a9"/>
        <w:rPr>
          <w:lang w:val="ru-RU"/>
        </w:rPr>
      </w:pPr>
    </w:p>
  </w:comment>
  <w:comment w:id="2" w:author="Алексей Евдаков" w:date="2024-02-16T21:31:00Z" w:initials="АЕ">
    <w:p w14:paraId="508712DC" w14:textId="29BC9354" w:rsidR="005F5E18" w:rsidRPr="00702B40" w:rsidRDefault="005F5E18" w:rsidP="00702B40">
      <w:pPr>
        <w:pStyle w:val="a9"/>
        <w:jc w:val="left"/>
        <w:rPr>
          <w:lang w:val="ru-RU"/>
        </w:rPr>
      </w:pPr>
      <w:r>
        <w:rPr>
          <w:rStyle w:val="a8"/>
        </w:rPr>
        <w:annotationRef/>
      </w:r>
      <w:r>
        <w:rPr>
          <w:lang w:val="ru-RU"/>
        </w:rPr>
        <w:t>Уровень вложенности и прочие аспекты можно будет по итогу поменять.</w:t>
      </w:r>
    </w:p>
  </w:comment>
  <w:comment w:id="4" w:author="Алексей Евдаков [2]" w:date="2025-06-15T15:36:00Z" w:initials="АЕ">
    <w:p w14:paraId="4B515AA4" w14:textId="7D78359A" w:rsidR="00227070" w:rsidRPr="00227070" w:rsidRDefault="00227070" w:rsidP="00227070">
      <w:pPr>
        <w:pStyle w:val="a9"/>
        <w:rPr>
          <w:lang w:val="ru-RU"/>
        </w:rPr>
      </w:pPr>
      <w:r>
        <w:rPr>
          <w:rStyle w:val="a8"/>
        </w:rPr>
        <w:annotationRef/>
      </w:r>
      <w:r>
        <w:rPr>
          <w:rStyle w:val="a8"/>
        </w:rPr>
        <w:annotationRef/>
      </w:r>
      <w:r>
        <w:rPr>
          <w:lang w:val="ru-RU"/>
        </w:rPr>
        <w:t>Вставлен для того, чтобы было удобнее соблюдать общую идею и применять нейронки для правок</w:t>
      </w:r>
    </w:p>
  </w:comment>
  <w:comment w:id="5" w:author="Алексей Евдаков [2]" w:date="2025-06-15T15:36:00Z" w:initials="АЕ">
    <w:p w14:paraId="07AD5D2B" w14:textId="739B9C85" w:rsidR="00227070" w:rsidRPr="00227070" w:rsidRDefault="00227070" w:rsidP="00227070">
      <w:pPr>
        <w:pStyle w:val="a9"/>
        <w:rPr>
          <w:lang w:val="ru-RU"/>
        </w:rPr>
      </w:pPr>
      <w:r>
        <w:rPr>
          <w:rStyle w:val="a8"/>
        </w:rPr>
        <w:annotationRef/>
      </w:r>
      <w:r>
        <w:rPr>
          <w:lang w:val="ru-RU"/>
        </w:rPr>
        <w:t>Повторюсь, это прост краткий обзор, того что уже есть</w:t>
      </w:r>
    </w:p>
  </w:comment>
  <w:comment w:id="7" w:author="Алексей Евдаков [2]" w:date="2026-07-24T22:52:00Z" w:initials="АЕ">
    <w:p w14:paraId="3AE5DB2B" w14:textId="6A9BB0C0" w:rsidR="00BB0E6C" w:rsidRPr="00BB0E6C" w:rsidRDefault="00BB0E6C">
      <w:pPr>
        <w:pStyle w:val="a9"/>
        <w:rPr>
          <w:lang w:val="ru-RU"/>
        </w:rPr>
      </w:pPr>
      <w:r>
        <w:rPr>
          <w:rStyle w:val="a8"/>
        </w:rPr>
        <w:annotationRef/>
      </w:r>
      <w:r>
        <w:rPr>
          <w:lang w:val="ru-RU"/>
        </w:rPr>
        <w:t>Были описки</w:t>
      </w:r>
    </w:p>
  </w:comment>
  <w:comment w:id="8" w:author="Евдаков Алексей" w:date="2025-05-21T15:03:00Z" w:initials="EAE">
    <w:p w14:paraId="6DFBF7F8" w14:textId="25A74946" w:rsidR="005F5E18" w:rsidRPr="00C871EA" w:rsidRDefault="005F5E18">
      <w:pPr>
        <w:pStyle w:val="a9"/>
        <w:rPr>
          <w:lang w:val="ru-RU"/>
        </w:rPr>
      </w:pPr>
      <w:r>
        <w:rPr>
          <w:rStyle w:val="a8"/>
        </w:rPr>
        <w:annotationRef/>
      </w:r>
      <w:r>
        <w:rPr>
          <w:lang w:val="ru-RU"/>
        </w:rPr>
        <w:t>Пока такое название, потом поправится.</w:t>
      </w:r>
    </w:p>
  </w:comment>
  <w:comment w:id="10" w:author="Евдаков Алексей" w:date="2025-05-21T14:50:00Z" w:initials="EAE">
    <w:p w14:paraId="6BF0BDBE" w14:textId="4BBEEB30" w:rsidR="005F5E18" w:rsidRPr="00F314A4" w:rsidRDefault="005F5E18">
      <w:pPr>
        <w:pStyle w:val="a9"/>
        <w:rPr>
          <w:lang w:val="ru-RU"/>
        </w:rPr>
      </w:pPr>
      <w:r>
        <w:rPr>
          <w:rStyle w:val="a8"/>
        </w:rPr>
        <w:annotationRef/>
      </w:r>
      <w:r>
        <w:rPr>
          <w:lang w:val="ru-RU"/>
        </w:rPr>
        <w:t>Вставить ссылку</w:t>
      </w:r>
    </w:p>
  </w:comment>
  <w:comment w:id="11" w:author="Евдаков Алексей" w:date="2025-05-21T14:28:00Z" w:initials="EAE">
    <w:p w14:paraId="29E6EF84" w14:textId="05D7D69A" w:rsidR="005F5E18" w:rsidRPr="000D2A0B" w:rsidRDefault="005F5E18">
      <w:pPr>
        <w:pStyle w:val="a9"/>
        <w:rPr>
          <w:lang w:val="ru-RU"/>
        </w:rPr>
      </w:pPr>
      <w:r>
        <w:rPr>
          <w:rStyle w:val="a8"/>
        </w:rPr>
        <w:annotationRef/>
      </w:r>
      <w:r>
        <w:rPr>
          <w:lang w:val="ru-RU"/>
        </w:rPr>
        <w:t>Перевести на русский</w:t>
      </w:r>
    </w:p>
  </w:comment>
  <w:comment w:id="14" w:author="Евдаков Алексей" w:date="2025-05-21T15:00:00Z" w:initials="EAE">
    <w:p w14:paraId="7710A73F" w14:textId="240E456D" w:rsidR="005F5E18" w:rsidRPr="00C871EA" w:rsidRDefault="005F5E18">
      <w:pPr>
        <w:pStyle w:val="a9"/>
        <w:rPr>
          <w:lang w:val="ru-RU"/>
        </w:rPr>
      </w:pPr>
      <w:r>
        <w:rPr>
          <w:rStyle w:val="a8"/>
        </w:rPr>
        <w:annotationRef/>
      </w:r>
      <w:r>
        <w:rPr>
          <w:lang w:val="ru-RU"/>
        </w:rPr>
        <w:t>Пока почти полностью отсутствует какой-либо анализ.</w:t>
      </w:r>
    </w:p>
  </w:comment>
  <w:comment w:id="15" w:author="Евдаков Алексей" w:date="2025-05-29T09:20:00Z" w:initials="EAE">
    <w:p w14:paraId="524F83C5" w14:textId="77777777" w:rsidR="00845A1F" w:rsidRDefault="00845A1F">
      <w:pPr>
        <w:pStyle w:val="a9"/>
        <w:rPr>
          <w:lang w:val="ru-RU"/>
        </w:rPr>
      </w:pPr>
      <w:r>
        <w:rPr>
          <w:rStyle w:val="a8"/>
        </w:rPr>
        <w:annotationRef/>
      </w:r>
      <w:r>
        <w:rPr>
          <w:lang w:val="ru-RU"/>
        </w:rPr>
        <w:t xml:space="preserve">См. файл </w:t>
      </w:r>
    </w:p>
    <w:p w14:paraId="1C294A1F" w14:textId="77777777" w:rsidR="00845A1F" w:rsidRDefault="00845A1F">
      <w:pPr>
        <w:pStyle w:val="a9"/>
        <w:rPr>
          <w:lang w:val="ru-RU"/>
        </w:rPr>
      </w:pPr>
      <w:r w:rsidRPr="00845A1F">
        <w:rPr>
          <w:lang w:val="ru-RU"/>
        </w:rPr>
        <w:t>D:\Буфер (Алексей)\Отчёты\Саратов НПЗ (Роснефть)\29.05.2025</w:t>
      </w:r>
    </w:p>
    <w:p w14:paraId="5679EDE1" w14:textId="77777777" w:rsidR="00845A1F" w:rsidRDefault="00845A1F">
      <w:pPr>
        <w:pStyle w:val="a9"/>
        <w:rPr>
          <w:lang w:val="ru-RU"/>
        </w:rPr>
      </w:pPr>
    </w:p>
    <w:p w14:paraId="47A06D83" w14:textId="4016D4A6" w:rsidR="00845A1F" w:rsidRPr="00845A1F" w:rsidRDefault="00845A1F">
      <w:pPr>
        <w:pStyle w:val="a9"/>
        <w:rPr>
          <w:lang w:val="ru-RU"/>
        </w:rPr>
      </w:pPr>
      <w:r>
        <w:rPr>
          <w:lang w:val="ru-RU"/>
        </w:rPr>
        <w:t>Там отправили запрос – как справить с срабатыванием при синхронной просадке?</w:t>
      </w:r>
    </w:p>
  </w:comment>
  <w:comment w:id="17" w:author="Евдаков Алексей" w:date="2025-05-21T15:28:00Z" w:initials="EAE">
    <w:p w14:paraId="7555870C" w14:textId="4D30E767" w:rsidR="005F5E18" w:rsidRPr="0050417B" w:rsidRDefault="005F5E18">
      <w:pPr>
        <w:pStyle w:val="a9"/>
        <w:rPr>
          <w:lang w:val="ru-RU"/>
        </w:rPr>
      </w:pPr>
      <w:r>
        <w:rPr>
          <w:rStyle w:val="a8"/>
        </w:rPr>
        <w:annotationRef/>
      </w:r>
      <w:r>
        <w:rPr>
          <w:lang w:val="ru-RU"/>
        </w:rPr>
        <w:t>Вставить ссылку</w:t>
      </w:r>
    </w:p>
  </w:comment>
  <w:comment w:id="18" w:author="Feel" w:date="2024-02-14T11:27:00Z" w:initials="F">
    <w:p w14:paraId="55049D06" w14:textId="77777777" w:rsidR="005F5E18" w:rsidRDefault="005F5E18" w:rsidP="006F2F48">
      <w:pPr>
        <w:pStyle w:val="a9"/>
        <w:rPr>
          <w:lang w:val="ru-RU"/>
        </w:rPr>
      </w:pPr>
      <w:r>
        <w:rPr>
          <w:rStyle w:val="a8"/>
        </w:rPr>
        <w:annotationRef/>
      </w:r>
      <w:r>
        <w:rPr>
          <w:lang w:val="ru-RU"/>
        </w:rPr>
        <w:t>Если публиковать, то с расшифровкой каждой буквы</w:t>
      </w:r>
    </w:p>
    <w:p w14:paraId="2D08C75F" w14:textId="3693B49B" w:rsidR="005F5E18" w:rsidRPr="008F714A" w:rsidRDefault="005F5E18" w:rsidP="006F2F48">
      <w:pPr>
        <w:pStyle w:val="a9"/>
        <w:rPr>
          <w:lang w:val="ru-RU"/>
        </w:rPr>
      </w:pPr>
      <w:r>
        <w:rPr>
          <w:lang w:val="ru-RU"/>
        </w:rPr>
        <w:t>+ советую нарисовать подключение БАВР и обозначить ВСЕ величины, как в формулах</w:t>
      </w:r>
      <w:r w:rsidRPr="008F714A">
        <w:rPr>
          <w:lang w:val="ru-RU"/>
        </w:rPr>
        <w:t>/</w:t>
      </w:r>
      <w:r>
        <w:rPr>
          <w:lang w:val="ru-RU"/>
        </w:rPr>
        <w:t>на рисунках. Везде одинаково</w:t>
      </w:r>
    </w:p>
    <w:p w14:paraId="44D55955" w14:textId="77777777" w:rsidR="005F5E18" w:rsidRPr="008F714A" w:rsidRDefault="005F5E18" w:rsidP="006F2F48">
      <w:pPr>
        <w:pStyle w:val="a9"/>
        <w:rPr>
          <w:lang w:val="ru-RU"/>
        </w:rPr>
      </w:pPr>
      <w:r>
        <w:rPr>
          <w:lang w:val="ru-RU"/>
        </w:rPr>
        <w:t>Думаю, лучше будет смотреться в диссере, в тексте. Там в любом случае надо будет описать. А вы формулы патентуете?</w:t>
      </w:r>
    </w:p>
  </w:comment>
  <w:comment w:id="19" w:author="Евдаков Алексей" w:date="2024-02-14T14:32:00Z" w:initials="EAE">
    <w:p w14:paraId="47D0F934" w14:textId="77777777" w:rsidR="005F5E18" w:rsidRPr="00396BD4" w:rsidRDefault="005F5E18" w:rsidP="006F2F48">
      <w:pPr>
        <w:pStyle w:val="a9"/>
        <w:rPr>
          <w:lang w:val="ru-RU"/>
        </w:rPr>
      </w:pPr>
      <w:r>
        <w:rPr>
          <w:rStyle w:val="a8"/>
        </w:rPr>
        <w:annotationRef/>
      </w:r>
      <w:r>
        <w:rPr>
          <w:lang w:val="ru-RU"/>
        </w:rPr>
        <w:t>Нет, не патентуем. Поэтому пока и вопрос о разглашении формулы</w:t>
      </w:r>
    </w:p>
  </w:comment>
  <w:comment w:id="20" w:author="Евдаков Алексей" w:date="2025-05-21T15:29:00Z" w:initials="EAE">
    <w:p w14:paraId="20DB1FB7" w14:textId="2A40D40B" w:rsidR="005F5E18" w:rsidRPr="0050417B" w:rsidRDefault="005F5E18">
      <w:pPr>
        <w:pStyle w:val="a9"/>
        <w:rPr>
          <w:lang w:val="ru-RU"/>
        </w:rPr>
      </w:pPr>
      <w:r>
        <w:rPr>
          <w:rStyle w:val="a8"/>
        </w:rPr>
        <w:annotationRef/>
      </w:r>
      <w:r>
        <w:rPr>
          <w:lang w:val="ru-RU"/>
        </w:rPr>
        <w:t>Да и в целом, здесь не сказать, что прям очень нужно указывать. Может кратко будет описано ранее в работах Данила</w:t>
      </w:r>
    </w:p>
  </w:comment>
  <w:comment w:id="22" w:author="Feel" w:date="2024-02-14T11:31:00Z" w:initials="F">
    <w:p w14:paraId="51D6E1A8" w14:textId="77777777" w:rsidR="005F5E18" w:rsidRPr="008F714A" w:rsidRDefault="005F5E18" w:rsidP="006F2F48">
      <w:pPr>
        <w:pStyle w:val="a9"/>
        <w:rPr>
          <w:lang w:val="ru-RU"/>
        </w:rPr>
      </w:pPr>
      <w:r>
        <w:rPr>
          <w:rStyle w:val="a8"/>
        </w:rPr>
        <w:annotationRef/>
      </w:r>
      <w:r>
        <w:rPr>
          <w:lang w:val="ru-RU"/>
        </w:rPr>
        <w:t>Понимаю, что фаза А, потому что желтая. Токи подписаны одинаково. Печать может быть ч</w:t>
      </w:r>
      <w:r w:rsidRPr="00396BD4">
        <w:rPr>
          <w:lang w:val="ru-RU"/>
        </w:rPr>
        <w:t>/</w:t>
      </w:r>
      <w:r>
        <w:rPr>
          <w:lang w:val="ru-RU"/>
        </w:rPr>
        <w:t>б, лучше подписать по-разному</w:t>
      </w:r>
    </w:p>
  </w:comment>
  <w:comment w:id="23" w:author="Евдаков Алексей" w:date="2025-05-21T15:30:00Z" w:initials="EAE">
    <w:p w14:paraId="5839F923" w14:textId="77777777" w:rsidR="005F5E18" w:rsidRDefault="005F5E18">
      <w:pPr>
        <w:pStyle w:val="a9"/>
        <w:rPr>
          <w:lang w:val="ru-RU"/>
        </w:rPr>
      </w:pPr>
      <w:r>
        <w:rPr>
          <w:rStyle w:val="a8"/>
        </w:rPr>
        <w:annotationRef/>
      </w:r>
      <w:r>
        <w:rPr>
          <w:lang w:val="ru-RU"/>
        </w:rPr>
        <w:t>Да, сделаем, наверное, прост симулируем, тут не нужен прям реальный сигнал, лишь описание сути.</w:t>
      </w:r>
    </w:p>
    <w:p w14:paraId="141364BE" w14:textId="43179EF0" w:rsidR="005F5E18" w:rsidRPr="0050417B" w:rsidRDefault="005F5E18">
      <w:pPr>
        <w:pStyle w:val="a9"/>
        <w:rPr>
          <w:lang w:val="ru-RU"/>
        </w:rPr>
      </w:pPr>
      <w:r>
        <w:rPr>
          <w:lang w:val="ru-RU"/>
        </w:rPr>
        <w:t>+ сделать без колебаний – ровную.</w:t>
      </w:r>
    </w:p>
  </w:comment>
  <w:comment w:id="24" w:author="Feel" w:date="2024-02-14T11:34:00Z" w:initials="F">
    <w:p w14:paraId="3B9BD6C1" w14:textId="77777777" w:rsidR="005F5E18" w:rsidRPr="00DC0D07" w:rsidRDefault="005F5E18" w:rsidP="006F2F48">
      <w:pPr>
        <w:pStyle w:val="a9"/>
        <w:rPr>
          <w:lang w:val="ru-RU"/>
        </w:rPr>
      </w:pPr>
      <w:r>
        <w:rPr>
          <w:rStyle w:val="a8"/>
        </w:rPr>
        <w:annotationRef/>
      </w:r>
      <w:r>
        <w:rPr>
          <w:lang w:val="ru-RU"/>
        </w:rPr>
        <w:t>Нужно пояснить. Сигналов токов в фазах В и С? А что произошло? ОЗЗ? Тогда токи вроде и не должны до нуля упасть, да и напряжения есть (треугольник сохранился)</w:t>
      </w:r>
    </w:p>
  </w:comment>
  <w:comment w:id="25" w:author="Евдаков Алексей" w:date="2024-02-14T14:55:00Z" w:initials="EAE">
    <w:p w14:paraId="648A7317" w14:textId="77777777" w:rsidR="005F5E18" w:rsidRDefault="005F5E18" w:rsidP="006F2F48">
      <w:pPr>
        <w:pStyle w:val="a9"/>
        <w:rPr>
          <w:lang w:val="ru-RU"/>
        </w:rPr>
      </w:pPr>
      <w:r>
        <w:rPr>
          <w:rStyle w:val="a8"/>
        </w:rPr>
        <w:annotationRef/>
      </w:r>
      <w:r>
        <w:rPr>
          <w:lang w:val="ru-RU"/>
        </w:rPr>
        <w:t>Да, совсем не то вставил.</w:t>
      </w:r>
    </w:p>
    <w:p w14:paraId="2E6E366A" w14:textId="77777777" w:rsidR="005F5E18" w:rsidRDefault="005F5E18" w:rsidP="006F2F48">
      <w:pPr>
        <w:pStyle w:val="a9"/>
        <w:rPr>
          <w:lang w:val="ru-RU"/>
        </w:rPr>
      </w:pPr>
      <w:r>
        <w:rPr>
          <w:lang w:val="ru-RU"/>
        </w:rPr>
        <w:t>Вот новая картинка, на которой видно, что ток не обнулился.</w:t>
      </w:r>
    </w:p>
    <w:p w14:paraId="552A3A0D" w14:textId="77777777" w:rsidR="005F5E18" w:rsidRDefault="005F5E18" w:rsidP="006F2F48">
      <w:pPr>
        <w:pStyle w:val="a9"/>
        <w:rPr>
          <w:lang w:val="ru-RU"/>
        </w:rPr>
      </w:pPr>
    </w:p>
    <w:p w14:paraId="5001F1BE" w14:textId="77777777" w:rsidR="005F5E18" w:rsidRPr="00F951E3" w:rsidRDefault="005F5E18" w:rsidP="006F2F48">
      <w:pPr>
        <w:pStyle w:val="a9"/>
        <w:rPr>
          <w:lang w:val="ru-RU"/>
        </w:rPr>
      </w:pPr>
      <w:r>
        <w:rPr>
          <w:lang w:val="ru-RU"/>
        </w:rPr>
        <w:t>Тип аварии – внешнее двухфазное замыкание в сети 110кВ (за трансом).</w:t>
      </w:r>
    </w:p>
  </w:comment>
  <w:comment w:id="26" w:author="Евдаков Алексей" w:date="2025-05-21T11:26:00Z" w:initials="EAE">
    <w:p w14:paraId="08B79838" w14:textId="77777777" w:rsidR="005F5E18" w:rsidRPr="00041E70" w:rsidRDefault="005F5E18" w:rsidP="0050417B">
      <w:pPr>
        <w:pStyle w:val="a9"/>
        <w:rPr>
          <w:lang w:val="ru-RU"/>
        </w:rPr>
      </w:pPr>
      <w:r>
        <w:rPr>
          <w:rStyle w:val="a8"/>
        </w:rPr>
        <w:annotationRef/>
      </w:r>
      <w:r w:rsidRPr="00041E70">
        <w:rPr>
          <w:lang w:val="ru-RU"/>
        </w:rPr>
        <w:t>13000705</w:t>
      </w:r>
    </w:p>
  </w:comment>
  <w:comment w:id="27" w:author="Евдаков Алексей" w:date="2025-05-21T11:28:00Z" w:initials="EAE">
    <w:p w14:paraId="06575897" w14:textId="77777777" w:rsidR="005F5E18" w:rsidRDefault="005F5E18" w:rsidP="0050417B">
      <w:pPr>
        <w:pStyle w:val="a9"/>
        <w:rPr>
          <w:lang w:val="ru-RU"/>
        </w:rPr>
      </w:pPr>
      <w:r>
        <w:rPr>
          <w:rStyle w:val="a8"/>
        </w:rPr>
        <w:annotationRef/>
      </w:r>
      <w:r>
        <w:rPr>
          <w:lang w:val="ru-RU"/>
        </w:rPr>
        <w:t xml:space="preserve">Там же есть </w:t>
      </w:r>
      <w:r w:rsidRPr="00041E70">
        <w:rPr>
          <w:lang w:val="ru-RU"/>
        </w:rPr>
        <w:t>1300070</w:t>
      </w:r>
      <w:r>
        <w:rPr>
          <w:lang w:val="ru-RU"/>
        </w:rPr>
        <w:t>4 – там просадка была более долгая, но не такая сильная, и БАВР по напряжению мог бы отработать позже. В общем, можно будет подумать и в случае чего и её включить</w:t>
      </w:r>
    </w:p>
    <w:p w14:paraId="5FEE4DD4" w14:textId="77777777" w:rsidR="005F5E18" w:rsidRPr="00041E70" w:rsidRDefault="005F5E18" w:rsidP="0050417B">
      <w:pPr>
        <w:pStyle w:val="a9"/>
        <w:rPr>
          <w:lang w:val="ru-RU"/>
        </w:rPr>
      </w:pPr>
      <w:r>
        <w:rPr>
          <w:noProof/>
        </w:rPr>
        <w:drawing>
          <wp:inline distT="0" distB="0" distL="0" distR="0" wp14:anchorId="5034826D" wp14:editId="097C6552">
            <wp:extent cx="2178050" cy="1129187"/>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06962" cy="1144176"/>
                    </a:xfrm>
                    <a:prstGeom prst="rect">
                      <a:avLst/>
                    </a:prstGeom>
                  </pic:spPr>
                </pic:pic>
              </a:graphicData>
            </a:graphic>
          </wp:inline>
        </w:drawing>
      </w:r>
    </w:p>
  </w:comment>
  <w:comment w:id="28" w:author="Евдаков Алексей" w:date="2025-05-21T11:39:00Z" w:initials="EAE">
    <w:p w14:paraId="542CA7F7" w14:textId="77777777" w:rsidR="005F5E18" w:rsidRPr="00DE7BAD" w:rsidRDefault="005F5E18" w:rsidP="0050417B">
      <w:pPr>
        <w:pStyle w:val="a9"/>
        <w:jc w:val="both"/>
        <w:rPr>
          <w:lang w:val="ru-RU"/>
        </w:rPr>
      </w:pPr>
      <w:r>
        <w:rPr>
          <w:rStyle w:val="a8"/>
        </w:rPr>
        <w:annotationRef/>
      </w:r>
      <w:r>
        <w:rPr>
          <w:lang w:val="ru-RU"/>
        </w:rPr>
        <w:t>Это не совсем РНМ касается, но на самом деле важное примечание. Поэтому пока жёлтым.</w:t>
      </w:r>
    </w:p>
  </w:comment>
  <w:comment w:id="29" w:author="Алексей Евдаков [2]" w:date="2025-05-13T11:17:00Z" w:initials="АЕ">
    <w:p w14:paraId="75A3EAE0" w14:textId="77777777" w:rsidR="005F5E18" w:rsidRPr="00242666" w:rsidRDefault="005F5E18" w:rsidP="006F2F48">
      <w:pPr>
        <w:pStyle w:val="a9"/>
        <w:rPr>
          <w:lang w:val="ru-RU"/>
        </w:rPr>
      </w:pPr>
      <w:r>
        <w:rPr>
          <w:rStyle w:val="a8"/>
        </w:rPr>
        <w:annotationRef/>
      </w:r>
      <w:r w:rsidRPr="00A6599F">
        <w:t>t</w:t>
      </w:r>
      <w:r w:rsidRPr="00242666">
        <w:rPr>
          <w:lang w:val="ru-RU"/>
        </w:rPr>
        <w:t>211131104284_</w:t>
      </w:r>
      <w:r w:rsidRPr="00A6599F">
        <w:t>o</w:t>
      </w:r>
      <w:r w:rsidRPr="00242666">
        <w:rPr>
          <w:lang w:val="ru-RU"/>
        </w:rPr>
        <w:t>0203</w:t>
      </w:r>
    </w:p>
  </w:comment>
  <w:comment w:id="30" w:author="Евдаков Алексей" w:date="2025-05-21T15:40:00Z" w:initials="EAE">
    <w:p w14:paraId="4D7C39E9" w14:textId="06364242" w:rsidR="005F5E18" w:rsidRPr="002240F2" w:rsidRDefault="005F5E18">
      <w:pPr>
        <w:pStyle w:val="a9"/>
        <w:rPr>
          <w:lang w:val="ru-RU"/>
        </w:rPr>
      </w:pPr>
      <w:r>
        <w:rPr>
          <w:rStyle w:val="a8"/>
        </w:rPr>
        <w:annotationRef/>
      </w:r>
      <w:r>
        <w:rPr>
          <w:lang w:val="ru-RU"/>
        </w:rPr>
        <w:t>Улучшить картинку, здесь отмечены главные идеи</w:t>
      </w:r>
    </w:p>
  </w:comment>
  <w:comment w:id="31" w:author="Евдаков Алексей" w:date="2025-05-21T15:43:00Z" w:initials="EAE">
    <w:p w14:paraId="05B2A176" w14:textId="3CACEE33" w:rsidR="005F5E18" w:rsidRPr="002240F2" w:rsidRDefault="005F5E18">
      <w:pPr>
        <w:pStyle w:val="a9"/>
        <w:rPr>
          <w:lang w:val="ru-RU"/>
        </w:rPr>
      </w:pPr>
      <w:r>
        <w:rPr>
          <w:rStyle w:val="a8"/>
        </w:rPr>
        <w:annotationRef/>
      </w:r>
      <w:r>
        <w:rPr>
          <w:lang w:val="ru-RU"/>
        </w:rPr>
        <w:t xml:space="preserve">Улучшить картинки </w:t>
      </w:r>
    </w:p>
  </w:comment>
  <w:comment w:id="32" w:author="Алексей Евдаков [2]" w:date="2025-05-13T11:49:00Z" w:initials="АЕ">
    <w:p w14:paraId="5DFBCE8C" w14:textId="77777777" w:rsidR="005F5E18" w:rsidRPr="00242666" w:rsidRDefault="005F5E18" w:rsidP="002240F2">
      <w:pPr>
        <w:pStyle w:val="a9"/>
        <w:rPr>
          <w:lang w:val="ru-RU"/>
        </w:rPr>
      </w:pPr>
      <w:r>
        <w:rPr>
          <w:rStyle w:val="a8"/>
        </w:rPr>
        <w:annotationRef/>
      </w:r>
      <w:r>
        <w:rPr>
          <w:lang w:val="ru-RU"/>
        </w:rPr>
        <w:t>Улучшить текст, в рамках единого раздела.</w:t>
      </w:r>
    </w:p>
  </w:comment>
  <w:comment w:id="33" w:author="Алексей Евдаков [2]" w:date="2025-11-17T23:14:00Z" w:initials="АЕ">
    <w:p w14:paraId="220275A3" w14:textId="77777777" w:rsidR="00FE0CAE" w:rsidRDefault="00FE0CAE">
      <w:pPr>
        <w:pStyle w:val="a9"/>
        <w:rPr>
          <w:lang w:val="ru-RU"/>
        </w:rPr>
      </w:pPr>
      <w:r>
        <w:rPr>
          <w:rStyle w:val="a8"/>
        </w:rPr>
        <w:annotationRef/>
      </w:r>
      <w:r>
        <w:rPr>
          <w:lang w:val="ru-RU"/>
        </w:rPr>
        <w:t>Просто накинул, чтобы не потерять</w:t>
      </w:r>
    </w:p>
    <w:p w14:paraId="4EFF97EE" w14:textId="77777777" w:rsidR="00FE0CAE" w:rsidRDefault="00FE0CAE">
      <w:pPr>
        <w:pStyle w:val="a9"/>
        <w:rPr>
          <w:lang w:val="ru-RU"/>
        </w:rPr>
      </w:pPr>
    </w:p>
    <w:p w14:paraId="1F42D7E4" w14:textId="01C03A4B" w:rsidR="00FE0CAE" w:rsidRPr="00FE0CAE" w:rsidRDefault="00FE0CAE">
      <w:pPr>
        <w:pStyle w:val="a9"/>
        <w:rPr>
          <w:lang w:val="ru-RU"/>
        </w:rPr>
      </w:pPr>
      <w:r w:rsidRPr="00FE0CAE">
        <w:rPr>
          <w:lang w:val="ru-RU"/>
        </w:rPr>
        <w:t>Беседы с Сашей от 28.08.2025</w:t>
      </w:r>
      <w:r>
        <w:rPr>
          <w:lang w:val="ru-RU"/>
        </w:rPr>
        <w:t>, можно там поискать.</w:t>
      </w:r>
    </w:p>
  </w:comment>
  <w:comment w:id="34" w:author="Алексей Евдаков [2]" w:date="2025-11-17T23:14:00Z" w:initials="АЕ">
    <w:p w14:paraId="42BCE3A2" w14:textId="64B9A4B1" w:rsidR="00FE0CAE" w:rsidRPr="00FE0CAE" w:rsidRDefault="00FE0CAE">
      <w:pPr>
        <w:pStyle w:val="a9"/>
        <w:rPr>
          <w:lang w:val="ru-RU"/>
        </w:rPr>
      </w:pPr>
      <w:r>
        <w:rPr>
          <w:rStyle w:val="a8"/>
        </w:rPr>
        <w:annotationRef/>
      </w:r>
      <w:r>
        <w:rPr>
          <w:lang w:val="ru-RU"/>
        </w:rPr>
        <w:t>Терминал 931</w:t>
      </w:r>
    </w:p>
  </w:comment>
  <w:comment w:id="36" w:author="Евдаков Алексей" w:date="2025-05-21T15:59:00Z" w:initials="EAE">
    <w:p w14:paraId="27525024" w14:textId="5F9DD499" w:rsidR="005F5E18" w:rsidRPr="00362955" w:rsidRDefault="005F5E18">
      <w:pPr>
        <w:pStyle w:val="a9"/>
        <w:rPr>
          <w:lang w:val="ru-RU"/>
        </w:rPr>
      </w:pPr>
      <w:r>
        <w:rPr>
          <w:rStyle w:val="a8"/>
        </w:rPr>
        <w:annotationRef/>
      </w:r>
      <w:r>
        <w:rPr>
          <w:lang w:val="ru-RU"/>
        </w:rPr>
        <w:t>Никакой конкретики я не привожу, так как меня просили не разглашать, поэтому здесь описано только то же, что и нашем РЭ.</w:t>
      </w:r>
    </w:p>
  </w:comment>
  <w:comment w:id="37" w:author="Евдаков Алексей" w:date="2025-05-21T15:58:00Z" w:initials="EAE">
    <w:p w14:paraId="792293E3" w14:textId="55A1A483" w:rsidR="005F5E18" w:rsidRPr="00362955" w:rsidRDefault="005F5E18">
      <w:pPr>
        <w:pStyle w:val="a9"/>
        <w:rPr>
          <w:lang w:val="ru-RU"/>
        </w:rPr>
      </w:pPr>
      <w:r>
        <w:rPr>
          <w:rStyle w:val="a8"/>
        </w:rPr>
        <w:annotationRef/>
      </w:r>
      <w:r>
        <w:rPr>
          <w:lang w:val="ru-RU"/>
        </w:rPr>
        <w:t>Вставить ссылку</w:t>
      </w:r>
    </w:p>
  </w:comment>
  <w:comment w:id="38" w:author="Feel" w:date="2024-02-14T12:01:00Z" w:initials="F">
    <w:p w14:paraId="6C1682D8" w14:textId="77777777" w:rsidR="005F5E18" w:rsidRDefault="005F5E18" w:rsidP="006F2F48">
      <w:pPr>
        <w:pStyle w:val="a9"/>
        <w:rPr>
          <w:lang w:val="ru-RU"/>
        </w:rPr>
      </w:pPr>
      <w:r>
        <w:rPr>
          <w:rStyle w:val="a8"/>
        </w:rPr>
        <w:annotationRef/>
      </w:r>
      <w:r>
        <w:rPr>
          <w:lang w:val="ru-RU"/>
        </w:rPr>
        <w:t xml:space="preserve">Уставка по времени – немного сбивает с толку. Обычно это задержка на срабатывание </w:t>
      </w:r>
    </w:p>
    <w:p w14:paraId="36A695F9" w14:textId="77777777" w:rsidR="005F5E18" w:rsidRDefault="005F5E18" w:rsidP="006F2F48">
      <w:pPr>
        <w:pStyle w:val="a9"/>
        <w:rPr>
          <w:lang w:val="ru-RU"/>
        </w:rPr>
      </w:pPr>
      <w:r>
        <w:rPr>
          <w:lang w:val="ru-RU"/>
        </w:rPr>
        <w:t xml:space="preserve">Уставка по времени измерения? Отстройка по времени измерения? </w:t>
      </w:r>
    </w:p>
    <w:p w14:paraId="2FD454E3" w14:textId="77777777" w:rsidR="005F5E18" w:rsidRPr="00FE09F0" w:rsidRDefault="005F5E18" w:rsidP="006F2F48">
      <w:pPr>
        <w:pStyle w:val="a9"/>
        <w:rPr>
          <w:lang w:val="ru-RU"/>
        </w:rPr>
      </w:pPr>
      <w:r>
        <w:rPr>
          <w:lang w:val="ru-RU"/>
        </w:rPr>
        <w:t>Или в тексте четко термин ввести</w:t>
      </w:r>
    </w:p>
  </w:comment>
  <w:comment w:id="39" w:author="Евдаков Алексей" w:date="2024-02-14T14:57:00Z" w:initials="EAE">
    <w:p w14:paraId="7FC963B9" w14:textId="77777777" w:rsidR="005F5E18" w:rsidRPr="00F951E3" w:rsidRDefault="005F5E18" w:rsidP="006F2F48">
      <w:pPr>
        <w:pStyle w:val="a9"/>
        <w:rPr>
          <w:lang w:val="ru-RU"/>
        </w:rPr>
      </w:pPr>
      <w:r>
        <w:rPr>
          <w:rStyle w:val="a8"/>
        </w:rPr>
        <w:annotationRef/>
      </w:r>
      <w:r>
        <w:rPr>
          <w:lang w:val="ru-RU"/>
        </w:rPr>
        <w:t>Лучше в тексте ввести. Ибо в ПО мы специально не совсем понятно сделали, чтобы копипастить сложнее было.</w:t>
      </w:r>
    </w:p>
  </w:comment>
  <w:comment w:id="40" w:author="Евдаков Алексей" w:date="2025-05-21T16:01:00Z" w:initials="EAE">
    <w:p w14:paraId="532DD13B" w14:textId="778620B3" w:rsidR="005F5E18" w:rsidRPr="00362955" w:rsidRDefault="005F5E18">
      <w:pPr>
        <w:pStyle w:val="a9"/>
        <w:rPr>
          <w:lang w:val="ru-RU"/>
        </w:rPr>
      </w:pPr>
      <w:r>
        <w:rPr>
          <w:rStyle w:val="a8"/>
        </w:rPr>
        <w:annotationRef/>
      </w:r>
      <w:r>
        <w:rPr>
          <w:lang w:val="ru-RU"/>
        </w:rPr>
        <w:t>По этой же причине убрал какое-либо описание. Да, по хорошему оно должно быть. Но я не могу его привести.</w:t>
      </w:r>
    </w:p>
  </w:comment>
  <w:comment w:id="42" w:author="Евдаков Алексей" w:date="2025-05-22T09:54:00Z" w:initials="EAE">
    <w:p w14:paraId="1DA4122D" w14:textId="7F032F8F" w:rsidR="005F5E18" w:rsidRPr="005D0C4F" w:rsidRDefault="005F5E18">
      <w:pPr>
        <w:pStyle w:val="a9"/>
        <w:rPr>
          <w:lang w:val="ru-RU"/>
        </w:rPr>
      </w:pPr>
      <w:r>
        <w:rPr>
          <w:rStyle w:val="a8"/>
        </w:rPr>
        <w:annotationRef/>
      </w:r>
      <w:r>
        <w:rPr>
          <w:lang w:val="ru-RU"/>
        </w:rPr>
        <w:t>Наверное стоит фирмы перенести в меньший уровень, или как-то иначе описать, ибо сейчас это заголовки, что слишком «глобально».</w:t>
      </w:r>
    </w:p>
  </w:comment>
  <w:comment w:id="44" w:author="Евдаков Алексей" w:date="2025-05-21T17:30:00Z" w:initials="EAE">
    <w:p w14:paraId="469328B2" w14:textId="77777777" w:rsidR="005F5E18" w:rsidRPr="00C65837" w:rsidRDefault="005F5E18" w:rsidP="00E5017A">
      <w:pPr>
        <w:spacing w:line="20" w:lineRule="atLeast"/>
        <w:rPr>
          <w:rFonts w:cs="Times New Roman"/>
          <w:color w:val="7030A0"/>
        </w:rPr>
      </w:pPr>
      <w:r>
        <w:rPr>
          <w:rStyle w:val="a8"/>
        </w:rPr>
        <w:annotationRef/>
      </w:r>
      <w:r w:rsidRPr="00C65837">
        <w:rPr>
          <w:rFonts w:cs="Times New Roman"/>
          <w:color w:val="7030A0"/>
        </w:rPr>
        <w:t>«_вспомогательные файлы\_РЭ\Экра»</w:t>
      </w:r>
      <w:r>
        <w:rPr>
          <w:rFonts w:cs="Times New Roman"/>
          <w:color w:val="7030A0"/>
        </w:rPr>
        <w:t>, Файл «</w:t>
      </w:r>
      <w:r w:rsidRPr="00242437">
        <w:rPr>
          <w:rFonts w:cs="Times New Roman"/>
          <w:color w:val="7030A0"/>
        </w:rPr>
        <w:t>РЭ_БАВР</w:t>
      </w:r>
      <w:r>
        <w:rPr>
          <w:rFonts w:cs="Times New Roman"/>
          <w:color w:val="7030A0"/>
        </w:rPr>
        <w:t>» страница 18 (есть пропущенные)</w:t>
      </w:r>
    </w:p>
    <w:p w14:paraId="68AD956C" w14:textId="664A2C52" w:rsidR="005F5E18" w:rsidRPr="00E5017A" w:rsidRDefault="005F5E18">
      <w:pPr>
        <w:pStyle w:val="a9"/>
        <w:rPr>
          <w:lang w:val="ru-RU"/>
        </w:rPr>
      </w:pPr>
    </w:p>
  </w:comment>
  <w:comment w:id="45" w:author="Евдаков Алексей" w:date="2025-05-21T17:33:00Z" w:initials="EAE">
    <w:p w14:paraId="443E4EE9" w14:textId="12B24DDE" w:rsidR="005F5E18" w:rsidRPr="00E5017A" w:rsidRDefault="005F5E18" w:rsidP="00E5017A">
      <w:pPr>
        <w:pStyle w:val="a9"/>
        <w:rPr>
          <w:lang w:val="ru-RU"/>
        </w:rPr>
      </w:pPr>
      <w:r>
        <w:rPr>
          <w:rStyle w:val="a8"/>
        </w:rPr>
        <w:annotationRef/>
      </w:r>
      <w:r>
        <w:rPr>
          <w:lang w:val="ru-RU"/>
        </w:rPr>
        <w:t>Может не красиво, но реально, нафига скрывать РУКОВОДСТВА? Это же базовые документы.</w:t>
      </w:r>
    </w:p>
  </w:comment>
  <w:comment w:id="47" w:author="Евдаков Алексей" w:date="2025-05-21T17:34:00Z" w:initials="EAE">
    <w:p w14:paraId="7E8E8A70" w14:textId="77777777" w:rsidR="005F5E18" w:rsidRDefault="005F5E18" w:rsidP="00E5017A">
      <w:pPr>
        <w:ind w:firstLine="708"/>
        <w:rPr>
          <w:rFonts w:cs="Times New Roman"/>
          <w:color w:val="7030A0"/>
        </w:rPr>
      </w:pPr>
      <w:r>
        <w:rPr>
          <w:rStyle w:val="a8"/>
        </w:rPr>
        <w:annotationRef/>
      </w:r>
      <w:r>
        <w:rPr>
          <w:rFonts w:cs="Times New Roman"/>
          <w:color w:val="7030A0"/>
        </w:rPr>
        <w:t>«</w:t>
      </w:r>
      <w:r w:rsidRPr="00A110C0">
        <w:rPr>
          <w:rFonts w:cs="Times New Roman"/>
          <w:color w:val="7030A0"/>
        </w:rPr>
        <w:t>_вспомогательные файлы\_РЭ\</w:t>
      </w:r>
      <w:r>
        <w:rPr>
          <w:rFonts w:cs="Times New Roman"/>
          <w:color w:val="7030A0"/>
        </w:rPr>
        <w:t>БМРЗ»</w:t>
      </w:r>
    </w:p>
    <w:p w14:paraId="2172A6DB" w14:textId="4677D761" w:rsidR="005F5E18" w:rsidRPr="00E5017A" w:rsidRDefault="005F5E18">
      <w:pPr>
        <w:pStyle w:val="a9"/>
        <w:rPr>
          <w:lang w:val="ru-RU"/>
        </w:rPr>
      </w:pPr>
    </w:p>
  </w:comment>
  <w:comment w:id="49" w:author="Евдаков Алексей" w:date="2025-05-22T09:05:00Z" w:initials="EAE">
    <w:p w14:paraId="21B9E604" w14:textId="77777777" w:rsidR="005F5E18" w:rsidRDefault="005F5E18" w:rsidP="00ED4BD5">
      <w:pPr>
        <w:ind w:firstLine="708"/>
        <w:rPr>
          <w:rFonts w:cs="Times New Roman"/>
          <w:color w:val="7030A0"/>
        </w:rPr>
      </w:pPr>
      <w:r>
        <w:rPr>
          <w:rStyle w:val="a8"/>
        </w:rPr>
        <w:annotationRef/>
      </w:r>
      <w:r>
        <w:rPr>
          <w:rFonts w:cs="Times New Roman"/>
          <w:color w:val="7030A0"/>
        </w:rPr>
        <w:t>взято с их сайта</w:t>
      </w:r>
    </w:p>
    <w:p w14:paraId="73B9ED6F" w14:textId="77777777" w:rsidR="005F5E18" w:rsidRDefault="005F5E18" w:rsidP="00ED4BD5">
      <w:pPr>
        <w:ind w:firstLine="708"/>
        <w:rPr>
          <w:rFonts w:cs="Times New Roman"/>
          <w:color w:val="7030A0"/>
        </w:rPr>
      </w:pPr>
      <w:r>
        <w:rPr>
          <w:rFonts w:cs="Times New Roman"/>
          <w:color w:val="7030A0"/>
        </w:rPr>
        <w:t>«</w:t>
      </w:r>
      <w:r w:rsidRPr="00A110C0">
        <w:rPr>
          <w:rFonts w:cs="Times New Roman"/>
          <w:color w:val="7030A0"/>
        </w:rPr>
        <w:t>_вспомогательные файлы\_РЭ\</w:t>
      </w:r>
      <w:r>
        <w:rPr>
          <w:rFonts w:cs="Times New Roman"/>
          <w:color w:val="7030A0"/>
        </w:rPr>
        <w:t>Бреслер»</w:t>
      </w:r>
    </w:p>
    <w:p w14:paraId="5C758935" w14:textId="241DAE71" w:rsidR="005F5E18" w:rsidRPr="00ED4BD5" w:rsidRDefault="005F5E18">
      <w:pPr>
        <w:pStyle w:val="a9"/>
        <w:rPr>
          <w:lang w:val="ru-RU"/>
        </w:rPr>
      </w:pPr>
    </w:p>
  </w:comment>
  <w:comment w:id="50" w:author="Евдаков Алексей" w:date="2025-05-22T09:08:00Z" w:initials="EAE">
    <w:p w14:paraId="15D309AE" w14:textId="166F02DF" w:rsidR="005F5E18" w:rsidRDefault="005F5E18" w:rsidP="0043649F">
      <w:pPr>
        <w:ind w:firstLine="708"/>
        <w:rPr>
          <w:rFonts w:cs="Times New Roman"/>
          <w:color w:val="FF0000"/>
          <w:szCs w:val="24"/>
          <w:highlight w:val="yellow"/>
        </w:rPr>
      </w:pPr>
      <w:r>
        <w:rPr>
          <w:rStyle w:val="a8"/>
        </w:rPr>
        <w:annotationRef/>
      </w:r>
      <w:r>
        <w:rPr>
          <w:rFonts w:cs="Times New Roman"/>
          <w:color w:val="FF0000"/>
          <w:szCs w:val="24"/>
          <w:highlight w:val="yellow"/>
        </w:rPr>
        <w:t>Согласно локальным файлам, аналогичен нашему. Однако вордовский файл может быть конфиденциальным. И в широком доступе не нашёл.</w:t>
      </w:r>
    </w:p>
    <w:p w14:paraId="3BCDF077" w14:textId="668EDBB2" w:rsidR="005F5E18" w:rsidRDefault="005F5E18" w:rsidP="0043649F">
      <w:pPr>
        <w:ind w:firstLine="708"/>
        <w:rPr>
          <w:rFonts w:cs="Times New Roman"/>
          <w:color w:val="FF0000"/>
          <w:szCs w:val="24"/>
          <w:highlight w:val="yellow"/>
        </w:rPr>
      </w:pPr>
    </w:p>
    <w:p w14:paraId="118F2D09" w14:textId="03A43E3E" w:rsidR="005F5E18" w:rsidRDefault="005F5E18" w:rsidP="0043649F">
      <w:pPr>
        <w:ind w:firstLine="708"/>
        <w:rPr>
          <w:rFonts w:cs="Times New Roman"/>
          <w:color w:val="FF0000"/>
          <w:szCs w:val="24"/>
          <w:highlight w:val="yellow"/>
        </w:rPr>
      </w:pPr>
      <w:r>
        <w:rPr>
          <w:rFonts w:cs="Times New Roman"/>
          <w:color w:val="FF0000"/>
          <w:szCs w:val="24"/>
          <w:highlight w:val="yellow"/>
        </w:rPr>
        <w:t>НО есть в диссертации Жукова, так что норм.</w:t>
      </w:r>
    </w:p>
    <w:p w14:paraId="70D994B2" w14:textId="77777777" w:rsidR="005F5E18" w:rsidRPr="0043649F" w:rsidRDefault="005F5E18">
      <w:pPr>
        <w:pStyle w:val="a9"/>
        <w:rPr>
          <w:lang w:val="ru-RU"/>
        </w:rPr>
      </w:pPr>
    </w:p>
    <w:p w14:paraId="662A75BC" w14:textId="77777777" w:rsidR="005F5E18" w:rsidRDefault="005F5E18" w:rsidP="0043649F">
      <w:pPr>
        <w:ind w:firstLine="708"/>
        <w:rPr>
          <w:rFonts w:cs="Times New Roman"/>
          <w:szCs w:val="24"/>
        </w:rPr>
      </w:pPr>
      <w:r w:rsidRPr="00FF131C">
        <w:rPr>
          <w:rFonts w:cs="Times New Roman"/>
          <w:b/>
          <w:color w:val="FF0000"/>
          <w:szCs w:val="24"/>
          <w:highlight w:val="yellow"/>
        </w:rPr>
        <w:t>Файл хороший,</w:t>
      </w:r>
      <w:r>
        <w:rPr>
          <w:rFonts w:cs="Times New Roman"/>
          <w:color w:val="FF0000"/>
          <w:szCs w:val="24"/>
          <w:highlight w:val="yellow"/>
        </w:rPr>
        <w:t xml:space="preserve"> есть подробная математика.</w:t>
      </w:r>
    </w:p>
    <w:p w14:paraId="197D209C" w14:textId="501C82FA" w:rsidR="005F5E18" w:rsidRPr="0043649F" w:rsidRDefault="005F5E18" w:rsidP="0043649F">
      <w:pPr>
        <w:pStyle w:val="a9"/>
        <w:jc w:val="both"/>
        <w:rPr>
          <w:lang w:val="ru-RU"/>
        </w:rPr>
      </w:pPr>
    </w:p>
  </w:comment>
  <w:comment w:id="51" w:author="Евдаков Алексей" w:date="2025-05-22T09:10:00Z" w:initials="EAE">
    <w:p w14:paraId="20193E7B" w14:textId="6A10BA5C" w:rsidR="005F5E18" w:rsidRPr="0043649F" w:rsidRDefault="005F5E18">
      <w:pPr>
        <w:pStyle w:val="a9"/>
        <w:rPr>
          <w:lang w:val="ru-RU"/>
        </w:rPr>
      </w:pPr>
      <w:r>
        <w:rPr>
          <w:rStyle w:val="a8"/>
        </w:rPr>
        <w:annotationRef/>
      </w:r>
      <w:r>
        <w:rPr>
          <w:lang w:val="ru-RU"/>
        </w:rPr>
        <w:t>Вставить ссылку</w:t>
      </w:r>
    </w:p>
  </w:comment>
  <w:comment w:id="53" w:author="Евдаков Алексей" w:date="2025-05-22T09:13:00Z" w:initials="EAE">
    <w:p w14:paraId="61C023EC" w14:textId="77777777" w:rsidR="005F5E18" w:rsidRDefault="005F5E18" w:rsidP="0043649F">
      <w:pPr>
        <w:ind w:firstLine="708"/>
        <w:rPr>
          <w:rFonts w:cs="Times New Roman"/>
          <w:color w:val="7030A0"/>
        </w:rPr>
      </w:pPr>
      <w:r>
        <w:rPr>
          <w:rStyle w:val="a8"/>
        </w:rPr>
        <w:annotationRef/>
      </w:r>
      <w:r w:rsidRPr="00756AC2">
        <w:rPr>
          <w:rFonts w:cs="Times New Roman"/>
          <w:color w:val="7030A0"/>
        </w:rPr>
        <w:t>Данные файлы находятся в папке</w:t>
      </w:r>
      <w:r>
        <w:rPr>
          <w:rFonts w:cs="Times New Roman"/>
          <w:color w:val="7030A0"/>
        </w:rPr>
        <w:t>, взято с их сайта</w:t>
      </w:r>
    </w:p>
    <w:p w14:paraId="232EFFE2" w14:textId="77777777" w:rsidR="005F5E18" w:rsidRDefault="005F5E18" w:rsidP="0043649F">
      <w:pPr>
        <w:ind w:firstLine="708"/>
        <w:rPr>
          <w:rFonts w:cs="Times New Roman"/>
          <w:color w:val="7030A0"/>
        </w:rPr>
      </w:pPr>
      <w:r>
        <w:rPr>
          <w:rFonts w:cs="Times New Roman"/>
          <w:color w:val="7030A0"/>
        </w:rPr>
        <w:t>«</w:t>
      </w:r>
      <w:r w:rsidRPr="00A110C0">
        <w:rPr>
          <w:rFonts w:cs="Times New Roman"/>
          <w:color w:val="7030A0"/>
        </w:rPr>
        <w:t>_вспомогательные файлы\_РЭ\</w:t>
      </w:r>
      <w:r>
        <w:rPr>
          <w:rFonts w:cs="Times New Roman"/>
          <w:color w:val="7030A0"/>
        </w:rPr>
        <w:t>ЧЭАЗ»</w:t>
      </w:r>
    </w:p>
    <w:p w14:paraId="7C98DF14" w14:textId="0FB3047F" w:rsidR="005F5E18" w:rsidRPr="0043649F" w:rsidRDefault="005F5E18">
      <w:pPr>
        <w:pStyle w:val="a9"/>
        <w:rPr>
          <w:lang w:val="ru-RU"/>
        </w:rPr>
      </w:pPr>
    </w:p>
  </w:comment>
  <w:comment w:id="55" w:author="Евдаков Алексей" w:date="2025-05-22T09:13:00Z" w:initials="EAE">
    <w:p w14:paraId="686A098A" w14:textId="77777777" w:rsidR="005F5E18" w:rsidRDefault="005F5E18" w:rsidP="0043649F">
      <w:pPr>
        <w:ind w:firstLine="708"/>
        <w:rPr>
          <w:rFonts w:cs="Times New Roman"/>
          <w:color w:val="7030A0"/>
        </w:rPr>
      </w:pPr>
      <w:r>
        <w:rPr>
          <w:rStyle w:val="a8"/>
        </w:rPr>
        <w:annotationRef/>
      </w:r>
      <w:r w:rsidRPr="00756AC2">
        <w:rPr>
          <w:rFonts w:cs="Times New Roman"/>
          <w:color w:val="7030A0"/>
        </w:rPr>
        <w:t>Данные файлы находятся в папке</w:t>
      </w:r>
      <w:r>
        <w:rPr>
          <w:rFonts w:cs="Times New Roman"/>
          <w:color w:val="7030A0"/>
        </w:rPr>
        <w:t>, взято с их сайта</w:t>
      </w:r>
    </w:p>
    <w:p w14:paraId="46FCDF2E" w14:textId="77777777" w:rsidR="005F5E18" w:rsidRDefault="005F5E18" w:rsidP="0043649F">
      <w:pPr>
        <w:ind w:firstLine="708"/>
        <w:rPr>
          <w:rFonts w:cs="Times New Roman"/>
          <w:color w:val="7030A0"/>
        </w:rPr>
      </w:pPr>
      <w:r>
        <w:rPr>
          <w:rFonts w:cs="Times New Roman"/>
          <w:color w:val="7030A0"/>
        </w:rPr>
        <w:t>«</w:t>
      </w:r>
      <w:r w:rsidRPr="00A110C0">
        <w:rPr>
          <w:rFonts w:cs="Times New Roman"/>
          <w:color w:val="7030A0"/>
        </w:rPr>
        <w:t>_вспомогательные файлы\_РЭ\</w:t>
      </w:r>
      <w:r w:rsidRPr="005964B5">
        <w:rPr>
          <w:rFonts w:cs="Times New Roman"/>
          <w:color w:val="7030A0"/>
        </w:rPr>
        <w:t>Радиус Автоматика (Сириус)</w:t>
      </w:r>
      <w:r>
        <w:rPr>
          <w:rFonts w:cs="Times New Roman"/>
          <w:color w:val="7030A0"/>
        </w:rPr>
        <w:t>»</w:t>
      </w:r>
    </w:p>
    <w:p w14:paraId="519E922C" w14:textId="4B5A75E7" w:rsidR="005F5E18" w:rsidRPr="0043649F" w:rsidRDefault="005F5E18">
      <w:pPr>
        <w:pStyle w:val="a9"/>
        <w:rPr>
          <w:lang w:val="ru-RU"/>
        </w:rPr>
      </w:pPr>
    </w:p>
  </w:comment>
  <w:comment w:id="56" w:author="Евдаков Алексей" w:date="2025-05-22T09:14:00Z" w:initials="EAE">
    <w:p w14:paraId="29DBCD14" w14:textId="77777777" w:rsidR="005F5E18" w:rsidRDefault="005F5E18" w:rsidP="0043649F">
      <w:pPr>
        <w:ind w:firstLine="708"/>
        <w:rPr>
          <w:rFonts w:cs="Times New Roman"/>
          <w:szCs w:val="24"/>
        </w:rPr>
      </w:pPr>
      <w:r>
        <w:rPr>
          <w:rStyle w:val="a8"/>
        </w:rPr>
        <w:annotationRef/>
      </w:r>
      <w:r w:rsidRPr="00090BE0">
        <w:rPr>
          <w:rFonts w:cs="Times New Roman"/>
          <w:color w:val="FF0000"/>
          <w:szCs w:val="24"/>
          <w:highlight w:val="yellow"/>
        </w:rPr>
        <w:t>Если честно, я ожидал чего-то более хорошего, а тут… Как будто прост «отстаньте от нас»</w:t>
      </w:r>
    </w:p>
    <w:p w14:paraId="7F3C15F0" w14:textId="3F2281D6" w:rsidR="005F5E18" w:rsidRPr="0043649F" w:rsidRDefault="005F5E18">
      <w:pPr>
        <w:pStyle w:val="a9"/>
        <w:rPr>
          <w:lang w:val="ru-RU"/>
        </w:rPr>
      </w:pPr>
    </w:p>
  </w:comment>
  <w:comment w:id="58" w:author="Евдаков Алексей" w:date="2025-05-22T09:14:00Z" w:initials="EAE">
    <w:p w14:paraId="3B476A1C" w14:textId="4629841A" w:rsidR="005F5E18" w:rsidRDefault="005F5E18" w:rsidP="0043649F">
      <w:pPr>
        <w:pStyle w:val="4"/>
        <w:numPr>
          <w:ilvl w:val="0"/>
          <w:numId w:val="0"/>
        </w:numPr>
      </w:pPr>
      <w:r>
        <w:rPr>
          <w:rStyle w:val="a8"/>
        </w:rPr>
        <w:annotationRef/>
      </w:r>
    </w:p>
    <w:p w14:paraId="3DBE8851" w14:textId="77777777" w:rsidR="005F5E18" w:rsidRDefault="005F5E18" w:rsidP="0043649F">
      <w:pPr>
        <w:ind w:firstLine="708"/>
        <w:rPr>
          <w:rFonts w:cs="Times New Roman"/>
          <w:color w:val="7030A0"/>
        </w:rPr>
      </w:pPr>
      <w:r w:rsidRPr="00756AC2">
        <w:rPr>
          <w:rFonts w:cs="Times New Roman"/>
          <w:color w:val="7030A0"/>
        </w:rPr>
        <w:t>Данные файлы находятся в папке</w:t>
      </w:r>
      <w:r>
        <w:rPr>
          <w:rFonts w:cs="Times New Roman"/>
          <w:color w:val="7030A0"/>
        </w:rPr>
        <w:t>, взято с их сайта</w:t>
      </w:r>
    </w:p>
    <w:p w14:paraId="51806497" w14:textId="77777777" w:rsidR="005F5E18" w:rsidRDefault="005F5E18" w:rsidP="0043649F">
      <w:pPr>
        <w:ind w:firstLine="708"/>
        <w:rPr>
          <w:rFonts w:cs="Times New Roman"/>
          <w:color w:val="7030A0"/>
        </w:rPr>
      </w:pPr>
      <w:r>
        <w:rPr>
          <w:rFonts w:cs="Times New Roman"/>
          <w:color w:val="7030A0"/>
        </w:rPr>
        <w:t>«</w:t>
      </w:r>
      <w:r w:rsidRPr="00A110C0">
        <w:rPr>
          <w:rFonts w:cs="Times New Roman"/>
          <w:color w:val="7030A0"/>
        </w:rPr>
        <w:t>_вспомогательные файлы\_РЭ\</w:t>
      </w:r>
      <w:r w:rsidRPr="00FF131C">
        <w:t xml:space="preserve"> </w:t>
      </w:r>
      <w:r w:rsidRPr="00FF131C">
        <w:rPr>
          <w:rFonts w:cs="Times New Roman"/>
          <w:color w:val="7030A0"/>
        </w:rPr>
        <w:t>Релематика (ТОР300)</w:t>
      </w:r>
      <w:r>
        <w:rPr>
          <w:rFonts w:cs="Times New Roman"/>
          <w:color w:val="7030A0"/>
        </w:rPr>
        <w:t>»</w:t>
      </w:r>
    </w:p>
    <w:p w14:paraId="61AAFB62" w14:textId="777AC0E8" w:rsidR="005F5E18" w:rsidRPr="0043649F" w:rsidRDefault="005F5E18">
      <w:pPr>
        <w:pStyle w:val="a9"/>
        <w:rPr>
          <w:lang w:val="ru-RU"/>
        </w:rPr>
      </w:pPr>
    </w:p>
  </w:comment>
  <w:comment w:id="60" w:author="Евдаков Алексей" w:date="2024-02-15T11:18:00Z" w:initials="EAE">
    <w:p w14:paraId="043A7F0D" w14:textId="77777777" w:rsidR="005F5E18" w:rsidRPr="00190728" w:rsidRDefault="005F5E18" w:rsidP="00E5017A">
      <w:pPr>
        <w:pStyle w:val="a9"/>
        <w:rPr>
          <w:lang w:val="ru-RU"/>
        </w:rPr>
      </w:pPr>
      <w:r>
        <w:rPr>
          <w:rStyle w:val="a8"/>
        </w:rPr>
        <w:annotationRef/>
      </w:r>
      <w:r>
        <w:rPr>
          <w:lang w:val="ru-RU"/>
        </w:rPr>
        <w:t>Попробовать через поиск патентов.</w:t>
      </w:r>
    </w:p>
  </w:comment>
  <w:comment w:id="61" w:author="Евдаков Алексей" w:date="2025-05-22T09:15:00Z" w:initials="EAE">
    <w:p w14:paraId="6071E91F" w14:textId="77777777" w:rsidR="005F5E18" w:rsidRDefault="005F5E18" w:rsidP="0043649F">
      <w:pPr>
        <w:ind w:firstLine="708"/>
        <w:rPr>
          <w:rFonts w:cs="Times New Roman"/>
          <w:color w:val="7030A0"/>
        </w:rPr>
      </w:pPr>
      <w:r>
        <w:rPr>
          <w:rStyle w:val="a8"/>
        </w:rPr>
        <w:annotationRef/>
      </w:r>
      <w:r w:rsidRPr="00756AC2">
        <w:rPr>
          <w:rFonts w:cs="Times New Roman"/>
          <w:color w:val="7030A0"/>
        </w:rPr>
        <w:t>Данные файлы находятся в папке</w:t>
      </w:r>
      <w:r>
        <w:rPr>
          <w:rFonts w:cs="Times New Roman"/>
          <w:color w:val="7030A0"/>
        </w:rPr>
        <w:t>, взято с их сайта</w:t>
      </w:r>
    </w:p>
    <w:p w14:paraId="0D092740" w14:textId="77777777" w:rsidR="005F5E18" w:rsidRDefault="005F5E18" w:rsidP="0043649F">
      <w:pPr>
        <w:ind w:firstLine="708"/>
        <w:rPr>
          <w:rFonts w:cs="Times New Roman"/>
          <w:color w:val="7030A0"/>
        </w:rPr>
      </w:pPr>
      <w:r>
        <w:rPr>
          <w:rFonts w:cs="Times New Roman"/>
          <w:color w:val="7030A0"/>
        </w:rPr>
        <w:t>«</w:t>
      </w:r>
      <w:r w:rsidRPr="00A110C0">
        <w:rPr>
          <w:rFonts w:cs="Times New Roman"/>
          <w:color w:val="7030A0"/>
        </w:rPr>
        <w:t>_вспомогательные файлы\_РЭ\</w:t>
      </w:r>
      <w:r>
        <w:rPr>
          <w:rFonts w:cs="Times New Roman"/>
          <w:color w:val="7030A0"/>
          <w:lang w:val="en-US"/>
        </w:rPr>
        <w:t>ABB</w:t>
      </w:r>
      <w:r>
        <w:rPr>
          <w:rFonts w:cs="Times New Roman"/>
          <w:color w:val="7030A0"/>
        </w:rPr>
        <w:t>»</w:t>
      </w:r>
    </w:p>
    <w:p w14:paraId="316C89C4" w14:textId="2BEDE4DE" w:rsidR="005F5E18" w:rsidRPr="0043649F" w:rsidRDefault="005F5E18">
      <w:pPr>
        <w:pStyle w:val="a9"/>
        <w:rPr>
          <w:lang w:val="ru-RU"/>
        </w:rPr>
      </w:pPr>
    </w:p>
  </w:comment>
  <w:comment w:id="63" w:author="Евдаков Алексей" w:date="2025-05-22T09:15:00Z" w:initials="EAE">
    <w:p w14:paraId="3A3EEFC2" w14:textId="77777777" w:rsidR="005F5E18" w:rsidRDefault="005F5E18" w:rsidP="0043649F">
      <w:pPr>
        <w:ind w:firstLine="708"/>
        <w:rPr>
          <w:rFonts w:cs="Times New Roman"/>
          <w:color w:val="7030A0"/>
        </w:rPr>
      </w:pPr>
      <w:r>
        <w:rPr>
          <w:rStyle w:val="a8"/>
        </w:rPr>
        <w:annotationRef/>
      </w:r>
      <w:r w:rsidRPr="00756AC2">
        <w:rPr>
          <w:rFonts w:cs="Times New Roman"/>
          <w:color w:val="7030A0"/>
        </w:rPr>
        <w:t>Данные файлы находятся в папке</w:t>
      </w:r>
      <w:r>
        <w:rPr>
          <w:rFonts w:cs="Times New Roman"/>
          <w:color w:val="7030A0"/>
        </w:rPr>
        <w:t>, взято с их сайта</w:t>
      </w:r>
    </w:p>
    <w:p w14:paraId="1B80AEAF" w14:textId="77777777" w:rsidR="005F5E18" w:rsidRPr="00C257FD" w:rsidRDefault="005F5E18" w:rsidP="0043649F">
      <w:pPr>
        <w:ind w:firstLine="708"/>
        <w:rPr>
          <w:rFonts w:cs="Times New Roman"/>
          <w:color w:val="7030A0"/>
          <w:lang w:val="en-US"/>
        </w:rPr>
      </w:pPr>
      <w:r w:rsidRPr="00C257FD">
        <w:rPr>
          <w:rFonts w:cs="Times New Roman"/>
          <w:color w:val="7030A0"/>
          <w:lang w:val="en-US"/>
        </w:rPr>
        <w:t>«_</w:t>
      </w:r>
      <w:r w:rsidRPr="00A110C0">
        <w:rPr>
          <w:rFonts w:cs="Times New Roman"/>
          <w:color w:val="7030A0"/>
        </w:rPr>
        <w:t>вспомогательные</w:t>
      </w:r>
      <w:r w:rsidRPr="00C257FD">
        <w:rPr>
          <w:rFonts w:cs="Times New Roman"/>
          <w:color w:val="7030A0"/>
          <w:lang w:val="en-US"/>
        </w:rPr>
        <w:t xml:space="preserve"> </w:t>
      </w:r>
      <w:r w:rsidRPr="00A110C0">
        <w:rPr>
          <w:rFonts w:cs="Times New Roman"/>
          <w:color w:val="7030A0"/>
        </w:rPr>
        <w:t>файлы</w:t>
      </w:r>
      <w:r w:rsidRPr="00C257FD">
        <w:rPr>
          <w:rFonts w:cs="Times New Roman"/>
          <w:color w:val="7030A0"/>
          <w:lang w:val="en-US"/>
        </w:rPr>
        <w:t>\_</w:t>
      </w:r>
      <w:r w:rsidRPr="00A110C0">
        <w:rPr>
          <w:rFonts w:cs="Times New Roman"/>
          <w:color w:val="7030A0"/>
        </w:rPr>
        <w:t>РЭ</w:t>
      </w:r>
      <w:r w:rsidRPr="00C257FD">
        <w:rPr>
          <w:rFonts w:cs="Times New Roman"/>
          <w:color w:val="7030A0"/>
          <w:lang w:val="en-US"/>
        </w:rPr>
        <w:t>\Digital Motor Bus Transfer System  Specification»</w:t>
      </w:r>
    </w:p>
    <w:p w14:paraId="5C46100C" w14:textId="06E27F6B" w:rsidR="005F5E18" w:rsidRDefault="005F5E18">
      <w:pPr>
        <w:pStyle w:val="a9"/>
      </w:pPr>
    </w:p>
  </w:comment>
  <w:comment w:id="64" w:author="Евдаков Алексей" w:date="2025-05-22T09:14:00Z" w:initials="EAE">
    <w:p w14:paraId="0D5473EE" w14:textId="77777777" w:rsidR="005F5E18" w:rsidRPr="00C257FD" w:rsidRDefault="005F5E18" w:rsidP="0043649F">
      <w:pPr>
        <w:spacing w:line="20" w:lineRule="atLeast"/>
        <w:ind w:firstLine="708"/>
        <w:rPr>
          <w:rFonts w:cs="Times New Roman"/>
          <w:color w:val="FF0000"/>
        </w:rPr>
      </w:pPr>
      <w:r>
        <w:rPr>
          <w:rStyle w:val="a8"/>
        </w:rPr>
        <w:annotationRef/>
      </w:r>
      <w:r w:rsidRPr="00C257FD">
        <w:rPr>
          <w:rFonts w:cs="Times New Roman"/>
          <w:color w:val="FF0000"/>
          <w:highlight w:val="yellow"/>
        </w:rPr>
        <w:t>А не АВВ это?</w:t>
      </w:r>
    </w:p>
    <w:p w14:paraId="28575A39" w14:textId="3A2D09BC" w:rsidR="005F5E18" w:rsidRPr="0043649F" w:rsidRDefault="005F5E18">
      <w:pPr>
        <w:pStyle w:val="a9"/>
        <w:rPr>
          <w:lang w:val="ru-RU"/>
        </w:rPr>
      </w:pPr>
    </w:p>
  </w:comment>
  <w:comment w:id="65" w:author="Евдаков Алексей" w:date="2025-05-22T09:32:00Z" w:initials="EAE">
    <w:p w14:paraId="18D2E80D" w14:textId="77777777" w:rsidR="005F5E18" w:rsidRPr="00973A15" w:rsidRDefault="005F5E18" w:rsidP="00973A15">
      <w:pPr>
        <w:pStyle w:val="a9"/>
        <w:rPr>
          <w:color w:val="7030A0"/>
          <w:lang w:val="ru-RU"/>
        </w:rPr>
      </w:pPr>
      <w:r>
        <w:rPr>
          <w:rStyle w:val="a8"/>
        </w:rPr>
        <w:annotationRef/>
      </w:r>
      <w:r>
        <w:rPr>
          <w:rStyle w:val="a8"/>
        </w:rPr>
        <w:annotationRef/>
      </w:r>
      <w:r w:rsidRPr="00973A15">
        <w:rPr>
          <w:color w:val="7030A0"/>
          <w:lang w:val="ru-RU"/>
        </w:rPr>
        <w:t>Данные файлы находятся в папке, взято с их сайта</w:t>
      </w:r>
    </w:p>
    <w:p w14:paraId="6E1CF6AA" w14:textId="49CCA98C" w:rsidR="005F5E18" w:rsidRPr="00973A15" w:rsidRDefault="005F5E18" w:rsidP="00973A15">
      <w:pPr>
        <w:pStyle w:val="a9"/>
        <w:rPr>
          <w:lang w:val="ru-RU"/>
        </w:rPr>
      </w:pPr>
      <w:r w:rsidRPr="00973A15">
        <w:rPr>
          <w:color w:val="7030A0"/>
          <w:lang w:val="ru-RU"/>
        </w:rPr>
        <w:t>«_вспомогательные файлы\_РЭ\SEL451»</w:t>
      </w:r>
    </w:p>
    <w:p w14:paraId="682FD496" w14:textId="77777777" w:rsidR="005F5E18" w:rsidRPr="00973A15" w:rsidRDefault="005F5E18" w:rsidP="00973A15">
      <w:pPr>
        <w:pStyle w:val="a9"/>
        <w:rPr>
          <w:lang w:val="ru-RU"/>
        </w:rPr>
      </w:pPr>
    </w:p>
    <w:p w14:paraId="0DFB7003" w14:textId="38C3FF48" w:rsidR="005F5E18" w:rsidRPr="00973A15" w:rsidRDefault="005F5E18" w:rsidP="00973A15">
      <w:pPr>
        <w:pStyle w:val="a9"/>
        <w:rPr>
          <w:lang w:val="ru-RU"/>
        </w:rPr>
      </w:pPr>
      <w:r>
        <w:rPr>
          <w:lang w:val="ru-RU"/>
        </w:rPr>
        <w:t>Тут не очень, реклама чисто</w:t>
      </w:r>
    </w:p>
    <w:p w14:paraId="02106AF3" w14:textId="02C348F7" w:rsidR="005F5E18" w:rsidRPr="00973A15" w:rsidRDefault="005F5E18" w:rsidP="00973A15">
      <w:pPr>
        <w:pStyle w:val="a9"/>
        <w:jc w:val="both"/>
        <w:rPr>
          <w:lang w:val="ru-RU"/>
        </w:rPr>
      </w:pPr>
    </w:p>
  </w:comment>
  <w:comment w:id="66" w:author="Евдаков Алексей" w:date="2025-05-22T09:31:00Z" w:initials="EAE">
    <w:p w14:paraId="72892A40" w14:textId="6085A4CE" w:rsidR="005F5E18" w:rsidRPr="00973A15" w:rsidRDefault="005F5E18" w:rsidP="00973A15">
      <w:pPr>
        <w:pStyle w:val="a9"/>
        <w:rPr>
          <w:color w:val="7030A0"/>
          <w:lang w:val="ru-RU"/>
        </w:rPr>
      </w:pPr>
      <w:r>
        <w:rPr>
          <w:rStyle w:val="a8"/>
        </w:rPr>
        <w:annotationRef/>
      </w:r>
      <w:r w:rsidRPr="00973A15">
        <w:rPr>
          <w:color w:val="7030A0"/>
          <w:lang w:val="ru-RU"/>
        </w:rPr>
        <w:t>Данные файлы находятся в папке, взято с их сайта</w:t>
      </w:r>
    </w:p>
    <w:p w14:paraId="11A45F65" w14:textId="1BBB1B01" w:rsidR="005F5E18" w:rsidRPr="00973A15" w:rsidRDefault="005F5E18" w:rsidP="00973A15">
      <w:pPr>
        <w:pStyle w:val="a9"/>
        <w:rPr>
          <w:lang w:val="ru-RU"/>
        </w:rPr>
      </w:pPr>
      <w:r w:rsidRPr="00973A15">
        <w:rPr>
          <w:color w:val="7030A0"/>
          <w:lang w:val="ru-RU"/>
        </w:rPr>
        <w:t>«_вспомогательные файлы\_РЭ\7</w:t>
      </w:r>
      <w:r w:rsidRPr="00973A15">
        <w:rPr>
          <w:color w:val="7030A0"/>
        </w:rPr>
        <w:t>VU</w:t>
      </w:r>
      <w:r w:rsidRPr="00973A15">
        <w:rPr>
          <w:color w:val="7030A0"/>
          <w:lang w:val="ru-RU"/>
        </w:rPr>
        <w:t xml:space="preserve">683 </w:t>
      </w:r>
      <w:r w:rsidRPr="00973A15">
        <w:rPr>
          <w:color w:val="7030A0"/>
        </w:rPr>
        <w:t>Siemens</w:t>
      </w:r>
      <w:r w:rsidRPr="00973A15">
        <w:rPr>
          <w:color w:val="7030A0"/>
          <w:lang w:val="ru-RU"/>
        </w:rPr>
        <w:t xml:space="preserve"> »</w:t>
      </w:r>
    </w:p>
    <w:p w14:paraId="2DA97B53" w14:textId="77777777" w:rsidR="005F5E18" w:rsidRPr="00973A15" w:rsidRDefault="005F5E18">
      <w:pPr>
        <w:pStyle w:val="a9"/>
        <w:rPr>
          <w:lang w:val="ru-RU"/>
        </w:rPr>
      </w:pPr>
    </w:p>
    <w:p w14:paraId="768E5054" w14:textId="3546C64A" w:rsidR="005F5E18" w:rsidRPr="00973A15" w:rsidRDefault="005F5E18">
      <w:pPr>
        <w:pStyle w:val="a9"/>
        <w:rPr>
          <w:lang w:val="ru-RU"/>
        </w:rPr>
      </w:pPr>
      <w:r>
        <w:rPr>
          <w:lang w:val="ru-RU"/>
        </w:rPr>
        <w:t>Тут вроде норм РЭ, не смотрел пока</w:t>
      </w:r>
    </w:p>
  </w:comment>
  <w:comment w:id="68" w:author="Евдаков Алексей" w:date="2024-02-15T10:31:00Z" w:initials="EAE">
    <w:p w14:paraId="27443827" w14:textId="0CA5A2E0" w:rsidR="005F5E18" w:rsidRPr="00972670" w:rsidRDefault="005F5E18" w:rsidP="006F2F48">
      <w:pPr>
        <w:pStyle w:val="a9"/>
        <w:rPr>
          <w:lang w:val="ru-RU"/>
        </w:rPr>
      </w:pPr>
      <w:r>
        <w:rPr>
          <w:rStyle w:val="a8"/>
        </w:rPr>
        <w:annotationRef/>
      </w:r>
      <w:r>
        <w:rPr>
          <w:lang w:val="ru-RU"/>
        </w:rPr>
        <w:t>Здесь и далее актуально бы указать отрасль, в которой возникало.</w:t>
      </w:r>
    </w:p>
  </w:comment>
  <w:comment w:id="70" w:author="Евдаков Алексей" w:date="2025-05-21T16:03:00Z" w:initials="EAE">
    <w:p w14:paraId="7610A7F8" w14:textId="04B52454" w:rsidR="005F5E18" w:rsidRPr="0033600C" w:rsidRDefault="005F5E18">
      <w:pPr>
        <w:pStyle w:val="a9"/>
        <w:rPr>
          <w:lang w:val="ru-RU"/>
        </w:rPr>
      </w:pPr>
      <w:r>
        <w:rPr>
          <w:rStyle w:val="a8"/>
        </w:rPr>
        <w:annotationRef/>
      </w:r>
      <w:r w:rsidRPr="005F0137">
        <w:t>t</w:t>
      </w:r>
      <w:r w:rsidRPr="0033600C">
        <w:rPr>
          <w:lang w:val="ru-RU"/>
        </w:rPr>
        <w:t>211131102963_</w:t>
      </w:r>
      <w:r w:rsidRPr="005F0137">
        <w:t>o</w:t>
      </w:r>
      <w:r w:rsidRPr="0033600C">
        <w:rPr>
          <w:lang w:val="ru-RU"/>
        </w:rPr>
        <w:t>0309</w:t>
      </w:r>
    </w:p>
  </w:comment>
  <w:comment w:id="71" w:author="Евдаков Алексей" w:date="2024-02-15T10:29:00Z" w:initials="EAE">
    <w:p w14:paraId="7F2AF087" w14:textId="77777777" w:rsidR="005F5E18" w:rsidRPr="00972670" w:rsidRDefault="005F5E18" w:rsidP="006F2F48">
      <w:pPr>
        <w:pStyle w:val="a9"/>
        <w:rPr>
          <w:lang w:val="ru-RU"/>
        </w:rPr>
      </w:pPr>
      <w:r>
        <w:rPr>
          <w:rStyle w:val="a8"/>
        </w:rPr>
        <w:annotationRef/>
      </w:r>
      <w:r>
        <w:rPr>
          <w:lang w:val="ru-RU"/>
        </w:rPr>
        <w:t>Добавить столбец с периодом колебания</w:t>
      </w:r>
    </w:p>
  </w:comment>
  <w:comment w:id="72" w:author="Евдаков Алексей" w:date="2024-02-15T10:30:00Z" w:initials="EAE">
    <w:p w14:paraId="2D5A6C5F" w14:textId="77777777" w:rsidR="005F5E18" w:rsidRPr="00972670" w:rsidRDefault="005F5E18" w:rsidP="006F2F48">
      <w:pPr>
        <w:pStyle w:val="a9"/>
        <w:rPr>
          <w:lang w:val="ru-RU"/>
        </w:rPr>
      </w:pPr>
      <w:r>
        <w:rPr>
          <w:rStyle w:val="a8"/>
        </w:rPr>
        <w:annotationRef/>
      </w:r>
      <w:r>
        <w:rPr>
          <w:lang w:val="ru-RU"/>
        </w:rPr>
        <w:t>+ схема подстанции (движки) + где замеры.</w:t>
      </w:r>
    </w:p>
  </w:comment>
  <w:comment w:id="73" w:author="Евдаков Алексей" w:date="2024-02-15T13:30:00Z" w:initials="EAE">
    <w:p w14:paraId="00FC3FC6" w14:textId="77777777" w:rsidR="005F5E18" w:rsidRPr="00264F32" w:rsidRDefault="005F5E18" w:rsidP="006F2F48">
      <w:pPr>
        <w:pStyle w:val="a9"/>
        <w:rPr>
          <w:lang w:val="ru-RU"/>
        </w:rPr>
      </w:pPr>
      <w:r>
        <w:rPr>
          <w:rStyle w:val="a8"/>
        </w:rPr>
        <w:annotationRef/>
      </w:r>
      <w:r>
        <w:rPr>
          <w:lang w:val="ru-RU"/>
        </w:rPr>
        <w:t>+Добавить статистику с осциллограмм</w:t>
      </w:r>
    </w:p>
  </w:comment>
  <w:comment w:id="74" w:author="Feel" w:date="2024-02-14T12:05:00Z" w:initials="F">
    <w:p w14:paraId="61B18089" w14:textId="77777777" w:rsidR="005F5E18" w:rsidRDefault="005F5E18" w:rsidP="006F2F48">
      <w:pPr>
        <w:pStyle w:val="a9"/>
        <w:rPr>
          <w:lang w:val="ru-RU"/>
        </w:rPr>
      </w:pPr>
      <w:r>
        <w:rPr>
          <w:rStyle w:val="a8"/>
        </w:rPr>
        <w:annotationRef/>
      </w:r>
      <w:r>
        <w:rPr>
          <w:lang w:val="ru-RU"/>
        </w:rPr>
        <w:t>Вот это ч хороший столбец</w:t>
      </w:r>
    </w:p>
    <w:p w14:paraId="719CE8E0" w14:textId="77777777" w:rsidR="005F5E18" w:rsidRDefault="005F5E18" w:rsidP="006F2F48">
      <w:pPr>
        <w:pStyle w:val="a9"/>
        <w:rPr>
          <w:lang w:val="ru-RU"/>
        </w:rPr>
      </w:pPr>
      <w:r>
        <w:rPr>
          <w:lang w:val="ru-RU"/>
        </w:rPr>
        <w:t>А вывод-то какой?</w:t>
      </w:r>
    </w:p>
    <w:p w14:paraId="2B9EC2CD" w14:textId="77777777" w:rsidR="005F5E18" w:rsidRPr="00FE09F0" w:rsidRDefault="005F5E18" w:rsidP="006F2F48">
      <w:pPr>
        <w:pStyle w:val="a9"/>
        <w:rPr>
          <w:lang w:val="ru-RU"/>
        </w:rPr>
      </w:pPr>
    </w:p>
  </w:comment>
  <w:comment w:id="75" w:author="Евдаков Алексей" w:date="2024-02-14T14:58:00Z" w:initials="EAE">
    <w:p w14:paraId="04A3FBD5" w14:textId="77777777" w:rsidR="005F5E18" w:rsidRPr="00F951E3" w:rsidRDefault="005F5E18" w:rsidP="006F2F48">
      <w:pPr>
        <w:pStyle w:val="a9"/>
        <w:rPr>
          <w:lang w:val="ru-RU"/>
        </w:rPr>
      </w:pPr>
      <w:r>
        <w:rPr>
          <w:rStyle w:val="a8"/>
        </w:rPr>
        <w:annotationRef/>
      </w:r>
      <w:r>
        <w:rPr>
          <w:lang w:val="ru-RU"/>
        </w:rPr>
        <w:t>Никакой)) Я прост вставил таблицу, в которой у меня были указаны эти колебания в разных опытах. Там анализировался факт отключения нагрузки при БАВР, и то, что дело не в скорости работы, колебания и т.д. А в том, в какой момент этого колебания прост случилась авария (отключение выключателя).</w:t>
      </w:r>
    </w:p>
  </w:comment>
  <w:comment w:id="77" w:author="Евдаков Алексей" w:date="2025-05-21T16:14:00Z" w:initials="EAE">
    <w:p w14:paraId="4044831C" w14:textId="77777777" w:rsidR="005F5E18" w:rsidRDefault="005F5E18">
      <w:pPr>
        <w:pStyle w:val="a9"/>
        <w:rPr>
          <w:lang w:val="ru-RU"/>
        </w:rPr>
      </w:pPr>
      <w:r>
        <w:rPr>
          <w:rStyle w:val="a8"/>
        </w:rPr>
        <w:annotationRef/>
      </w:r>
      <w:r>
        <w:rPr>
          <w:lang w:val="ru-RU"/>
        </w:rPr>
        <w:t>Было вот так, но ввиду необходимости неразглашения тайн я сократил описнаие.</w:t>
      </w:r>
    </w:p>
    <w:p w14:paraId="3D83130A" w14:textId="77777777" w:rsidR="005F5E18" w:rsidRDefault="005F5E18">
      <w:pPr>
        <w:pStyle w:val="a9"/>
        <w:rPr>
          <w:lang w:val="ru-RU"/>
        </w:rPr>
      </w:pPr>
    </w:p>
    <w:p w14:paraId="419DCEB7" w14:textId="2EDE1D93" w:rsidR="005F5E18" w:rsidRPr="00E1535F" w:rsidRDefault="005F5E18">
      <w:pPr>
        <w:pStyle w:val="a9"/>
        <w:rPr>
          <w:lang w:val="ru-RU"/>
        </w:rPr>
      </w:pPr>
      <w:r>
        <w:rPr>
          <w:lang w:val="ru-RU"/>
        </w:rPr>
        <w:t>«</w:t>
      </w:r>
      <w:r w:rsidRPr="00E1535F">
        <w:rPr>
          <w:lang w:val="ru-RU"/>
        </w:rPr>
        <w:t>В момент времени 1</w:t>
      </w:r>
      <w:r>
        <w:t> </w:t>
      </w:r>
      <w:r w:rsidRPr="00E1535F">
        <w:rPr>
          <w:lang w:val="ru-RU"/>
        </w:rPr>
        <w:t>с отношение тока, например 200</w:t>
      </w:r>
      <w:r>
        <w:t> </w:t>
      </w:r>
      <w:r w:rsidRPr="00E1535F">
        <w:rPr>
          <w:lang w:val="ru-RU"/>
        </w:rPr>
        <w:t>мс назад (2040</w:t>
      </w:r>
      <w:r>
        <w:t> </w:t>
      </w:r>
      <w:r w:rsidRPr="00E1535F">
        <w:rPr>
          <w:lang w:val="ru-RU"/>
        </w:rPr>
        <w:t>А) и нынешнего тока (1630</w:t>
      </w:r>
      <w:r>
        <w:t> </w:t>
      </w:r>
      <w:r w:rsidRPr="00E1535F">
        <w:rPr>
          <w:lang w:val="ru-RU"/>
        </w:rPr>
        <w:t>А) опустилось ниже границы в 0,8, и произошло «отпускание» РНМ.</w:t>
      </w:r>
      <w:r>
        <w:rPr>
          <w:lang w:val="ru-RU"/>
        </w:rPr>
        <w:t>»</w:t>
      </w:r>
    </w:p>
  </w:comment>
  <w:comment w:id="78" w:author="Евдаков Алексей" w:date="2025-05-21T16:09:00Z" w:initials="EAE">
    <w:p w14:paraId="5308C46A" w14:textId="221634D4" w:rsidR="005F5E18" w:rsidRPr="00E1535F" w:rsidRDefault="005F5E18">
      <w:pPr>
        <w:pStyle w:val="a9"/>
        <w:rPr>
          <w:lang w:val="ru-RU"/>
        </w:rPr>
      </w:pPr>
      <w:r>
        <w:rPr>
          <w:rStyle w:val="a8"/>
        </w:rPr>
        <w:annotationRef/>
      </w:r>
      <w:r w:rsidRPr="00C875B1">
        <w:t>t</w:t>
      </w:r>
      <w:r w:rsidRPr="00E1535F">
        <w:rPr>
          <w:lang w:val="ru-RU"/>
        </w:rPr>
        <w:t>00050_210906_0606__0008</w:t>
      </w:r>
    </w:p>
  </w:comment>
  <w:comment w:id="79" w:author="Евдаков Алексей" w:date="2025-05-21T16:09:00Z" w:initials="EAE">
    <w:p w14:paraId="7ABA1FC4" w14:textId="77777777" w:rsidR="005F5E18" w:rsidRDefault="005F5E18" w:rsidP="00E1535F">
      <w:pPr>
        <w:ind w:firstLine="708"/>
        <w:rPr>
          <w:rFonts w:cs="Times New Roman"/>
        </w:rPr>
      </w:pPr>
      <w:r>
        <w:rPr>
          <w:rStyle w:val="a8"/>
        </w:rPr>
        <w:annotationRef/>
      </w:r>
      <w:r>
        <w:rPr>
          <w:rFonts w:cs="Times New Roman"/>
        </w:rPr>
        <w:t>На «ДКС-1 ЗРУ-10кВ СШ2-4» в 06:06 (06.09.2021) произошло излишнее срабатывание БАВР.</w:t>
      </w:r>
    </w:p>
    <w:p w14:paraId="7812513E" w14:textId="71C3AC69" w:rsidR="005F5E18" w:rsidRPr="00E1535F" w:rsidRDefault="005F5E18" w:rsidP="00E1535F">
      <w:pPr>
        <w:pStyle w:val="a9"/>
        <w:jc w:val="both"/>
        <w:rPr>
          <w:lang w:val="ru-RU"/>
        </w:rPr>
      </w:pPr>
    </w:p>
  </w:comment>
  <w:comment w:id="80" w:author="Евдаков Алексей" w:date="2025-05-21T16:19:00Z" w:initials="EAE">
    <w:p w14:paraId="1AF204B0" w14:textId="77777777" w:rsidR="005F5E18" w:rsidRDefault="005F5E18">
      <w:pPr>
        <w:pStyle w:val="a9"/>
        <w:rPr>
          <w:lang w:val="ru-RU"/>
        </w:rPr>
      </w:pPr>
      <w:r>
        <w:rPr>
          <w:rStyle w:val="a8"/>
        </w:rPr>
        <w:annotationRef/>
      </w:r>
      <w:r>
        <w:rPr>
          <w:lang w:val="ru-RU"/>
        </w:rPr>
        <w:t xml:space="preserve">Это </w:t>
      </w:r>
    </w:p>
    <w:p w14:paraId="07B2509C" w14:textId="51AAA443" w:rsidR="005F5E18" w:rsidRPr="00167FF3" w:rsidRDefault="005F5E18">
      <w:pPr>
        <w:pStyle w:val="a9"/>
        <w:rPr>
          <w:lang w:val="ru-RU"/>
        </w:rPr>
      </w:pPr>
      <w:r w:rsidRPr="00167FF3">
        <w:rPr>
          <w:lang w:val="ru-RU"/>
        </w:rPr>
        <w:t>ЗРУ-6/6,3кВ Шахта Сибирская</w:t>
      </w:r>
    </w:p>
  </w:comment>
  <w:comment w:id="81" w:author="Евдаков Алексей" w:date="2025-05-21T16:20:00Z" w:initials="EAE">
    <w:p w14:paraId="5ACAD022" w14:textId="52186387" w:rsidR="005F5E18" w:rsidRPr="00167FF3" w:rsidRDefault="005F5E18">
      <w:pPr>
        <w:pStyle w:val="a9"/>
        <w:rPr>
          <w:lang w:val="ru-RU"/>
        </w:rPr>
      </w:pPr>
      <w:r>
        <w:rPr>
          <w:rStyle w:val="a8"/>
        </w:rPr>
        <w:annotationRef/>
      </w:r>
      <w:r w:rsidRPr="00167FF3">
        <w:rPr>
          <w:lang w:val="ru-RU"/>
        </w:rPr>
        <w:t>на ГПП-3 на заводе ТАНЕКО</w:t>
      </w:r>
    </w:p>
  </w:comment>
  <w:comment w:id="82" w:author="Feel" w:date="2024-02-14T12:11:00Z" w:initials="F">
    <w:p w14:paraId="2200C730" w14:textId="77777777" w:rsidR="005F5E18" w:rsidRPr="00FE09F0" w:rsidRDefault="005F5E18" w:rsidP="006F2F48">
      <w:pPr>
        <w:pStyle w:val="a9"/>
        <w:rPr>
          <w:lang w:val="ru-RU"/>
        </w:rPr>
      </w:pPr>
      <w:r>
        <w:rPr>
          <w:rStyle w:val="a8"/>
        </w:rPr>
        <w:annotationRef/>
      </w:r>
      <w:r>
        <w:rPr>
          <w:lang w:val="ru-RU"/>
        </w:rPr>
        <w:t>(</w:t>
      </w:r>
    </w:p>
  </w:comment>
  <w:comment w:id="84" w:author="Евдаков Алексей" w:date="2025-05-21T16:24:00Z" w:initials="EAE">
    <w:p w14:paraId="22D4702A" w14:textId="02D4AD3F" w:rsidR="005F5E18" w:rsidRPr="00167FF3" w:rsidRDefault="005F5E18">
      <w:pPr>
        <w:pStyle w:val="a9"/>
        <w:rPr>
          <w:lang w:val="ru-RU"/>
        </w:rPr>
      </w:pPr>
      <w:r>
        <w:rPr>
          <w:rStyle w:val="a8"/>
        </w:rPr>
        <w:annotationRef/>
      </w:r>
      <w:r w:rsidRPr="00BD1ECD">
        <w:t>t</w:t>
      </w:r>
      <w:r w:rsidRPr="00167FF3">
        <w:rPr>
          <w:lang w:val="ru-RU"/>
        </w:rPr>
        <w:t>00051_240207_2327__0021</w:t>
      </w:r>
    </w:p>
  </w:comment>
  <w:comment w:id="85" w:author="Евдаков Алексей" w:date="2025-05-21T16:24:00Z" w:initials="EAE">
    <w:p w14:paraId="406D9453" w14:textId="1E31E7AE" w:rsidR="005F5E18" w:rsidRPr="00167FF3" w:rsidRDefault="005F5E18">
      <w:pPr>
        <w:pStyle w:val="a9"/>
        <w:rPr>
          <w:lang w:val="ru-RU"/>
        </w:rPr>
      </w:pPr>
      <w:r>
        <w:rPr>
          <w:rStyle w:val="a8"/>
        </w:rPr>
        <w:annotationRef/>
      </w:r>
      <w:r w:rsidRPr="00167FF3">
        <w:rPr>
          <w:lang w:val="ru-RU"/>
        </w:rPr>
        <w:t>«ДКС-1 ЗРУ-10кВ СШ1-3» в 23:27 (07.02.2024)</w:t>
      </w:r>
    </w:p>
  </w:comment>
  <w:comment w:id="86" w:author="Евдаков Алексей" w:date="2025-05-21T17:12:00Z" w:initials="EAE">
    <w:p w14:paraId="5D58B054" w14:textId="4EAFB30C" w:rsidR="005F5E18" w:rsidRPr="00677BBD" w:rsidRDefault="005F5E18">
      <w:pPr>
        <w:pStyle w:val="a9"/>
        <w:rPr>
          <w:lang w:val="ru-RU"/>
        </w:rPr>
      </w:pPr>
      <w:r>
        <w:rPr>
          <w:rStyle w:val="a8"/>
        </w:rPr>
        <w:annotationRef/>
      </w:r>
      <w:r w:rsidRPr="00677BBD">
        <w:rPr>
          <w:lang w:val="ru-RU"/>
        </w:rPr>
        <w:t>данный режим можно найти на осциллограмме «</w:t>
      </w:r>
      <w:r w:rsidRPr="00101B35">
        <w:t>t</w:t>
      </w:r>
      <w:r w:rsidRPr="00677BBD">
        <w:rPr>
          <w:lang w:val="ru-RU"/>
        </w:rPr>
        <w:t>00051_240207_1414__0090»</w:t>
      </w:r>
    </w:p>
  </w:comment>
  <w:comment w:id="90" w:author="Евдаков Алексей" w:date="2025-05-21T17:19:00Z" w:initials="EAE">
    <w:p w14:paraId="0107E2D4" w14:textId="4B0864F1" w:rsidR="005F5E18" w:rsidRPr="00E5017A" w:rsidRDefault="005F5E18">
      <w:pPr>
        <w:pStyle w:val="a9"/>
        <w:rPr>
          <w:lang w:val="ru-RU"/>
        </w:rPr>
      </w:pPr>
      <w:r>
        <w:rPr>
          <w:rStyle w:val="a8"/>
        </w:rPr>
        <w:annotationRef/>
      </w:r>
      <w:r>
        <w:rPr>
          <w:lang w:val="ru-RU"/>
        </w:rPr>
        <w:t>Саратов</w:t>
      </w:r>
    </w:p>
  </w:comment>
  <w:comment w:id="91" w:author="Евдаков Алексей" w:date="2024-02-15T11:11:00Z" w:initials="EAE">
    <w:p w14:paraId="12E647BE" w14:textId="77777777" w:rsidR="005F5E18" w:rsidRPr="00C943E7" w:rsidRDefault="005F5E18" w:rsidP="006F2F48">
      <w:pPr>
        <w:pStyle w:val="a9"/>
        <w:rPr>
          <w:lang w:val="ru-RU"/>
        </w:rPr>
      </w:pPr>
      <w:r>
        <w:rPr>
          <w:rStyle w:val="a8"/>
        </w:rPr>
        <w:annotationRef/>
      </w:r>
      <w:r>
        <w:rPr>
          <w:lang w:val="ru-RU"/>
        </w:rPr>
        <w:t>Уточнение про 0,4кВ</w:t>
      </w:r>
    </w:p>
  </w:comment>
  <w:comment w:id="93" w:author="Евдаков Алексей" w:date="2025-05-21T17:23:00Z" w:initials="EAE">
    <w:p w14:paraId="3400927F" w14:textId="77777777" w:rsidR="005F5E18" w:rsidRDefault="005F5E18">
      <w:pPr>
        <w:pStyle w:val="a9"/>
        <w:rPr>
          <w:lang w:val="ru-RU"/>
        </w:rPr>
      </w:pPr>
      <w:r>
        <w:rPr>
          <w:rStyle w:val="a8"/>
        </w:rPr>
        <w:annotationRef/>
      </w:r>
      <w:r>
        <w:rPr>
          <w:lang w:val="ru-RU"/>
        </w:rPr>
        <w:t>Можно оставить задачу, даже если не будет расписано внедрение 67</w:t>
      </w:r>
      <w:r>
        <w:t>N</w:t>
      </w:r>
      <w:r w:rsidRPr="00E5017A">
        <w:rPr>
          <w:lang w:val="ru-RU"/>
        </w:rPr>
        <w:t xml:space="preserve"> </w:t>
      </w:r>
      <w:r>
        <w:rPr>
          <w:lang w:val="ru-RU"/>
        </w:rPr>
        <w:t>в наш терминал и его применение.</w:t>
      </w:r>
    </w:p>
    <w:p w14:paraId="5B2558A2" w14:textId="77777777" w:rsidR="005F5E18" w:rsidRDefault="005F5E18">
      <w:pPr>
        <w:pStyle w:val="a9"/>
        <w:rPr>
          <w:lang w:val="ru-RU"/>
        </w:rPr>
      </w:pPr>
    </w:p>
    <w:p w14:paraId="4DCDEBD7" w14:textId="700FA719" w:rsidR="005F5E18" w:rsidRPr="00E5017A" w:rsidRDefault="005F5E18">
      <w:pPr>
        <w:pStyle w:val="a9"/>
        <w:rPr>
          <w:lang w:val="ru-RU"/>
        </w:rPr>
      </w:pPr>
      <w:r>
        <w:rPr>
          <w:lang w:val="ru-RU"/>
        </w:rPr>
        <w:t>К тому же это позволит указать актуальность изучение нейронок для анализа ОЗЗ на данных Галины.</w:t>
      </w:r>
    </w:p>
  </w:comment>
  <w:comment w:id="94" w:author="Евдаков Алексей" w:date="2025-05-21T17:22:00Z" w:initials="EAE">
    <w:p w14:paraId="2BA24EA3" w14:textId="77777777" w:rsidR="005F5E18" w:rsidRDefault="005F5E18" w:rsidP="00E5017A">
      <w:pPr>
        <w:ind w:firstLine="708"/>
        <w:rPr>
          <w:rFonts w:cs="Times New Roman"/>
          <w:color w:val="7030A0"/>
        </w:rPr>
      </w:pPr>
      <w:r>
        <w:rPr>
          <w:rStyle w:val="a8"/>
        </w:rPr>
        <w:annotationRef/>
      </w:r>
      <w:r w:rsidRPr="00756AC2">
        <w:rPr>
          <w:rFonts w:cs="Times New Roman"/>
          <w:color w:val="7030A0"/>
        </w:rPr>
        <w:t>Данные файлы находятся в папке</w:t>
      </w:r>
    </w:p>
    <w:p w14:paraId="0CAF96C3" w14:textId="77777777" w:rsidR="005F5E18" w:rsidRPr="00756AC2" w:rsidRDefault="005F5E18" w:rsidP="00E5017A">
      <w:pPr>
        <w:ind w:firstLine="708"/>
        <w:rPr>
          <w:rFonts w:cs="Times New Roman"/>
          <w:color w:val="7030A0"/>
        </w:rPr>
      </w:pPr>
      <w:r>
        <w:rPr>
          <w:rFonts w:cs="Times New Roman"/>
          <w:color w:val="7030A0"/>
        </w:rPr>
        <w:t>«</w:t>
      </w:r>
      <w:r w:rsidRPr="000774BE">
        <w:rPr>
          <w:rFonts w:cs="Times New Roman"/>
          <w:color w:val="7030A0"/>
        </w:rPr>
        <w:t>_вспомогательные файлы\Нижнекамск Шина</w:t>
      </w:r>
      <w:r>
        <w:rPr>
          <w:rFonts w:cs="Times New Roman"/>
          <w:color w:val="7030A0"/>
        </w:rPr>
        <w:t>»</w:t>
      </w:r>
    </w:p>
    <w:p w14:paraId="0F8202F4" w14:textId="7C1779A3" w:rsidR="005F5E18" w:rsidRPr="00E5017A" w:rsidRDefault="005F5E18" w:rsidP="00E5017A">
      <w:pPr>
        <w:ind w:firstLine="708"/>
      </w:pPr>
    </w:p>
  </w:comment>
  <w:comment w:id="95" w:author="Евдаков Алексей" w:date="2025-05-21T17:23:00Z" w:initials="EAE">
    <w:p w14:paraId="53A60664" w14:textId="46D4A162" w:rsidR="007F03F4" w:rsidRDefault="007F03F4" w:rsidP="007F03F4">
      <w:pPr>
        <w:pStyle w:val="a9"/>
        <w:rPr>
          <w:rStyle w:val="a8"/>
          <w:lang w:val="ru-RU"/>
        </w:rPr>
      </w:pPr>
      <w:r>
        <w:rPr>
          <w:rStyle w:val="a8"/>
          <w:lang w:val="ru-RU"/>
        </w:rPr>
        <w:t>Тут по большей части разбор возникновения блокировки по БНН. К РНМ можно притянуть в том контексте, что он тоже использует напряжение.</w:t>
      </w:r>
    </w:p>
    <w:p w14:paraId="4FF91494" w14:textId="77777777" w:rsidR="007F03F4" w:rsidRDefault="007F03F4" w:rsidP="007F03F4">
      <w:pPr>
        <w:pStyle w:val="a9"/>
        <w:rPr>
          <w:rStyle w:val="a8"/>
          <w:lang w:val="ru-RU"/>
        </w:rPr>
      </w:pPr>
    </w:p>
    <w:p w14:paraId="7D6446C3" w14:textId="33BF8DE1" w:rsidR="007F03F4" w:rsidRPr="007F03F4" w:rsidRDefault="007F03F4" w:rsidP="007F03F4">
      <w:pPr>
        <w:pStyle w:val="a9"/>
        <w:rPr>
          <w:lang w:val="ru-RU"/>
        </w:rPr>
      </w:pPr>
      <w:r>
        <w:rPr>
          <w:rStyle w:val="a8"/>
          <w:lang w:val="ru-RU"/>
        </w:rPr>
        <w:t>Но также, очень актуально будет упомянуть и описать в контексте статистки по ОЗЗ, что возникает перенапряжение, но оно не реальное.</w:t>
      </w:r>
    </w:p>
  </w:comment>
  <w:comment w:id="96" w:author="Алексей Евдаков [2]" w:date="2025-11-07T10:07:00Z" w:initials="АЕ">
    <w:p w14:paraId="56B2BD2A" w14:textId="395630C4" w:rsidR="007F03F4" w:rsidRPr="007F03F4" w:rsidRDefault="007F03F4">
      <w:pPr>
        <w:pStyle w:val="a9"/>
        <w:rPr>
          <w:lang w:val="ru-RU"/>
        </w:rPr>
      </w:pPr>
      <w:r>
        <w:rPr>
          <w:rStyle w:val="a8"/>
        </w:rPr>
        <w:annotationRef/>
      </w:r>
      <w:r>
        <w:rPr>
          <w:rStyle w:val="a8"/>
          <w:lang w:val="ru-RU"/>
        </w:rPr>
        <w:t>И надо будет обязательно перечитать, так как пока что, это прост скопированный текст.</w:t>
      </w:r>
    </w:p>
  </w:comment>
  <w:comment w:id="97" w:author="Евдаков Алексей" w:date="2025-05-21T17:22:00Z" w:initials="EAE">
    <w:p w14:paraId="0AFBB01D" w14:textId="77777777" w:rsidR="007F03F4" w:rsidRDefault="007F03F4" w:rsidP="007F03F4">
      <w:pPr>
        <w:ind w:firstLine="708"/>
        <w:rPr>
          <w:rFonts w:cs="Times New Roman"/>
          <w:color w:val="7030A0"/>
        </w:rPr>
      </w:pPr>
      <w:r>
        <w:rPr>
          <w:rStyle w:val="a8"/>
        </w:rPr>
        <w:annotationRef/>
      </w:r>
      <w:r w:rsidRPr="00756AC2">
        <w:rPr>
          <w:rFonts w:cs="Times New Roman"/>
          <w:color w:val="7030A0"/>
        </w:rPr>
        <w:t>Данные файлы находятся в папке</w:t>
      </w:r>
    </w:p>
    <w:p w14:paraId="749FF304" w14:textId="6C031579" w:rsidR="007F03F4" w:rsidRPr="00756AC2" w:rsidRDefault="007F03F4" w:rsidP="007F03F4">
      <w:pPr>
        <w:ind w:firstLine="708"/>
        <w:rPr>
          <w:rFonts w:cs="Times New Roman"/>
          <w:color w:val="7030A0"/>
        </w:rPr>
      </w:pPr>
      <w:r>
        <w:rPr>
          <w:rFonts w:cs="Times New Roman"/>
          <w:color w:val="7030A0"/>
        </w:rPr>
        <w:t>«</w:t>
      </w:r>
      <w:r w:rsidRPr="000774BE">
        <w:rPr>
          <w:rFonts w:cs="Times New Roman"/>
          <w:color w:val="7030A0"/>
        </w:rPr>
        <w:t>_вспомогательные файлы\</w:t>
      </w:r>
      <w:r w:rsidRPr="007F03F4">
        <w:rPr>
          <w:rFonts w:cs="Times New Roman"/>
          <w:color w:val="7030A0"/>
        </w:rPr>
        <w:t>Неман</w:t>
      </w:r>
      <w:r>
        <w:rPr>
          <w:rFonts w:cs="Times New Roman"/>
          <w:color w:val="7030A0"/>
        </w:rPr>
        <w:t>»</w:t>
      </w:r>
    </w:p>
    <w:p w14:paraId="373AE048" w14:textId="77777777" w:rsidR="007F03F4" w:rsidRPr="00E5017A" w:rsidRDefault="007F03F4" w:rsidP="007F03F4">
      <w:pPr>
        <w:ind w:firstLine="708"/>
      </w:pPr>
    </w:p>
  </w:comment>
  <w:comment w:id="98" w:author="Алексей Евдаков [2]" w:date="2025-11-13T12:00:00Z" w:initials="АЕ">
    <w:p w14:paraId="19042DFC" w14:textId="77777777" w:rsidR="00FA7860" w:rsidRPr="00FA7860" w:rsidRDefault="00FA7860" w:rsidP="00FA7860">
      <w:pPr>
        <w:ind w:firstLine="708"/>
        <w:rPr>
          <w:rFonts w:cs="Times New Roman"/>
          <w:szCs w:val="24"/>
          <w:highlight w:val="green"/>
          <w:lang w:val="en-US"/>
        </w:rPr>
      </w:pPr>
      <w:r>
        <w:rPr>
          <w:rStyle w:val="a8"/>
        </w:rPr>
        <w:annotationRef/>
      </w:r>
      <w:r w:rsidRPr="00FA7860">
        <w:rPr>
          <w:rFonts w:cs="Times New Roman"/>
          <w:szCs w:val="24"/>
          <w:highlight w:val="green"/>
          <w:lang w:val="en-US"/>
        </w:rPr>
        <w:t>analiz_statistiki_tehnologicheskih_narusheniy_v_kabelnyh_raspredelitelnyh</w:t>
      </w:r>
    </w:p>
    <w:p w14:paraId="55FDCF6B" w14:textId="5064E095" w:rsidR="00FA7860" w:rsidRDefault="00FA7860">
      <w:pPr>
        <w:pStyle w:val="a9"/>
      </w:pPr>
    </w:p>
  </w:comment>
  <w:comment w:id="101" w:author="Евдаков Алексей" w:date="2025-05-21T15:03:00Z" w:initials="EAE">
    <w:p w14:paraId="44D46AB6" w14:textId="77777777" w:rsidR="005F5E18" w:rsidRPr="00C871EA" w:rsidRDefault="005F5E18" w:rsidP="006F2F48">
      <w:pPr>
        <w:pStyle w:val="a9"/>
        <w:rPr>
          <w:lang w:val="ru-RU"/>
        </w:rPr>
      </w:pPr>
      <w:r>
        <w:rPr>
          <w:rStyle w:val="a8"/>
        </w:rPr>
        <w:annotationRef/>
      </w:r>
      <w:r>
        <w:rPr>
          <w:lang w:val="ru-RU"/>
        </w:rPr>
        <w:t>Пока такое название, потом поправится.</w:t>
      </w:r>
    </w:p>
  </w:comment>
  <w:comment w:id="103" w:author="Алексей Евдаков [2]" w:date="2025-06-14T14:14:00Z" w:initials="АЕ">
    <w:p w14:paraId="39727DFF" w14:textId="4C02C17C" w:rsidR="006206FC" w:rsidRPr="006206FC" w:rsidRDefault="006206FC">
      <w:pPr>
        <w:pStyle w:val="a9"/>
        <w:rPr>
          <w:lang w:val="ru-RU"/>
        </w:rPr>
      </w:pPr>
      <w:r>
        <w:rPr>
          <w:rStyle w:val="a8"/>
        </w:rPr>
        <w:annotationRef/>
      </w:r>
      <w:r>
        <w:rPr>
          <w:lang w:val="ru-RU"/>
        </w:rPr>
        <w:t>Накидано нейронкой, но мне нравится.</w:t>
      </w:r>
    </w:p>
  </w:comment>
  <w:comment w:id="107" w:author="Евдаков Алексей" w:date="2025-05-21T15:00:00Z" w:initials="EAE">
    <w:p w14:paraId="1E1678A4" w14:textId="77777777" w:rsidR="005F5E18" w:rsidRPr="00C871EA" w:rsidRDefault="005F5E18" w:rsidP="00980FD3">
      <w:pPr>
        <w:pStyle w:val="a9"/>
        <w:rPr>
          <w:lang w:val="ru-RU"/>
        </w:rPr>
      </w:pPr>
      <w:r>
        <w:rPr>
          <w:rStyle w:val="a8"/>
        </w:rPr>
        <w:annotationRef/>
      </w:r>
      <w:r>
        <w:rPr>
          <w:lang w:val="ru-RU"/>
        </w:rPr>
        <w:t>Взято из статей про КР</w:t>
      </w:r>
    </w:p>
  </w:comment>
  <w:comment w:id="118" w:author="Андрей Яблоков" w:date="2023-11-27T16:37:00Z" w:initials="АЯ">
    <w:p w14:paraId="4B023EA1" w14:textId="77777777" w:rsidR="005F5E18" w:rsidRPr="006D3E39" w:rsidRDefault="005F5E18" w:rsidP="00251206">
      <w:pPr>
        <w:pStyle w:val="a9"/>
        <w:rPr>
          <w:lang w:val="ru-RU"/>
        </w:rPr>
      </w:pPr>
      <w:r>
        <w:rPr>
          <w:rStyle w:val="a8"/>
        </w:rPr>
        <w:annotationRef/>
      </w:r>
      <w:r>
        <w:rPr>
          <w:lang w:val="ru-RU"/>
        </w:rPr>
        <w:t>Вот это не сходится с рисунком вроде, все годографы кроме темно синего достигает точки 3 быстрее. Надо как то пояснить мысль, читатель не поймет</w:t>
      </w:r>
    </w:p>
  </w:comment>
  <w:comment w:id="119" w:author="Алексей Евдаков" w:date="2023-11-27T22:33:00Z" w:initials="АЕ">
    <w:p w14:paraId="30297085" w14:textId="77777777" w:rsidR="005F5E18" w:rsidRDefault="005F5E18" w:rsidP="00251206">
      <w:pPr>
        <w:pStyle w:val="a9"/>
        <w:rPr>
          <w:lang w:val="ru-RU"/>
        </w:rPr>
      </w:pPr>
      <w:r>
        <w:rPr>
          <w:rStyle w:val="a8"/>
        </w:rPr>
        <w:annotationRef/>
      </w:r>
      <w:r>
        <w:rPr>
          <w:lang w:val="ru-RU"/>
        </w:rPr>
        <w:t>Переписал. Ибо суть в том, что у</w:t>
      </w:r>
    </w:p>
    <w:p w14:paraId="40CE637A" w14:textId="77777777" w:rsidR="005F5E18" w:rsidRDefault="005F5E18" w:rsidP="00251206">
      <w:pPr>
        <w:pStyle w:val="a9"/>
        <w:rPr>
          <w:lang w:val="ru-RU"/>
        </w:rPr>
      </w:pPr>
      <w:r>
        <w:rPr>
          <w:lang w:val="ru-RU"/>
        </w:rPr>
        <w:t>КР – траектория стабильна и одинакова</w:t>
      </w:r>
    </w:p>
    <w:p w14:paraId="48CB0BE6" w14:textId="77777777" w:rsidR="005F5E18" w:rsidRPr="00655325" w:rsidRDefault="005F5E18" w:rsidP="00251206">
      <w:pPr>
        <w:pStyle w:val="a9"/>
        <w:rPr>
          <w:lang w:val="ru-RU"/>
        </w:rPr>
      </w:pPr>
      <w:r>
        <w:rPr>
          <w:lang w:val="ru-RU"/>
        </w:rPr>
        <w:t>ТТ – траектория изменяется от момента начала аварии</w:t>
      </w:r>
    </w:p>
  </w:comment>
  <w:comment w:id="121" w:author="Андрей Яблоков" w:date="2023-11-22T00:08:00Z" w:initials="АЯ">
    <w:p w14:paraId="30944275" w14:textId="77777777" w:rsidR="005F5E18" w:rsidRPr="00B41B42" w:rsidRDefault="005F5E18" w:rsidP="00251206">
      <w:pPr>
        <w:pStyle w:val="a9"/>
        <w:rPr>
          <w:lang w:val="ru-RU"/>
        </w:rPr>
      </w:pPr>
      <w:r>
        <w:rPr>
          <w:rStyle w:val="a8"/>
        </w:rPr>
        <w:annotationRef/>
      </w:r>
      <w:r>
        <w:rPr>
          <w:lang w:val="ru-RU"/>
        </w:rPr>
        <w:t>Надо описать где то, что это за иные параметры исходной модели</w:t>
      </w:r>
    </w:p>
  </w:comment>
  <w:comment w:id="122" w:author="Алексей Евдаков" w:date="2023-11-26T21:55:00Z" w:initials="АЕ">
    <w:p w14:paraId="42C65C6B" w14:textId="77777777" w:rsidR="005F5E18" w:rsidRPr="002A50C2" w:rsidRDefault="005F5E18" w:rsidP="00251206">
      <w:pPr>
        <w:pStyle w:val="a9"/>
        <w:rPr>
          <w:lang w:val="ru-RU"/>
        </w:rPr>
      </w:pPr>
      <w:r>
        <w:rPr>
          <w:rStyle w:val="a8"/>
        </w:rPr>
        <w:annotationRef/>
      </w:r>
      <w:r>
        <w:rPr>
          <w:lang w:val="ru-RU"/>
        </w:rPr>
        <w:t>Пока не придумал, как лучше. Да и… других параметров особо нет. Это скорее совсем базовые, например частота сети, длина процесса и т.д.</w:t>
      </w:r>
    </w:p>
  </w:comment>
  <w:comment w:id="123" w:author="Андрей Яблоков" w:date="2023-11-27T16:48:00Z" w:initials="АЯ">
    <w:p w14:paraId="4ED44D83" w14:textId="77777777" w:rsidR="005F5E18" w:rsidRPr="00DC7BDC" w:rsidRDefault="005F5E18" w:rsidP="00251206">
      <w:pPr>
        <w:pStyle w:val="a9"/>
        <w:rPr>
          <w:lang w:val="ru-RU"/>
        </w:rPr>
      </w:pPr>
      <w:r>
        <w:rPr>
          <w:rStyle w:val="a8"/>
        </w:rPr>
        <w:annotationRef/>
      </w:r>
      <w:r>
        <w:rPr>
          <w:lang w:val="ru-RU"/>
        </w:rPr>
        <w:t>Может сослаться на формулу: все иные параметры тока, участвующие в формуле 1, ….</w:t>
      </w:r>
    </w:p>
  </w:comment>
  <w:comment w:id="124" w:author="Алексей Евдаков" w:date="2023-11-27T22:18:00Z" w:initials="АЕ">
    <w:p w14:paraId="41AE6FDC" w14:textId="77777777" w:rsidR="005F5E18" w:rsidRPr="00874C26" w:rsidRDefault="005F5E18" w:rsidP="00251206">
      <w:pPr>
        <w:pStyle w:val="a9"/>
        <w:rPr>
          <w:lang w:val="ru-RU"/>
        </w:rPr>
      </w:pPr>
      <w:r>
        <w:rPr>
          <w:rStyle w:val="a8"/>
        </w:rPr>
        <w:annotationRef/>
      </w:r>
      <w:r>
        <w:rPr>
          <w:lang w:val="ru-RU"/>
        </w:rPr>
        <w:t>Да, спасибо за идею.</w:t>
      </w:r>
    </w:p>
  </w:comment>
  <w:comment w:id="126" w:author="Valery Valery" w:date="2023-11-21T18:36:00Z" w:initials="VV">
    <w:p w14:paraId="4AF0C480" w14:textId="77777777" w:rsidR="005F5E18" w:rsidRPr="00B651F8" w:rsidRDefault="005F5E18" w:rsidP="00F15C5D">
      <w:pPr>
        <w:pStyle w:val="a9"/>
        <w:rPr>
          <w:lang w:val="ru-RU"/>
        </w:rPr>
      </w:pPr>
      <w:r>
        <w:rPr>
          <w:rStyle w:val="a8"/>
        </w:rPr>
        <w:annotationRef/>
      </w:r>
      <w:r>
        <w:rPr>
          <w:lang w:val="ru-RU"/>
        </w:rPr>
        <w:t>Это слово хорошо переведется на английский, но оно просто ужасно))</w:t>
      </w:r>
    </w:p>
  </w:comment>
  <w:comment w:id="130" w:author="Алексей Евдаков" w:date="2023-11-12T22:21:00Z" w:initials="АЕ">
    <w:p w14:paraId="11AF4F00" w14:textId="77777777" w:rsidR="005F5E18" w:rsidRPr="006271D5" w:rsidRDefault="005F5E18" w:rsidP="00F15C5D">
      <w:pPr>
        <w:pStyle w:val="a9"/>
        <w:rPr>
          <w:lang w:val="ru-RU"/>
        </w:rPr>
      </w:pPr>
      <w:r>
        <w:rPr>
          <w:rStyle w:val="a8"/>
        </w:rPr>
        <w:annotationRef/>
      </w:r>
      <w:r>
        <w:rPr>
          <w:rStyle w:val="a8"/>
          <w:lang w:val="ru-RU"/>
        </w:rPr>
        <w:t>Добавил одну работу, по-хорошему бы ещё добавить методичку, по которой делается лабораторная, о которой говорил Андрей.</w:t>
      </w:r>
    </w:p>
  </w:comment>
  <w:comment w:id="131" w:author="Евдаков Алексей" w:date="2025-05-22T12:10:00Z" w:initials="EAE">
    <w:p w14:paraId="436B96E4" w14:textId="00D039FD" w:rsidR="005F5E18" w:rsidRPr="00F15C5D" w:rsidRDefault="005F5E18">
      <w:pPr>
        <w:pStyle w:val="a9"/>
        <w:rPr>
          <w:lang w:val="ru-RU"/>
        </w:rPr>
      </w:pPr>
      <w:r>
        <w:rPr>
          <w:rStyle w:val="a8"/>
        </w:rPr>
        <w:annotationRef/>
      </w:r>
      <w:r>
        <w:rPr>
          <w:lang w:val="ru-RU"/>
        </w:rPr>
        <w:t>Эту статью надо обновить / вставить.</w:t>
      </w:r>
    </w:p>
  </w:comment>
  <w:comment w:id="132" w:author="Андрей Яблоков" w:date="2023-11-22T00:10:00Z" w:initials="АЯ">
    <w:p w14:paraId="0D766714" w14:textId="77777777" w:rsidR="005F5E18" w:rsidRPr="00B41B42" w:rsidRDefault="005F5E18" w:rsidP="00F15C5D">
      <w:pPr>
        <w:pStyle w:val="a9"/>
        <w:rPr>
          <w:lang w:val="ru-RU"/>
        </w:rPr>
      </w:pPr>
      <w:r>
        <w:rPr>
          <w:rStyle w:val="a8"/>
        </w:rPr>
        <w:annotationRef/>
      </w:r>
      <w:r>
        <w:rPr>
          <w:lang w:val="ru-RU"/>
        </w:rPr>
        <w:t>Не надо начинать предложения с также</w:t>
      </w:r>
    </w:p>
  </w:comment>
  <w:comment w:id="139" w:author="Евдаков Алексей" w:date="2025-05-22T13:27:00Z" w:initials="EAE">
    <w:p w14:paraId="45D9ADBE" w14:textId="77777777" w:rsidR="005F5E18" w:rsidRPr="00682D6B" w:rsidRDefault="005F5E18" w:rsidP="00145DFD">
      <w:pPr>
        <w:pStyle w:val="references"/>
        <w:rPr>
          <w:lang w:val="ru-RU"/>
        </w:rPr>
      </w:pPr>
      <w:r>
        <w:rPr>
          <w:rStyle w:val="a8"/>
        </w:rPr>
        <w:annotationRef/>
      </w:r>
      <w:r w:rsidRPr="00682D6B">
        <w:rPr>
          <w:lang w:val="ru-RU"/>
        </w:rPr>
        <w:t>А.Е. Евдаков, А.А. Яблоков, Г.А. Филатова Исследование применения катушек Роговского для устройств БАВР. Материалы конференции «Радиоэлектроника , электротехника и энергетика», 29 февраля – 2 марта 2024 г., Москва, с. 1194</w:t>
      </w:r>
    </w:p>
    <w:p w14:paraId="5A5EDA7C" w14:textId="03F0BEF0" w:rsidR="005F5E18" w:rsidRPr="00145DFD" w:rsidRDefault="005F5E18">
      <w:pPr>
        <w:pStyle w:val="a9"/>
        <w:rPr>
          <w:lang w:val="ru-RU"/>
        </w:rPr>
      </w:pPr>
    </w:p>
  </w:comment>
  <w:comment w:id="143" w:author="Алексей Евдаков [2]" w:date="2025-01-19T22:11:00Z" w:initials="АЕ">
    <w:p w14:paraId="17B6557E" w14:textId="77777777" w:rsidR="005F5E18" w:rsidRDefault="005F5E18" w:rsidP="00F15C5D">
      <w:pPr>
        <w:pStyle w:val="a9"/>
        <w:rPr>
          <w:lang w:val="ru-RU"/>
        </w:rPr>
      </w:pPr>
      <w:r>
        <w:rPr>
          <w:rStyle w:val="a8"/>
        </w:rPr>
        <w:annotationRef/>
      </w:r>
      <w:r>
        <w:rPr>
          <w:lang w:val="ru-RU"/>
        </w:rPr>
        <w:t>Можно указать количество.</w:t>
      </w:r>
    </w:p>
    <w:p w14:paraId="48FA6FBB" w14:textId="77777777" w:rsidR="005F5E18" w:rsidRDefault="005F5E18" w:rsidP="00F15C5D">
      <w:pPr>
        <w:pStyle w:val="a9"/>
        <w:rPr>
          <w:lang w:val="ru-RU"/>
        </w:rPr>
      </w:pPr>
      <w:r>
        <w:rPr>
          <w:lang w:val="ru-RU"/>
        </w:rPr>
        <w:t xml:space="preserve">Вроде бы для 0,4кВ такой один, а для 6-35 – больше. </w:t>
      </w:r>
    </w:p>
    <w:p w14:paraId="4A9D322C" w14:textId="77777777" w:rsidR="005F5E18" w:rsidRPr="00C1492E" w:rsidRDefault="005F5E18" w:rsidP="00F15C5D">
      <w:pPr>
        <w:pStyle w:val="a9"/>
        <w:rPr>
          <w:lang w:val="ru-RU"/>
        </w:rPr>
      </w:pPr>
      <w:r>
        <w:rPr>
          <w:lang w:val="ru-RU"/>
        </w:rPr>
        <w:t>Могу глянуть и сказать более точно для каждого примера</w:t>
      </w:r>
    </w:p>
  </w:comment>
  <w:comment w:id="144" w:author="Евдаков Алексей" w:date="2025-01-21T13:36:00Z" w:initials="EAE">
    <w:p w14:paraId="0B9AA8A4" w14:textId="77777777" w:rsidR="005F5E18" w:rsidRDefault="005F5E18" w:rsidP="00F15C5D">
      <w:pPr>
        <w:pStyle w:val="a9"/>
        <w:rPr>
          <w:lang w:val="ru-RU"/>
        </w:rPr>
      </w:pPr>
      <w:r>
        <w:rPr>
          <w:rStyle w:val="a8"/>
        </w:rPr>
        <w:annotationRef/>
      </w:r>
      <w:r>
        <w:rPr>
          <w:lang w:val="ru-RU"/>
        </w:rPr>
        <w:t>С ИПМ (КР+ёмксотн.дел.)</w:t>
      </w:r>
    </w:p>
    <w:p w14:paraId="47444936" w14:textId="77777777" w:rsidR="005F5E18" w:rsidRDefault="005F5E18" w:rsidP="00F15C5D">
      <w:pPr>
        <w:pStyle w:val="a9"/>
        <w:rPr>
          <w:lang w:val="ru-RU"/>
        </w:rPr>
      </w:pPr>
      <w:r>
        <w:rPr>
          <w:lang w:val="ru-RU"/>
        </w:rPr>
        <w:t>209 – БАВР 0,4кВ</w:t>
      </w:r>
    </w:p>
    <w:p w14:paraId="21B967D9" w14:textId="77777777" w:rsidR="005F5E18" w:rsidRDefault="005F5E18" w:rsidP="00F15C5D">
      <w:pPr>
        <w:pStyle w:val="a9"/>
        <w:rPr>
          <w:lang w:val="ru-RU"/>
        </w:rPr>
      </w:pPr>
      <w:r w:rsidRPr="00230B98">
        <w:rPr>
          <w:lang w:val="ru-RU"/>
        </w:rPr>
        <w:t xml:space="preserve">331 </w:t>
      </w:r>
      <w:r>
        <w:rPr>
          <w:lang w:val="ru-RU"/>
        </w:rPr>
        <w:t>– БАВР 6кВ (Новосиб)</w:t>
      </w:r>
    </w:p>
    <w:p w14:paraId="60D1B165" w14:textId="77777777" w:rsidR="005F5E18" w:rsidRDefault="005F5E18" w:rsidP="00F15C5D">
      <w:pPr>
        <w:pStyle w:val="a9"/>
        <w:rPr>
          <w:lang w:val="ru-RU"/>
        </w:rPr>
      </w:pPr>
      <w:r>
        <w:rPr>
          <w:lang w:val="ru-RU"/>
        </w:rPr>
        <w:t>345 – БАВР 6кВ + УКРМ (Новосиб)</w:t>
      </w:r>
    </w:p>
    <w:p w14:paraId="678F470E" w14:textId="77777777" w:rsidR="005F5E18" w:rsidRDefault="005F5E18" w:rsidP="00F15C5D">
      <w:pPr>
        <w:pStyle w:val="a9"/>
        <w:rPr>
          <w:lang w:val="ru-RU"/>
        </w:rPr>
      </w:pPr>
      <w:r>
        <w:rPr>
          <w:lang w:val="ru-RU"/>
        </w:rPr>
        <w:t>363 – БАВР 6кВ (Павлик)</w:t>
      </w:r>
    </w:p>
    <w:p w14:paraId="7EA5DC58" w14:textId="77777777" w:rsidR="005F5E18" w:rsidRDefault="005F5E18" w:rsidP="00F15C5D">
      <w:pPr>
        <w:pStyle w:val="a9"/>
        <w:rPr>
          <w:lang w:val="ru-RU"/>
        </w:rPr>
      </w:pPr>
      <w:r>
        <w:rPr>
          <w:lang w:val="ru-RU"/>
        </w:rPr>
        <w:t>+ ещё (отгружены но не налажены 556, 559, 560, собраны и будут отгружены 717, 751, 769, 770, 771)</w:t>
      </w:r>
    </w:p>
    <w:p w14:paraId="3C030A44" w14:textId="77777777" w:rsidR="005F5E18" w:rsidRDefault="005F5E18" w:rsidP="00F15C5D">
      <w:pPr>
        <w:pStyle w:val="a9"/>
        <w:rPr>
          <w:lang w:val="ru-RU"/>
        </w:rPr>
      </w:pPr>
    </w:p>
    <w:p w14:paraId="5BAD9490" w14:textId="77777777" w:rsidR="005F5E18" w:rsidRDefault="005F5E18" w:rsidP="00F15C5D">
      <w:pPr>
        <w:pStyle w:val="a9"/>
        <w:rPr>
          <w:lang w:val="ru-RU"/>
        </w:rPr>
      </w:pPr>
      <w:r>
        <w:rPr>
          <w:lang w:val="ru-RU"/>
        </w:rPr>
        <w:t>КР + ТН</w:t>
      </w:r>
    </w:p>
    <w:p w14:paraId="2D294B8E" w14:textId="77777777" w:rsidR="005F5E18" w:rsidRDefault="005F5E18" w:rsidP="00F15C5D">
      <w:pPr>
        <w:pStyle w:val="a9"/>
        <w:rPr>
          <w:lang w:val="ru-RU"/>
        </w:rPr>
      </w:pPr>
      <w:r w:rsidRPr="00AC5599">
        <w:rPr>
          <w:lang w:val="ru-RU"/>
        </w:rPr>
        <w:t xml:space="preserve">255 </w:t>
      </w:r>
      <w:r>
        <w:rPr>
          <w:lang w:val="ru-RU"/>
        </w:rPr>
        <w:t>– БАВР 6кВ (Тюмень)</w:t>
      </w:r>
    </w:p>
    <w:p w14:paraId="24444800" w14:textId="77777777" w:rsidR="005F5E18" w:rsidRDefault="005F5E18" w:rsidP="00F15C5D">
      <w:pPr>
        <w:pStyle w:val="a9"/>
        <w:rPr>
          <w:lang w:val="ru-RU"/>
        </w:rPr>
      </w:pPr>
      <w:r>
        <w:rPr>
          <w:lang w:val="ru-RU"/>
        </w:rPr>
        <w:t>361 – РЗА 6кВ (Тюмень)</w:t>
      </w:r>
    </w:p>
    <w:p w14:paraId="6A8AF16D" w14:textId="77777777" w:rsidR="005F5E18" w:rsidRDefault="005F5E18" w:rsidP="00F15C5D">
      <w:pPr>
        <w:pStyle w:val="a9"/>
        <w:rPr>
          <w:lang w:val="ru-RU"/>
        </w:rPr>
      </w:pPr>
      <w:r>
        <w:rPr>
          <w:lang w:val="ru-RU"/>
        </w:rPr>
        <w:t>362 – РЗА 6кВ (Тюмень)</w:t>
      </w:r>
    </w:p>
    <w:p w14:paraId="6F5CE319" w14:textId="77777777" w:rsidR="005F5E18" w:rsidRDefault="005F5E18" w:rsidP="00F15C5D">
      <w:pPr>
        <w:pStyle w:val="a9"/>
        <w:rPr>
          <w:lang w:val="ru-RU"/>
        </w:rPr>
      </w:pPr>
      <w:r>
        <w:rPr>
          <w:lang w:val="ru-RU"/>
        </w:rPr>
        <w:t>458 – БАВР (</w:t>
      </w:r>
      <w:r w:rsidRPr="00E86168">
        <w:rPr>
          <w:lang w:val="ru-RU"/>
        </w:rPr>
        <w:t>НС Крымская МВК</w:t>
      </w:r>
      <w:r>
        <w:rPr>
          <w:lang w:val="ru-RU"/>
        </w:rPr>
        <w:t>)</w:t>
      </w:r>
    </w:p>
    <w:p w14:paraId="598123A0" w14:textId="77777777" w:rsidR="005F5E18" w:rsidRDefault="005F5E18" w:rsidP="00F15C5D">
      <w:pPr>
        <w:pStyle w:val="a9"/>
        <w:rPr>
          <w:lang w:val="ru-RU"/>
        </w:rPr>
      </w:pPr>
    </w:p>
    <w:p w14:paraId="4A40A08B" w14:textId="77777777" w:rsidR="005F5E18" w:rsidRPr="00AC5599" w:rsidRDefault="005F5E18" w:rsidP="00F15C5D">
      <w:pPr>
        <w:pStyle w:val="a9"/>
        <w:rPr>
          <w:lang w:val="ru-RU"/>
        </w:rPr>
      </w:pPr>
      <w:r>
        <w:rPr>
          <w:lang w:val="ru-RU"/>
        </w:rPr>
        <w:t>+ ещё (отгружены но не налажены 373, 549, 550, 551, 552, 572 собраны и будут отгружены 736, 737)</w:t>
      </w:r>
    </w:p>
  </w:comment>
  <w:comment w:id="145" w:author="Евдаков Алексей" w:date="2025-01-21T14:11:00Z" w:initials="EAE">
    <w:p w14:paraId="2C5BD228" w14:textId="77777777" w:rsidR="005F5E18" w:rsidRDefault="005F5E18" w:rsidP="00F15C5D">
      <w:pPr>
        <w:pStyle w:val="a9"/>
        <w:rPr>
          <w:lang w:val="ru-RU"/>
        </w:rPr>
      </w:pPr>
      <w:r>
        <w:rPr>
          <w:rStyle w:val="a8"/>
        </w:rPr>
        <w:annotationRef/>
      </w:r>
      <w:r>
        <w:rPr>
          <w:lang w:val="ru-RU"/>
        </w:rPr>
        <w:t xml:space="preserve">То есть </w:t>
      </w:r>
    </w:p>
    <w:p w14:paraId="599A2451" w14:textId="77777777" w:rsidR="005F5E18" w:rsidRDefault="005F5E18" w:rsidP="00F15C5D">
      <w:pPr>
        <w:pStyle w:val="a9"/>
        <w:rPr>
          <w:lang w:val="ru-RU"/>
        </w:rPr>
      </w:pPr>
      <w:r>
        <w:rPr>
          <w:lang w:val="ru-RU"/>
        </w:rPr>
        <w:t>Введено</w:t>
      </w:r>
    </w:p>
    <w:p w14:paraId="097024D3" w14:textId="77777777" w:rsidR="005F5E18" w:rsidRDefault="005F5E18" w:rsidP="00F15C5D">
      <w:pPr>
        <w:pStyle w:val="a9"/>
        <w:rPr>
          <w:lang w:val="ru-RU"/>
        </w:rPr>
      </w:pPr>
      <w:r>
        <w:rPr>
          <w:lang w:val="ru-RU"/>
        </w:rPr>
        <w:t>6 БАВР</w:t>
      </w:r>
    </w:p>
    <w:p w14:paraId="2E416D9F" w14:textId="77777777" w:rsidR="005F5E18" w:rsidRDefault="005F5E18" w:rsidP="00F15C5D">
      <w:pPr>
        <w:pStyle w:val="a9"/>
        <w:rPr>
          <w:lang w:val="ru-RU"/>
        </w:rPr>
      </w:pPr>
      <w:r>
        <w:rPr>
          <w:lang w:val="ru-RU"/>
        </w:rPr>
        <w:t>2 РЗА</w:t>
      </w:r>
    </w:p>
    <w:p w14:paraId="1F1744BB" w14:textId="77777777" w:rsidR="005F5E18" w:rsidRDefault="005F5E18" w:rsidP="00F15C5D">
      <w:pPr>
        <w:pStyle w:val="a9"/>
        <w:rPr>
          <w:lang w:val="ru-RU"/>
        </w:rPr>
      </w:pPr>
    </w:p>
    <w:p w14:paraId="5AB476D9" w14:textId="77777777" w:rsidR="005F5E18" w:rsidRPr="00785CEA" w:rsidRDefault="005F5E18" w:rsidP="00F15C5D">
      <w:pPr>
        <w:pStyle w:val="a9"/>
        <w:rPr>
          <w:lang w:val="ru-RU"/>
        </w:rPr>
      </w:pPr>
      <w:r>
        <w:rPr>
          <w:lang w:val="ru-RU"/>
        </w:rPr>
        <w:t>И ещё 16 БАВР ожидают своей наладки.</w:t>
      </w:r>
    </w:p>
  </w:comment>
  <w:comment w:id="146" w:author="Евдаков Алексей" w:date="2025-05-23T21:00:00Z" w:initials="EAE">
    <w:p w14:paraId="3D5B5F21" w14:textId="77777777" w:rsidR="00C41D9B" w:rsidRPr="003E1636" w:rsidRDefault="00C41D9B" w:rsidP="00C41D9B">
      <w:pPr>
        <w:pStyle w:val="a9"/>
        <w:rPr>
          <w:lang w:val="ru-RU"/>
        </w:rPr>
      </w:pPr>
      <w:r>
        <w:rPr>
          <w:rStyle w:val="a8"/>
        </w:rPr>
        <w:annotationRef/>
      </w:r>
      <w:r w:rsidRPr="00ED730C">
        <w:t>t</w:t>
      </w:r>
      <w:r w:rsidRPr="003E1636">
        <w:rPr>
          <w:lang w:val="ru-RU"/>
        </w:rPr>
        <w:t>00331_231204_1942__0040</w:t>
      </w:r>
    </w:p>
    <w:p w14:paraId="00C41F12" w14:textId="755D453C" w:rsidR="00C41D9B" w:rsidRPr="00C41D9B" w:rsidRDefault="00C41D9B" w:rsidP="00C41D9B">
      <w:pPr>
        <w:pStyle w:val="a9"/>
        <w:rPr>
          <w:lang w:val="ru-RU"/>
        </w:rPr>
      </w:pPr>
      <w:r>
        <w:rPr>
          <w:lang w:val="ru-RU"/>
        </w:rPr>
        <w:t>«</w:t>
      </w:r>
      <w:r w:rsidRPr="00ED730C">
        <w:rPr>
          <w:lang w:val="ru-RU"/>
        </w:rPr>
        <w:t>Эксплуатация\19.01.2024\С компа\osc</w:t>
      </w:r>
      <w:r>
        <w:rPr>
          <w:lang w:val="ru-RU"/>
        </w:rPr>
        <w:t>»</w:t>
      </w:r>
    </w:p>
  </w:comment>
  <w:comment w:id="147" w:author="Евдаков Алексей" w:date="2025-05-23T21:00:00Z" w:initials="EAE">
    <w:p w14:paraId="53A6D1F0" w14:textId="77777777" w:rsidR="00C41D9B" w:rsidRDefault="00C41D9B" w:rsidP="00C41D9B">
      <w:pPr>
        <w:pStyle w:val="a9"/>
        <w:rPr>
          <w:lang w:val="ru-RU"/>
        </w:rPr>
      </w:pPr>
      <w:r>
        <w:rPr>
          <w:rStyle w:val="a8"/>
        </w:rPr>
        <w:annotationRef/>
      </w:r>
      <w:r w:rsidRPr="007A4738">
        <w:rPr>
          <w:lang w:val="ru-RU"/>
        </w:rPr>
        <w:t>t00210_240301_1259__0021</w:t>
      </w:r>
    </w:p>
    <w:p w14:paraId="590195EA" w14:textId="41D0CF2F" w:rsidR="00C41D9B" w:rsidRPr="00C41D9B" w:rsidRDefault="00C41D9B" w:rsidP="00C41D9B">
      <w:pPr>
        <w:pStyle w:val="a9"/>
        <w:rPr>
          <w:lang w:val="ru-RU"/>
        </w:rPr>
      </w:pPr>
      <w:r w:rsidRPr="007A4738">
        <w:rPr>
          <w:lang w:val="ru-RU"/>
        </w:rPr>
        <w:t>Буфер (Алексей)\Отчёты\ТЭЛ Поволжье. г. Нижний Новгород\</w:t>
      </w:r>
      <w:r w:rsidRPr="007A4738">
        <w:t>osc</w:t>
      </w:r>
    </w:p>
  </w:comment>
  <w:comment w:id="149" w:author="Евдаков Алексей" w:date="2025-05-23T21:01:00Z" w:initials="EAE">
    <w:p w14:paraId="709EF884" w14:textId="221ED81D" w:rsidR="00C41D9B" w:rsidRPr="00C41D9B" w:rsidRDefault="00C41D9B">
      <w:pPr>
        <w:pStyle w:val="a9"/>
        <w:rPr>
          <w:lang w:val="ru-RU"/>
        </w:rPr>
      </w:pPr>
      <w:r>
        <w:rPr>
          <w:rStyle w:val="a8"/>
        </w:rPr>
        <w:annotationRef/>
      </w:r>
      <w:r w:rsidRPr="00C7094C">
        <w:t>t</w:t>
      </w:r>
      <w:r w:rsidRPr="00B92559">
        <w:rPr>
          <w:lang w:val="ru-RU"/>
        </w:rPr>
        <w:t>00345_240628_1658__0008</w:t>
      </w:r>
    </w:p>
  </w:comment>
  <w:comment w:id="152" w:author="Алексей Евдаков [2]" w:date="2025-06-14T14:03:00Z" w:initials="АЕ">
    <w:p w14:paraId="1483C856" w14:textId="3B26292C" w:rsidR="00F834CB" w:rsidRPr="00F834CB" w:rsidRDefault="00F834CB">
      <w:pPr>
        <w:pStyle w:val="a9"/>
        <w:rPr>
          <w:lang w:val="ru-RU"/>
        </w:rPr>
      </w:pPr>
      <w:r>
        <w:rPr>
          <w:rStyle w:val="a8"/>
        </w:rPr>
        <w:annotationRef/>
      </w:r>
      <w:r>
        <w:rPr>
          <w:lang w:val="ru-RU"/>
        </w:rPr>
        <w:t>Хорошо бы добавить Мостик к ВНР. Вот только для него ток не очень важен, надо какого-то более общего характера этот мостик, без акцента на Катушках роговского.</w:t>
      </w:r>
    </w:p>
  </w:comment>
  <w:comment w:id="153" w:author="Алексей Евдаков [2]" w:date="2025-06-14T14:32:00Z" w:initials="АЕ">
    <w:p w14:paraId="209BE013" w14:textId="598CED88" w:rsidR="004F29B0" w:rsidRPr="004F29B0" w:rsidRDefault="004F29B0">
      <w:pPr>
        <w:pStyle w:val="a9"/>
        <w:rPr>
          <w:lang w:val="ru-RU"/>
        </w:rPr>
      </w:pPr>
      <w:r>
        <w:rPr>
          <w:rStyle w:val="a8"/>
        </w:rPr>
        <w:annotationRef/>
      </w:r>
      <w:r>
        <w:rPr>
          <w:lang w:val="ru-RU"/>
        </w:rPr>
        <w:t>Прост пометки, чтобы не забыть.</w:t>
      </w:r>
    </w:p>
  </w:comment>
  <w:comment w:id="158" w:author="Евдаков Алексей" w:date="2025-05-21T15:00:00Z" w:initials="EAE">
    <w:p w14:paraId="21D304B9" w14:textId="77777777" w:rsidR="005F5E18" w:rsidRDefault="005F5E18" w:rsidP="00771732">
      <w:pPr>
        <w:pStyle w:val="a9"/>
        <w:rPr>
          <w:lang w:val="ru-RU"/>
        </w:rPr>
      </w:pPr>
      <w:r>
        <w:rPr>
          <w:rStyle w:val="a8"/>
        </w:rPr>
        <w:annotationRef/>
      </w:r>
      <w:r>
        <w:rPr>
          <w:lang w:val="ru-RU"/>
        </w:rPr>
        <w:t>Взято из статьи на Бенардосовские чтения 2025</w:t>
      </w:r>
    </w:p>
    <w:p w14:paraId="52BECEDA" w14:textId="77777777" w:rsidR="005F5E18" w:rsidRDefault="005F5E18" w:rsidP="00771732">
      <w:pPr>
        <w:pStyle w:val="a9"/>
        <w:rPr>
          <w:lang w:val="ru-RU"/>
        </w:rPr>
      </w:pPr>
    </w:p>
    <w:p w14:paraId="7D125436" w14:textId="77777777" w:rsidR="005F5E18" w:rsidRPr="00605C79" w:rsidRDefault="005F5E18" w:rsidP="0016457C">
      <w:pPr>
        <w:autoSpaceDE w:val="0"/>
        <w:autoSpaceDN w:val="0"/>
        <w:adjustRightInd w:val="0"/>
        <w:jc w:val="center"/>
        <w:rPr>
          <w:rFonts w:cs="Arial"/>
          <w:b/>
          <w:bCs/>
          <w:spacing w:val="-4"/>
          <w:sz w:val="22"/>
          <w:szCs w:val="22"/>
        </w:rPr>
      </w:pPr>
      <w:r w:rsidRPr="0080597D">
        <w:rPr>
          <w:rFonts w:cs="Arial"/>
          <w:b/>
          <w:bCs/>
          <w:spacing w:val="-4"/>
          <w:sz w:val="22"/>
          <w:szCs w:val="22"/>
        </w:rPr>
        <w:t xml:space="preserve">СОВЕРШЕНСТВОВАНИЕ АЛГОРИТМОВ ФУНКЦИОНИРОВАНИЯ ВОССТАНОВЛЕНИЯ </w:t>
      </w:r>
      <w:r w:rsidRPr="00605C79">
        <w:rPr>
          <w:rFonts w:cs="Arial"/>
          <w:b/>
          <w:bCs/>
          <w:spacing w:val="-4"/>
          <w:sz w:val="22"/>
          <w:szCs w:val="22"/>
        </w:rPr>
        <w:t>НОРМАЛЬНОГО РЕЖИМА</w:t>
      </w:r>
    </w:p>
    <w:p w14:paraId="4DAF12E8" w14:textId="376903AD" w:rsidR="005F5E18" w:rsidRPr="00C871EA" w:rsidRDefault="005F5E18" w:rsidP="00771732">
      <w:pPr>
        <w:pStyle w:val="a9"/>
        <w:rPr>
          <w:lang w:val="ru-RU"/>
        </w:rPr>
      </w:pPr>
    </w:p>
  </w:comment>
  <w:comment w:id="157" w:author="Алексей Евдаков [2]" w:date="2025-06-14T13:12:00Z" w:initials="АЕ">
    <w:p w14:paraId="1A96E523" w14:textId="175760D6" w:rsidR="002A7727" w:rsidRPr="002A7727" w:rsidRDefault="002A7727">
      <w:pPr>
        <w:pStyle w:val="a9"/>
        <w:rPr>
          <w:lang w:val="ru-RU"/>
        </w:rPr>
      </w:pPr>
      <w:r>
        <w:rPr>
          <w:rStyle w:val="a8"/>
        </w:rPr>
        <w:annotationRef/>
      </w:r>
      <w:r>
        <w:rPr>
          <w:lang w:val="ru-RU"/>
        </w:rPr>
        <w:t>Требуется скорректировать текст, чтобы не было копипастом со статьи</w:t>
      </w:r>
    </w:p>
  </w:comment>
  <w:comment w:id="164" w:author="Алексей Евдаков [2]" w:date="2025-06-14T13:21:00Z" w:initials="АЕ">
    <w:p w14:paraId="7B130914" w14:textId="76ED4B5D" w:rsidR="00B7038C" w:rsidRPr="00B7038C" w:rsidRDefault="00B7038C">
      <w:pPr>
        <w:pStyle w:val="a9"/>
        <w:rPr>
          <w:lang w:val="ru-RU"/>
        </w:rPr>
      </w:pPr>
      <w:r>
        <w:rPr>
          <w:rStyle w:val="a8"/>
        </w:rPr>
        <w:annotationRef/>
      </w:r>
      <w:r>
        <w:rPr>
          <w:lang w:val="ru-RU"/>
        </w:rPr>
        <w:t>Найти осциллограмму позже</w:t>
      </w:r>
    </w:p>
  </w:comment>
  <w:comment w:id="167" w:author="Алексей Евдаков [2]" w:date="2025-06-14T13:21:00Z" w:initials="АЕ">
    <w:p w14:paraId="7195C6BA" w14:textId="77777777" w:rsidR="00332DD1" w:rsidRPr="00B7038C" w:rsidRDefault="00332DD1" w:rsidP="00332DD1">
      <w:pPr>
        <w:pStyle w:val="a9"/>
        <w:rPr>
          <w:lang w:val="ru-RU"/>
        </w:rPr>
      </w:pPr>
      <w:r>
        <w:rPr>
          <w:rStyle w:val="a8"/>
        </w:rPr>
        <w:annotationRef/>
      </w:r>
      <w:r>
        <w:rPr>
          <w:lang w:val="ru-RU"/>
        </w:rPr>
        <w:t>Найти осциллограмму позже</w:t>
      </w:r>
    </w:p>
  </w:comment>
  <w:comment w:id="172" w:author="Алексей Евдаков [2]" w:date="2025-06-14T14:21:00Z" w:initials="АЕ">
    <w:p w14:paraId="5FB0FFAD" w14:textId="56B40C47" w:rsidR="006206FC" w:rsidRPr="006206FC" w:rsidRDefault="006206FC">
      <w:pPr>
        <w:pStyle w:val="a9"/>
        <w:rPr>
          <w:lang w:val="ru-RU"/>
        </w:rPr>
      </w:pPr>
      <w:r>
        <w:rPr>
          <w:rStyle w:val="a8"/>
        </w:rPr>
        <w:annotationRef/>
      </w:r>
      <w:r>
        <w:rPr>
          <w:lang w:val="ru-RU"/>
        </w:rPr>
        <w:t>Тоже накидано нейронкой. Пока что сойдёт</w:t>
      </w:r>
    </w:p>
  </w:comment>
  <w:comment w:id="174" w:author="Алексей Евдаков [2]" w:date="2025-06-14T14:29:00Z" w:initials="АЕ">
    <w:p w14:paraId="0860492B" w14:textId="11E65C3C" w:rsidR="004F29B0" w:rsidRPr="004F29B0" w:rsidRDefault="004F29B0">
      <w:pPr>
        <w:pStyle w:val="a9"/>
        <w:rPr>
          <w:lang w:val="ru-RU"/>
        </w:rPr>
      </w:pPr>
      <w:r>
        <w:rPr>
          <w:rStyle w:val="a8"/>
        </w:rPr>
        <w:annotationRef/>
      </w:r>
      <w:r>
        <w:rPr>
          <w:lang w:val="ru-RU"/>
        </w:rPr>
        <w:t>По мере развития / написания глав нужно будет поправить.</w:t>
      </w:r>
    </w:p>
  </w:comment>
  <w:comment w:id="175" w:author="Алексей Евдаков [2]" w:date="2025-06-14T14:32:00Z" w:initials="АЕ">
    <w:p w14:paraId="015DF282" w14:textId="77777777" w:rsidR="004F29B0" w:rsidRPr="004F29B0" w:rsidRDefault="004F29B0" w:rsidP="004F29B0">
      <w:pPr>
        <w:pStyle w:val="a9"/>
        <w:rPr>
          <w:lang w:val="ru-RU"/>
        </w:rPr>
      </w:pPr>
      <w:r>
        <w:rPr>
          <w:rStyle w:val="a8"/>
        </w:rPr>
        <w:annotationRef/>
      </w:r>
      <w:r>
        <w:rPr>
          <w:lang w:val="ru-RU"/>
        </w:rPr>
        <w:t>Прост пометки, чтобы не забыть.</w:t>
      </w:r>
    </w:p>
  </w:comment>
  <w:comment w:id="177" w:author="Алексей Евдаков [2]" w:date="2025-06-15T15:58:00Z" w:initials="АЕ">
    <w:p w14:paraId="0EF47F4A" w14:textId="7B7B73D5" w:rsidR="00F16688" w:rsidRPr="00F16688" w:rsidRDefault="00F16688">
      <w:pPr>
        <w:pStyle w:val="a9"/>
        <w:rPr>
          <w:lang w:val="ru-RU"/>
        </w:rPr>
      </w:pPr>
      <w:r>
        <w:rPr>
          <w:rStyle w:val="a8"/>
        </w:rPr>
        <w:annotationRef/>
      </w:r>
      <w:r>
        <w:rPr>
          <w:lang w:val="ru-RU"/>
        </w:rPr>
        <w:t>Пока такое название, потом поправится.</w:t>
      </w:r>
    </w:p>
  </w:comment>
  <w:comment w:id="179" w:author="Алексей Евдаков [2]" w:date="2025-06-14T17:22:00Z" w:initials="АЕ">
    <w:p w14:paraId="478C881E" w14:textId="77777777" w:rsidR="002A1DD4" w:rsidRPr="001A2DAF" w:rsidRDefault="002A1DD4">
      <w:pPr>
        <w:pStyle w:val="a9"/>
      </w:pPr>
      <w:r>
        <w:rPr>
          <w:rStyle w:val="a8"/>
        </w:rPr>
        <w:annotationRef/>
      </w:r>
      <w:r>
        <w:rPr>
          <w:lang w:val="ru-RU"/>
        </w:rPr>
        <w:t>Взято</w:t>
      </w:r>
      <w:r w:rsidRPr="001A2DAF">
        <w:t xml:space="preserve"> </w:t>
      </w:r>
      <w:r>
        <w:rPr>
          <w:lang w:val="ru-RU"/>
        </w:rPr>
        <w:t>из</w:t>
      </w:r>
      <w:r w:rsidRPr="001A2DAF">
        <w:t xml:space="preserve"> </w:t>
      </w:r>
      <w:r>
        <w:rPr>
          <w:lang w:val="ru-RU"/>
        </w:rPr>
        <w:t>черновика</w:t>
      </w:r>
      <w:r w:rsidRPr="001A2DAF">
        <w:t xml:space="preserve"> </w:t>
      </w:r>
      <w:r>
        <w:rPr>
          <w:lang w:val="ru-RU"/>
        </w:rPr>
        <w:t>статьи</w:t>
      </w:r>
    </w:p>
    <w:p w14:paraId="6A6FD6E1" w14:textId="77777777" w:rsidR="002A1DD4" w:rsidRPr="001A2DAF" w:rsidRDefault="002A1DD4">
      <w:pPr>
        <w:pStyle w:val="a9"/>
      </w:pPr>
    </w:p>
    <w:p w14:paraId="767F10E9" w14:textId="63B49376" w:rsidR="002A1DD4" w:rsidRPr="002A1DD4" w:rsidRDefault="002A1DD4">
      <w:pPr>
        <w:pStyle w:val="a9"/>
      </w:pPr>
      <w:r w:rsidRPr="002A1DD4">
        <w:t>«</w:t>
      </w:r>
      <w:r w:rsidRPr="002A1DD4">
        <w:rPr>
          <w:b/>
          <w:bCs/>
        </w:rPr>
        <w:t>Development_of_an_Open_Dataset_of_Real_World_Oscillograms_from_Electric_Power_Grids</w:t>
      </w:r>
      <w:r w:rsidRPr="002A1DD4">
        <w:t>»</w:t>
      </w:r>
    </w:p>
  </w:comment>
  <w:comment w:id="180" w:author="Алексей Евдаков [2]" w:date="2025-06-14T17:35:00Z" w:initials="АЕ">
    <w:p w14:paraId="7B1EAEDF" w14:textId="77777777" w:rsidR="002C270D" w:rsidRPr="002A1DD4" w:rsidRDefault="002C270D" w:rsidP="002C270D">
      <w:pPr>
        <w:pStyle w:val="a9"/>
        <w:rPr>
          <w:lang w:val="ru-RU"/>
        </w:rPr>
      </w:pPr>
      <w:r>
        <w:rPr>
          <w:rStyle w:val="a8"/>
        </w:rPr>
        <w:annotationRef/>
      </w:r>
      <w:r>
        <w:rPr>
          <w:lang w:val="ru-RU"/>
        </w:rPr>
        <w:t>Может изменяться</w:t>
      </w:r>
    </w:p>
  </w:comment>
  <w:comment w:id="181" w:author="Алексей Евдаков [2]" w:date="2025-06-14T17:36:00Z" w:initials="АЕ">
    <w:p w14:paraId="1E0BA00C" w14:textId="2E86E790" w:rsidR="002A1DD4" w:rsidRPr="002A1DD4" w:rsidRDefault="002A1DD4">
      <w:pPr>
        <w:pStyle w:val="a9"/>
        <w:rPr>
          <w:lang w:val="ru-RU"/>
        </w:rPr>
      </w:pPr>
      <w:r>
        <w:rPr>
          <w:rStyle w:val="a8"/>
        </w:rPr>
        <w:annotationRef/>
      </w:r>
      <w:r>
        <w:rPr>
          <w:lang w:val="ru-RU"/>
        </w:rPr>
        <w:t>Вставить ссылку</w:t>
      </w:r>
    </w:p>
  </w:comment>
  <w:comment w:id="185" w:author="Алексей Евдаков [2]" w:date="2025-06-15T16:27:00Z" w:initials="АЕ">
    <w:p w14:paraId="79C7F6E6" w14:textId="77777777" w:rsidR="00CF148F" w:rsidRDefault="00CF148F">
      <w:pPr>
        <w:pStyle w:val="a9"/>
        <w:rPr>
          <w:lang w:val="ru-RU"/>
        </w:rPr>
      </w:pPr>
      <w:r>
        <w:rPr>
          <w:rStyle w:val="a8"/>
        </w:rPr>
        <w:annotationRef/>
      </w:r>
      <w:r>
        <w:rPr>
          <w:lang w:val="ru-RU"/>
        </w:rPr>
        <w:t>Есть неплохая идея от нейронки про блок схему отражающий сей порядок и следующие разделы. Она там предложила такой порядок:</w:t>
      </w:r>
    </w:p>
    <w:p w14:paraId="4E9C51A3" w14:textId="77777777" w:rsidR="00CF148F" w:rsidRDefault="00CF148F">
      <w:pPr>
        <w:pStyle w:val="a9"/>
        <w:rPr>
          <w:lang w:val="ru-RU"/>
        </w:rPr>
      </w:pPr>
    </w:p>
    <w:p w14:paraId="43B31C90" w14:textId="77777777" w:rsidR="00CF148F" w:rsidRPr="00CF148F" w:rsidRDefault="00CF148F" w:rsidP="00CF148F">
      <w:pPr>
        <w:pStyle w:val="a9"/>
        <w:rPr>
          <w:lang w:val="ru-RU"/>
        </w:rPr>
      </w:pPr>
      <w:r w:rsidRPr="00CF148F">
        <w:rPr>
          <w:lang w:val="ru-RU"/>
        </w:rPr>
        <w:t>1. Сбор данных — 50 765 файлов из X источников</w:t>
      </w:r>
    </w:p>
    <w:p w14:paraId="495B894B" w14:textId="77777777" w:rsidR="00CF148F" w:rsidRPr="00CF148F" w:rsidRDefault="00CF148F" w:rsidP="00CF148F">
      <w:pPr>
        <w:pStyle w:val="a9"/>
        <w:rPr>
          <w:lang w:val="ru-RU"/>
        </w:rPr>
      </w:pPr>
      <w:r w:rsidRPr="00CF148F">
        <w:rPr>
          <w:lang w:val="ru-RU"/>
        </w:rPr>
        <w:t>2. Проверка форматов/целостности</w:t>
      </w:r>
    </w:p>
    <w:p w14:paraId="57AED8F0" w14:textId="77777777" w:rsidR="00CF148F" w:rsidRPr="00CF148F" w:rsidRDefault="00CF148F" w:rsidP="00CF148F">
      <w:pPr>
        <w:pStyle w:val="a9"/>
        <w:rPr>
          <w:lang w:val="ru-RU"/>
        </w:rPr>
      </w:pPr>
      <w:r w:rsidRPr="00CF148F">
        <w:rPr>
          <w:lang w:val="ru-RU"/>
        </w:rPr>
        <w:t>3. Унификация форматов (COMTRADE) и имён</w:t>
      </w:r>
    </w:p>
    <w:p w14:paraId="69C54F18" w14:textId="77777777" w:rsidR="00CF148F" w:rsidRPr="00CF148F" w:rsidRDefault="00CF148F" w:rsidP="00CF148F">
      <w:pPr>
        <w:pStyle w:val="a9"/>
        <w:rPr>
          <w:lang w:val="ru-RU"/>
        </w:rPr>
      </w:pPr>
      <w:r w:rsidRPr="00CF148F">
        <w:rPr>
          <w:lang w:val="ru-RU"/>
        </w:rPr>
        <w:t>4. Деперсонализация</w:t>
      </w:r>
    </w:p>
    <w:p w14:paraId="517838BD" w14:textId="77777777" w:rsidR="00CF148F" w:rsidRPr="00CF148F" w:rsidRDefault="00CF148F" w:rsidP="00CF148F">
      <w:pPr>
        <w:pStyle w:val="a9"/>
        <w:rPr>
          <w:lang w:val="ru-RU"/>
        </w:rPr>
      </w:pPr>
      <w:r w:rsidRPr="00CF148F">
        <w:rPr>
          <w:lang w:val="ru-RU"/>
        </w:rPr>
        <w:t>5. Нормализация</w:t>
      </w:r>
    </w:p>
    <w:p w14:paraId="0C258F84" w14:textId="77777777" w:rsidR="00CF148F" w:rsidRPr="00CF148F" w:rsidRDefault="00CF148F" w:rsidP="00CF148F">
      <w:pPr>
        <w:pStyle w:val="a9"/>
        <w:rPr>
          <w:lang w:val="ru-RU"/>
        </w:rPr>
      </w:pPr>
      <w:r w:rsidRPr="00CF148F">
        <w:rPr>
          <w:lang w:val="ru-RU"/>
        </w:rPr>
        <w:t>6. Разметка</w:t>
      </w:r>
    </w:p>
    <w:p w14:paraId="7225C0F7" w14:textId="17FF812A" w:rsidR="00CF148F" w:rsidRPr="00CF148F" w:rsidRDefault="00CF148F" w:rsidP="00CF148F">
      <w:pPr>
        <w:pStyle w:val="a9"/>
        <w:rPr>
          <w:lang w:val="ru-RU"/>
        </w:rPr>
      </w:pPr>
      <w:r w:rsidRPr="00CF148F">
        <w:rPr>
          <w:lang w:val="ru-RU"/>
        </w:rPr>
        <w:t>7. Экспорт в CSV</w:t>
      </w:r>
    </w:p>
  </w:comment>
  <w:comment w:id="186" w:author="Алексей Евдаков [2]" w:date="2025-06-15T16:28:00Z" w:initials="АЕ">
    <w:p w14:paraId="400AE34D" w14:textId="6F62EB1B" w:rsidR="00CF148F" w:rsidRPr="00CF148F" w:rsidRDefault="00CF148F">
      <w:pPr>
        <w:pStyle w:val="a9"/>
        <w:rPr>
          <w:lang w:val="ru-RU"/>
        </w:rPr>
      </w:pPr>
      <w:r>
        <w:rPr>
          <w:rStyle w:val="a8"/>
        </w:rPr>
        <w:annotationRef/>
      </w:r>
      <w:r>
        <w:rPr>
          <w:lang w:val="ru-RU"/>
        </w:rPr>
        <w:t>Может потом сделаю, пока это как мысль.</w:t>
      </w:r>
    </w:p>
  </w:comment>
  <w:comment w:id="188" w:author="Алексей Евдаков [2]" w:date="2025-06-14T19:43:00Z" w:initials="АЕ">
    <w:p w14:paraId="365F6B1B" w14:textId="6B7624B2" w:rsidR="005977A5" w:rsidRPr="005977A5" w:rsidRDefault="005977A5">
      <w:pPr>
        <w:pStyle w:val="a9"/>
        <w:rPr>
          <w:lang w:val="ru-RU"/>
        </w:rPr>
      </w:pPr>
      <w:r>
        <w:rPr>
          <w:rStyle w:val="a8"/>
        </w:rPr>
        <w:annotationRef/>
      </w:r>
      <w:r>
        <w:rPr>
          <w:lang w:val="ru-RU"/>
        </w:rPr>
        <w:t>Появится в будущем</w:t>
      </w:r>
    </w:p>
  </w:comment>
  <w:comment w:id="189" w:author="Алексей Евдаков [2]" w:date="2025-06-14T19:43:00Z" w:initials="АЕ">
    <w:p w14:paraId="3AA47097" w14:textId="77BFB246" w:rsidR="005977A5" w:rsidRPr="005977A5" w:rsidRDefault="005977A5" w:rsidP="005977A5">
      <w:pPr>
        <w:pStyle w:val="a9"/>
        <w:rPr>
          <w:lang w:val="ru-RU"/>
        </w:rPr>
      </w:pPr>
      <w:r>
        <w:rPr>
          <w:rStyle w:val="a8"/>
        </w:rPr>
        <w:annotationRef/>
      </w:r>
      <w:r>
        <w:rPr>
          <w:lang w:val="ru-RU"/>
        </w:rPr>
        <w:t>Тоже появится в будущем</w:t>
      </w:r>
    </w:p>
  </w:comment>
  <w:comment w:id="191" w:author="Алексей Евдаков [2]" w:date="2025-06-15T16:31:00Z" w:initials="АЕ">
    <w:p w14:paraId="40E24F10" w14:textId="3C8755F5" w:rsidR="00CF148F" w:rsidRPr="00CF148F" w:rsidRDefault="00CF148F" w:rsidP="00CF148F">
      <w:pPr>
        <w:pStyle w:val="a9"/>
        <w:ind w:firstLine="0"/>
        <w:jc w:val="both"/>
        <w:rPr>
          <w:lang w:val="ru-RU"/>
        </w:rPr>
      </w:pPr>
      <w:r>
        <w:rPr>
          <w:rStyle w:val="a8"/>
        </w:rPr>
        <w:annotationRef/>
      </w:r>
      <w:r>
        <w:rPr>
          <w:lang w:val="ru-RU"/>
        </w:rPr>
        <w:t>В теории – МЭК 61850 направлен на решение этого. Вот только это идеи о будущем… Возможно стоит как-то про это сказать.</w:t>
      </w:r>
    </w:p>
  </w:comment>
  <w:comment w:id="195" w:author="Алексей Евдаков [2]" w:date="2025-06-14T20:21:00Z" w:initials="АЕ">
    <w:p w14:paraId="1015E037" w14:textId="77777777" w:rsidR="00A96863" w:rsidRDefault="00A96863">
      <w:pPr>
        <w:pStyle w:val="a9"/>
        <w:rPr>
          <w:lang w:val="ru-RU"/>
        </w:rPr>
      </w:pPr>
      <w:r>
        <w:rPr>
          <w:rStyle w:val="a8"/>
        </w:rPr>
        <w:annotationRef/>
      </w:r>
      <w:r>
        <w:rPr>
          <w:lang w:val="ru-RU"/>
        </w:rPr>
        <w:t>Эта и многие другие картинки находятся в папке</w:t>
      </w:r>
    </w:p>
    <w:p w14:paraId="749CAC37" w14:textId="77777777" w:rsidR="00A96863" w:rsidRDefault="00A96863">
      <w:pPr>
        <w:pStyle w:val="a9"/>
        <w:rPr>
          <w:lang w:val="ru-RU"/>
        </w:rPr>
      </w:pPr>
    </w:p>
    <w:p w14:paraId="30B2ECC1" w14:textId="77777777" w:rsidR="00A96863" w:rsidRDefault="00A96863">
      <w:pPr>
        <w:pStyle w:val="a9"/>
        <w:rPr>
          <w:lang w:val="ru-RU"/>
        </w:rPr>
      </w:pPr>
      <w:r w:rsidRPr="00A96863">
        <w:rPr>
          <w:lang w:val="ru-RU"/>
        </w:rPr>
        <w:t>D:\Учебное\Аспирантура\4) Научные исследования\2) Публикация статей\2024-2025\(IEEE PCMP) Подготовка датасета\Схемы и картинки</w:t>
      </w:r>
    </w:p>
    <w:p w14:paraId="114B4DBE" w14:textId="77777777" w:rsidR="00A96863" w:rsidRDefault="00A96863">
      <w:pPr>
        <w:pStyle w:val="a9"/>
        <w:rPr>
          <w:lang w:val="ru-RU"/>
        </w:rPr>
      </w:pPr>
    </w:p>
    <w:p w14:paraId="01BFE668" w14:textId="00A2E996" w:rsidR="00A96863" w:rsidRPr="00A96863" w:rsidRDefault="00A96863">
      <w:pPr>
        <w:pStyle w:val="a9"/>
        <w:rPr>
          <w:lang w:val="ru-RU"/>
        </w:rPr>
      </w:pPr>
      <w:r>
        <w:rPr>
          <w:lang w:val="ru-RU"/>
        </w:rPr>
        <w:t>Отсюда их можно взять и крректировать</w:t>
      </w:r>
    </w:p>
  </w:comment>
  <w:comment w:id="198" w:author="Алексей Евдаков [2]" w:date="2025-06-14T20:29:00Z" w:initials="АЕ">
    <w:p w14:paraId="235D05EC" w14:textId="005F7A5A" w:rsidR="00A96863" w:rsidRPr="00A96863" w:rsidRDefault="00A96863">
      <w:pPr>
        <w:pStyle w:val="a9"/>
        <w:rPr>
          <w:lang w:val="ru-RU"/>
        </w:rPr>
      </w:pPr>
      <w:r>
        <w:rPr>
          <w:rStyle w:val="a8"/>
        </w:rPr>
        <w:annotationRef/>
      </w:r>
      <w:r>
        <w:rPr>
          <w:lang w:val="ru-RU"/>
        </w:rPr>
        <w:t>Пока указываю функции, чтобы самому было проще, но в будущем, скорее всего будет удалено.</w:t>
      </w:r>
    </w:p>
  </w:comment>
  <w:comment w:id="199" w:author="Алексей Евдаков [2]" w:date="2025-06-14T20:31:00Z" w:initials="АЕ">
    <w:p w14:paraId="42301F5A" w14:textId="471F278D" w:rsidR="00A96863" w:rsidRPr="00A96863" w:rsidRDefault="00A96863">
      <w:pPr>
        <w:pStyle w:val="a9"/>
        <w:rPr>
          <w:lang w:val="ru-RU"/>
        </w:rPr>
      </w:pPr>
      <w:r>
        <w:rPr>
          <w:rStyle w:val="a8"/>
        </w:rPr>
        <w:annotationRef/>
      </w:r>
      <w:r>
        <w:rPr>
          <w:lang w:val="ru-RU"/>
        </w:rPr>
        <w:t>Ссылка на сайт, или что-то другое</w:t>
      </w:r>
    </w:p>
  </w:comment>
  <w:comment w:id="200" w:author="Алексей Евдаков [2]" w:date="2025-06-15T16:13:00Z" w:initials="АЕ">
    <w:p w14:paraId="65F221D4" w14:textId="58FAC060" w:rsidR="00C77D64" w:rsidRPr="00C77D64" w:rsidRDefault="00C77D64">
      <w:pPr>
        <w:pStyle w:val="a9"/>
        <w:rPr>
          <w:lang w:val="ru-RU"/>
        </w:rPr>
      </w:pPr>
      <w:r>
        <w:rPr>
          <w:rStyle w:val="a8"/>
        </w:rPr>
        <w:annotationRef/>
      </w:r>
      <w:r>
        <w:rPr>
          <w:lang w:val="ru-RU"/>
        </w:rPr>
        <w:t>Подумать о том, стоит ли указывать это…</w:t>
      </w:r>
    </w:p>
  </w:comment>
  <w:comment w:id="204" w:author="Алексей Евдаков [2]" w:date="2025-06-14T20:58:00Z" w:initials="АЕ">
    <w:p w14:paraId="7D258D80" w14:textId="5817958B" w:rsidR="00D36653" w:rsidRPr="00D36653" w:rsidRDefault="00D36653">
      <w:pPr>
        <w:pStyle w:val="a9"/>
        <w:rPr>
          <w:lang w:val="ru-RU"/>
        </w:rPr>
      </w:pPr>
      <w:r>
        <w:rPr>
          <w:rStyle w:val="a8"/>
        </w:rPr>
        <w:annotationRef/>
      </w:r>
      <w:r>
        <w:rPr>
          <w:lang w:val="ru-RU"/>
        </w:rPr>
        <w:t>Оно может меняться. Да и в целом вопрос, насколько это нужно здесь.</w:t>
      </w:r>
    </w:p>
  </w:comment>
  <w:comment w:id="209" w:author="Алексей Евдаков [2]" w:date="2024-04-14T16:20:00Z" w:initials="АЕ">
    <w:p w14:paraId="5B271035" w14:textId="77777777" w:rsidR="00910F16" w:rsidRPr="00530468" w:rsidRDefault="00910F16" w:rsidP="00910F16">
      <w:pPr>
        <w:pStyle w:val="a9"/>
        <w:rPr>
          <w:lang w:val="ru-RU"/>
        </w:rPr>
      </w:pPr>
      <w:r>
        <w:rPr>
          <w:rStyle w:val="a8"/>
        </w:rPr>
        <w:annotationRef/>
      </w:r>
      <w:r>
        <w:rPr>
          <w:lang w:val="ru-RU"/>
        </w:rPr>
        <w:t>Привести к нормальной стилистики оформления.</w:t>
      </w:r>
    </w:p>
  </w:comment>
  <w:comment w:id="214" w:author="Алексей Евдаков [2]" w:date="2025-06-14T21:42:00Z" w:initials="АЕ">
    <w:p w14:paraId="24C1C180" w14:textId="77777777" w:rsidR="00334FAA" w:rsidRPr="00921733" w:rsidRDefault="00334FAA" w:rsidP="00334FAA">
      <w:pPr>
        <w:pStyle w:val="a9"/>
        <w:rPr>
          <w:lang w:val="ru-RU"/>
        </w:rPr>
      </w:pPr>
      <w:r>
        <w:rPr>
          <w:rStyle w:val="a8"/>
        </w:rPr>
        <w:annotationRef/>
      </w:r>
      <w:r>
        <w:rPr>
          <w:lang w:val="ru-RU"/>
        </w:rPr>
        <w:t>Сделать автоматизированной ссылкой, пока что это не так</w:t>
      </w:r>
    </w:p>
  </w:comment>
  <w:comment w:id="215" w:author="Алексей Евдаков [2]" w:date="2025-06-14T21:43:00Z" w:initials="АЕ">
    <w:p w14:paraId="1CE10243" w14:textId="77777777" w:rsidR="00A82F10" w:rsidRDefault="00A82F10" w:rsidP="00A82F10">
      <w:pPr>
        <w:pStyle w:val="a9"/>
        <w:rPr>
          <w:lang w:val="ru-RU"/>
        </w:rPr>
      </w:pPr>
      <w:r>
        <w:rPr>
          <w:rStyle w:val="a8"/>
        </w:rPr>
        <w:annotationRef/>
      </w:r>
      <w:r>
        <w:rPr>
          <w:lang w:val="ru-RU"/>
        </w:rPr>
        <w:t>Находится пока что тут, но может поменяться</w:t>
      </w:r>
    </w:p>
    <w:p w14:paraId="7F2083CD" w14:textId="77777777" w:rsidR="00A82F10" w:rsidRDefault="00A82F10" w:rsidP="00A82F10">
      <w:pPr>
        <w:pStyle w:val="a9"/>
        <w:rPr>
          <w:lang w:val="ru-RU"/>
        </w:rPr>
      </w:pPr>
    </w:p>
    <w:p w14:paraId="1D6D49E8" w14:textId="77777777" w:rsidR="00A82F10" w:rsidRDefault="00A82F10" w:rsidP="00A82F10">
      <w:pPr>
        <w:pStyle w:val="a9"/>
      </w:pPr>
      <w:r w:rsidRPr="00A82F10">
        <w:t>D:\DataSet\depersonalized_ALL_OSC_v2.7</w:t>
      </w:r>
    </w:p>
    <w:p w14:paraId="04B91BA2" w14:textId="77777777" w:rsidR="00A82F10" w:rsidRDefault="00A82F10" w:rsidP="00A82F10">
      <w:pPr>
        <w:pStyle w:val="a9"/>
        <w:rPr>
          <w:lang w:val="ru-RU"/>
        </w:rPr>
      </w:pPr>
      <w:r>
        <w:rPr>
          <w:lang w:val="ru-RU"/>
        </w:rPr>
        <w:t>Файл</w:t>
      </w:r>
    </w:p>
    <w:p w14:paraId="4C65BADE" w14:textId="77777777" w:rsidR="00A82F10" w:rsidRPr="00A82F10" w:rsidRDefault="00A82F10" w:rsidP="00A82F10">
      <w:pPr>
        <w:pStyle w:val="a9"/>
        <w:rPr>
          <w:lang w:val="ru-RU"/>
        </w:rPr>
      </w:pPr>
      <w:r w:rsidRPr="00A82F10">
        <w:rPr>
          <w:lang w:val="ru-RU"/>
        </w:rPr>
        <w:t>Статистика v1</w:t>
      </w:r>
    </w:p>
  </w:comment>
  <w:comment w:id="216" w:author="Алексей Евдаков [2]" w:date="2025-06-14T21:56:00Z" w:initials="АЕ">
    <w:p w14:paraId="75BEA625" w14:textId="77777777" w:rsidR="00A82F10" w:rsidRPr="00A82F10" w:rsidRDefault="00A82F10" w:rsidP="00A82F10">
      <w:pPr>
        <w:pStyle w:val="a9"/>
        <w:rPr>
          <w:lang w:val="ru-RU"/>
        </w:rPr>
      </w:pPr>
      <w:r>
        <w:rPr>
          <w:rStyle w:val="a8"/>
        </w:rPr>
        <w:annotationRef/>
      </w:r>
      <w:r>
        <w:rPr>
          <w:lang w:val="ru-RU"/>
        </w:rPr>
        <w:t>Можно и с экселя вставить, посмотрим как будет лучше.</w:t>
      </w:r>
    </w:p>
  </w:comment>
  <w:comment w:id="218" w:author="Алексей Евдаков [2]" w:date="2025-06-15T17:06:00Z" w:initials="АЕ">
    <w:p w14:paraId="3735DEDD" w14:textId="3FB3619E" w:rsidR="00334FAA" w:rsidRPr="00334FAA" w:rsidRDefault="00334FAA" w:rsidP="00334FAA">
      <w:pPr>
        <w:pStyle w:val="a9"/>
        <w:rPr>
          <w:lang w:val="ru-RU"/>
        </w:rPr>
      </w:pPr>
      <w:r>
        <w:rPr>
          <w:rStyle w:val="a8"/>
        </w:rPr>
        <w:annotationRef/>
      </w:r>
      <w:r>
        <w:rPr>
          <w:rStyle w:val="a8"/>
        </w:rPr>
        <w:annotationRef/>
      </w:r>
      <w:r>
        <w:rPr>
          <w:lang w:val="ru-RU"/>
        </w:rPr>
        <w:t>Может поменяться</w:t>
      </w:r>
    </w:p>
  </w:comment>
  <w:comment w:id="219" w:author="Алексей Евдаков [2]" w:date="2025-06-14T22:34:00Z" w:initials="АЕ">
    <w:p w14:paraId="05CAEFE4" w14:textId="3DC429C1" w:rsidR="006F76C5" w:rsidRPr="006F76C5" w:rsidRDefault="006F76C5">
      <w:pPr>
        <w:pStyle w:val="a9"/>
        <w:rPr>
          <w:lang w:val="ru-RU"/>
        </w:rPr>
      </w:pPr>
      <w:r>
        <w:rPr>
          <w:rStyle w:val="a8"/>
        </w:rPr>
        <w:annotationRef/>
      </w:r>
      <w:r>
        <w:rPr>
          <w:lang w:val="ru-RU"/>
        </w:rPr>
        <w:t>Может нужно и на русский перевести, хотя имена-то у меня в сигналах на английском, так что возможно, и не стоит</w:t>
      </w:r>
    </w:p>
  </w:comment>
  <w:comment w:id="227" w:author="Алексей Евдаков [2]" w:date="2025-06-14T23:43:00Z" w:initials="АЕ">
    <w:p w14:paraId="26850D8B" w14:textId="38CFA677" w:rsidR="00910F16" w:rsidRPr="00910F16" w:rsidRDefault="00910F16">
      <w:pPr>
        <w:pStyle w:val="a9"/>
        <w:rPr>
          <w:lang w:val="ru-RU"/>
        </w:rPr>
      </w:pPr>
      <w:r>
        <w:rPr>
          <w:rStyle w:val="a8"/>
        </w:rPr>
        <w:annotationRef/>
      </w:r>
      <w:r>
        <w:rPr>
          <w:lang w:val="ru-RU"/>
        </w:rPr>
        <w:t>Надо будет убрать эти излишние слова про «СЛОЖНАЯ задача», а то везде пихается, а хорошо бы в 1-2 местах…</w:t>
      </w:r>
    </w:p>
  </w:comment>
  <w:comment w:id="228" w:author="Алексей Евдаков [2]" w:date="2025-06-15T00:10:00Z" w:initials="АЕ">
    <w:p w14:paraId="2992EF79" w14:textId="43CFC8A1" w:rsidR="003C1D48" w:rsidRPr="003C1D48" w:rsidRDefault="003C1D48">
      <w:pPr>
        <w:pStyle w:val="a9"/>
        <w:rPr>
          <w:lang w:val="ru-RU"/>
        </w:rPr>
      </w:pPr>
      <w:r>
        <w:rPr>
          <w:rStyle w:val="a8"/>
        </w:rPr>
        <w:annotationRef/>
      </w:r>
      <w:r>
        <w:rPr>
          <w:lang w:val="ru-RU"/>
        </w:rPr>
        <w:t>Как раз будет проведено отдельное исследование и будет показана актуальность данного набора не только для нейронок</w:t>
      </w:r>
    </w:p>
  </w:comment>
  <w:comment w:id="229" w:author="Алексей Евдаков [2]" w:date="2025-06-15T16:19:00Z" w:initials="АЕ">
    <w:p w14:paraId="68A1F25D" w14:textId="789A263A" w:rsidR="00C77D64" w:rsidRPr="00C77D64" w:rsidRDefault="00C77D64">
      <w:pPr>
        <w:pStyle w:val="a9"/>
        <w:rPr>
          <w:lang w:val="ru-RU"/>
        </w:rPr>
      </w:pPr>
      <w:r>
        <w:rPr>
          <w:rStyle w:val="a8"/>
        </w:rPr>
        <w:annotationRef/>
      </w:r>
      <w:r>
        <w:rPr>
          <w:lang w:val="ru-RU"/>
        </w:rPr>
        <w:t>Хорошая идея от нейронок – заменить на блок схемы. Ведь в коде как раз так и прописано. Это надо перерисовывать, поэтому пока лишь озвучу как идею</w:t>
      </w:r>
    </w:p>
  </w:comment>
  <w:comment w:id="230" w:author="Алексей Евдаков [2]" w:date="2025-06-15T00:34:00Z" w:initials="АЕ">
    <w:p w14:paraId="40A39F47" w14:textId="2DFC1996" w:rsidR="00514419" w:rsidRPr="001A2DAF" w:rsidRDefault="00514419">
      <w:pPr>
        <w:pStyle w:val="a9"/>
        <w:rPr>
          <w:lang w:val="ru-RU"/>
        </w:rPr>
      </w:pPr>
      <w:r>
        <w:rPr>
          <w:rStyle w:val="a8"/>
        </w:rPr>
        <w:annotationRef/>
      </w:r>
      <w:r>
        <w:rPr>
          <w:lang w:val="ru-RU"/>
        </w:rPr>
        <w:t>Изучить код. Есть мысль – что обработка этой логики идёт не верно, и поэтому значения пропускались.</w:t>
      </w:r>
    </w:p>
  </w:comment>
  <w:comment w:id="231" w:author="Алексей Евдаков [2]" w:date="2025-06-15T15:56:00Z" w:initials="АЕ">
    <w:p w14:paraId="7DB28155" w14:textId="77033893" w:rsidR="0021774E" w:rsidRPr="0021774E" w:rsidRDefault="0021774E">
      <w:pPr>
        <w:pStyle w:val="a9"/>
        <w:rPr>
          <w:lang w:val="ru-RU"/>
        </w:rPr>
      </w:pPr>
      <w:r>
        <w:rPr>
          <w:rStyle w:val="a8"/>
        </w:rPr>
        <w:annotationRef/>
      </w:r>
      <w:r>
        <w:rPr>
          <w:lang w:val="ru-RU"/>
        </w:rPr>
        <w:t xml:space="preserve">Ну можно поменять на </w:t>
      </w:r>
      <w:r>
        <w:t>Noise</w:t>
      </w:r>
      <w:r>
        <w:rPr>
          <w:lang w:val="ru-RU"/>
        </w:rPr>
        <w:t>. Но так ведь прикольно)) Уж так сложилось))</w:t>
      </w:r>
    </w:p>
  </w:comment>
  <w:comment w:id="234" w:author="Алексей Евдаков [2]" w:date="2025-06-15T13:33:00Z" w:initials="АЕ">
    <w:p w14:paraId="2DC4C8AA" w14:textId="5A33FEC1" w:rsidR="009C573D" w:rsidRPr="009C573D" w:rsidRDefault="009C573D">
      <w:pPr>
        <w:pStyle w:val="a9"/>
        <w:rPr>
          <w:lang w:val="ru-RU"/>
        </w:rPr>
      </w:pPr>
      <w:r>
        <w:rPr>
          <w:rStyle w:val="a8"/>
        </w:rPr>
        <w:annotationRef/>
      </w:r>
      <w:r>
        <w:rPr>
          <w:lang w:val="ru-RU"/>
        </w:rPr>
        <w:t>Надо будет потом скорректировать по итоговой версии созданного датастеа.</w:t>
      </w:r>
    </w:p>
  </w:comment>
  <w:comment w:id="235" w:author="Алексей Евдаков [2]" w:date="2025-06-15T13:34:00Z" w:initials="АЕ">
    <w:p w14:paraId="1EF0EBCF" w14:textId="4475FC4A" w:rsidR="009C573D" w:rsidRPr="009C573D" w:rsidRDefault="009C573D">
      <w:pPr>
        <w:pStyle w:val="a9"/>
        <w:rPr>
          <w:lang w:val="ru-RU"/>
        </w:rPr>
      </w:pPr>
      <w:r>
        <w:rPr>
          <w:rStyle w:val="a8"/>
        </w:rPr>
        <w:annotationRef/>
      </w:r>
      <w:r>
        <w:rPr>
          <w:lang w:val="ru-RU"/>
        </w:rPr>
        <w:t>Пока вообще убрал описание структуры файла</w:t>
      </w:r>
    </w:p>
  </w:comment>
  <w:comment w:id="237" w:author="Алексей Евдаков [2]" w:date="2025-06-15T14:07:00Z" w:initials="АЕ">
    <w:p w14:paraId="25879E1D" w14:textId="459FF8D5" w:rsidR="00A75B9C" w:rsidRPr="00A75B9C" w:rsidRDefault="00A75B9C">
      <w:pPr>
        <w:pStyle w:val="a9"/>
        <w:rPr>
          <w:lang w:val="ru-RU"/>
        </w:rPr>
      </w:pPr>
      <w:r>
        <w:rPr>
          <w:rStyle w:val="a8"/>
        </w:rPr>
        <w:annotationRef/>
      </w:r>
      <w:r>
        <w:rPr>
          <w:lang w:val="ru-RU"/>
        </w:rPr>
        <w:t>Как будет подготовлен и нормально описан первый раздел, надо стедлать ссылку</w:t>
      </w:r>
    </w:p>
  </w:comment>
  <w:comment w:id="238" w:author="Алексей Евдаков [2]" w:date="2025-06-15T14:10:00Z" w:initials="АЕ">
    <w:p w14:paraId="514D5B06" w14:textId="5462BBA9" w:rsidR="00A75B9C" w:rsidRPr="00A75B9C" w:rsidRDefault="00A75B9C">
      <w:pPr>
        <w:pStyle w:val="a9"/>
        <w:rPr>
          <w:lang w:val="ru-RU"/>
        </w:rPr>
      </w:pPr>
      <w:r>
        <w:rPr>
          <w:rStyle w:val="a8"/>
        </w:rPr>
        <w:annotationRef/>
      </w:r>
      <w:r>
        <w:rPr>
          <w:lang w:val="ru-RU"/>
        </w:rPr>
        <w:t>Добавить ссылку на исследование ОЗЗ</w:t>
      </w:r>
    </w:p>
  </w:comment>
  <w:comment w:id="239" w:author="Алексей Евдаков [2]" w:date="2025-06-15T17:23:00Z" w:initials="АЕ">
    <w:p w14:paraId="2380390C" w14:textId="522AB369" w:rsidR="0020302D" w:rsidRPr="0020302D" w:rsidRDefault="0020302D">
      <w:pPr>
        <w:pStyle w:val="a9"/>
        <w:rPr>
          <w:lang w:val="ru-RU"/>
        </w:rPr>
      </w:pPr>
      <w:r>
        <w:rPr>
          <w:rStyle w:val="a8"/>
        </w:rPr>
        <w:annotationRef/>
      </w:r>
      <w:r>
        <w:rPr>
          <w:lang w:val="ru-RU"/>
        </w:rPr>
        <w:t>Ну и пока ещё в планах</w:t>
      </w:r>
    </w:p>
  </w:comment>
  <w:comment w:id="241" w:author="Алексей Евдаков [2]" w:date="2025-06-15T14:13:00Z" w:initials="АЕ">
    <w:p w14:paraId="07EA0F0D" w14:textId="61C8E525" w:rsidR="0096252F" w:rsidRPr="0096252F" w:rsidRDefault="0096252F">
      <w:pPr>
        <w:pStyle w:val="a9"/>
        <w:rPr>
          <w:lang w:val="ru-RU"/>
        </w:rPr>
      </w:pPr>
      <w:r>
        <w:rPr>
          <w:rStyle w:val="a8"/>
        </w:rPr>
        <w:annotationRef/>
      </w:r>
      <w:r>
        <w:rPr>
          <w:lang w:val="ru-RU"/>
        </w:rPr>
        <w:t>Ссылка на нашу статью про датасет. Но можно и кучу других приплести, очень простой и очевидный фактор всё же</w:t>
      </w:r>
    </w:p>
  </w:comment>
  <w:comment w:id="245" w:author="Алексей Евдаков [2]" w:date="2025-06-15T14:23:00Z" w:initials="АЕ">
    <w:p w14:paraId="1233C9CA" w14:textId="59B42191" w:rsidR="00604ABE" w:rsidRPr="00604ABE" w:rsidRDefault="00604ABE">
      <w:pPr>
        <w:pStyle w:val="a9"/>
        <w:rPr>
          <w:lang w:val="ru-RU"/>
        </w:rPr>
      </w:pPr>
      <w:r>
        <w:rPr>
          <w:rStyle w:val="a8"/>
        </w:rPr>
        <w:annotationRef/>
      </w:r>
      <w:r>
        <w:rPr>
          <w:lang w:val="ru-RU"/>
        </w:rPr>
        <w:t>Может меняться</w:t>
      </w:r>
    </w:p>
  </w:comment>
  <w:comment w:id="247" w:author="Алексей Евдаков [2]" w:date="2025-06-15T14:28:00Z" w:initials="АЕ">
    <w:p w14:paraId="225FE7B7" w14:textId="1620441C" w:rsidR="00604ABE" w:rsidRPr="00604ABE" w:rsidRDefault="00604ABE">
      <w:pPr>
        <w:pStyle w:val="a9"/>
        <w:rPr>
          <w:lang w:val="ru-RU"/>
        </w:rPr>
      </w:pPr>
      <w:r>
        <w:rPr>
          <w:rStyle w:val="a8"/>
        </w:rPr>
        <w:annotationRef/>
      </w:r>
      <w:r>
        <w:rPr>
          <w:lang w:val="ru-RU"/>
        </w:rPr>
        <w:t>Первичные наброски уже есть, и будут дополняться, так что хорошо бы включить и в диссертацию</w:t>
      </w:r>
    </w:p>
  </w:comment>
  <w:comment w:id="252" w:author="Алексей Евдаков [2]" w:date="2025-06-15T15:11:00Z" w:initials="АЕ">
    <w:p w14:paraId="30904438" w14:textId="77777777" w:rsidR="00683192" w:rsidRDefault="00683192">
      <w:pPr>
        <w:pStyle w:val="a9"/>
        <w:rPr>
          <w:lang w:val="ru-RU"/>
        </w:rPr>
      </w:pPr>
      <w:r>
        <w:rPr>
          <w:rStyle w:val="a8"/>
        </w:rPr>
        <w:annotationRef/>
      </w:r>
      <w:r>
        <w:rPr>
          <w:lang w:val="ru-RU"/>
        </w:rPr>
        <w:t>Глава 4 и 5 пока плановые, возможно будут заметко скорректированы.</w:t>
      </w:r>
    </w:p>
    <w:p w14:paraId="79367E35" w14:textId="77777777" w:rsidR="00683192" w:rsidRDefault="00683192">
      <w:pPr>
        <w:pStyle w:val="a9"/>
        <w:rPr>
          <w:lang w:val="ru-RU"/>
        </w:rPr>
      </w:pPr>
    </w:p>
    <w:p w14:paraId="1F44DCDA" w14:textId="77777777" w:rsidR="00683192" w:rsidRDefault="00683192">
      <w:pPr>
        <w:pStyle w:val="a9"/>
        <w:rPr>
          <w:lang w:val="ru-RU"/>
        </w:rPr>
      </w:pPr>
      <w:r>
        <w:rPr>
          <w:lang w:val="ru-RU"/>
        </w:rPr>
        <w:t>Пока план такой</w:t>
      </w:r>
    </w:p>
    <w:p w14:paraId="2FD95802" w14:textId="77777777" w:rsidR="00683192" w:rsidRDefault="00683192" w:rsidP="00683192">
      <w:r>
        <w:t>- Глава 4. статистическая обработка текущего датасета.</w:t>
      </w:r>
    </w:p>
    <w:p w14:paraId="40122323" w14:textId="77777777" w:rsidR="00683192" w:rsidRDefault="00683192" w:rsidP="00683192">
      <w:r>
        <w:t>- Глава 5. разработка нейронок для разметки данных (очень вероятно перейдёт в главу 4) и разработка современных органов РЗА, а точнее РНМ на основе нейронных сетей.</w:t>
      </w:r>
    </w:p>
    <w:p w14:paraId="31F192A1" w14:textId="1AFAB6D5" w:rsidR="00683192" w:rsidRPr="00683192" w:rsidRDefault="00683192">
      <w:pPr>
        <w:pStyle w:val="a9"/>
        <w:rPr>
          <w:lang w:val="ru-RU"/>
        </w:rPr>
      </w:pPr>
    </w:p>
  </w:comment>
  <w:comment w:id="260" w:author="Евдаков Алексей" w:date="2025-05-21T14:25:00Z" w:initials="EAE">
    <w:p w14:paraId="595EF767" w14:textId="4D53D9AD" w:rsidR="005F5E18" w:rsidRPr="000D2A0B" w:rsidRDefault="005F5E18">
      <w:pPr>
        <w:pStyle w:val="a9"/>
        <w:rPr>
          <w:lang w:val="ru-RU"/>
        </w:rPr>
      </w:pPr>
      <w:r>
        <w:rPr>
          <w:rStyle w:val="a8"/>
        </w:rPr>
        <w:annotationRef/>
      </w:r>
      <w:r>
        <w:rPr>
          <w:lang w:val="ru-RU"/>
        </w:rPr>
        <w:t>Надо будет по всем пройтись, перевести на русский, те, которые наши</w:t>
      </w:r>
    </w:p>
  </w:comment>
  <w:comment w:id="283" w:author="Алексей Евдаков [2]" w:date="2025-06-14T17:15:00Z" w:initials="АЕ">
    <w:p w14:paraId="429DA3C8" w14:textId="702A9296" w:rsidR="00EA4D40" w:rsidRPr="00EA4D40" w:rsidRDefault="00EA4D40">
      <w:pPr>
        <w:pStyle w:val="a9"/>
        <w:rPr>
          <w:lang w:val="ru-RU"/>
        </w:rPr>
      </w:pPr>
      <w:r>
        <w:rPr>
          <w:rStyle w:val="a8"/>
        </w:rPr>
        <w:annotationRef/>
      </w:r>
      <w:r>
        <w:rPr>
          <w:lang w:val="ru-RU"/>
        </w:rPr>
        <w:t>Для удобства поиска, потом удалю</w:t>
      </w:r>
    </w:p>
  </w:comment>
  <w:comment w:id="284" w:author="Алексей Евдаков [2]" w:date="2025-06-14T17:16:00Z" w:initials="АЕ">
    <w:p w14:paraId="484A8F05" w14:textId="2C46404B" w:rsidR="00EA4D40" w:rsidRPr="00EA4D40" w:rsidRDefault="00EA4D40">
      <w:pPr>
        <w:pStyle w:val="a9"/>
        <w:rPr>
          <w:lang w:val="ru-RU"/>
        </w:rPr>
      </w:pPr>
      <w:r>
        <w:rPr>
          <w:rStyle w:val="a8"/>
        </w:rPr>
        <w:annotationRef/>
      </w:r>
      <w:r>
        <w:rPr>
          <w:lang w:val="ru-RU"/>
        </w:rPr>
        <w:t>НЕ ЗАБЫТЬ УДАЛИТЬ!!</w:t>
      </w:r>
    </w:p>
  </w:comment>
  <w:comment w:id="350" w:author="Алексей Евдаков" w:date="2024-02-17T10:09:00Z" w:initials="АЕ">
    <w:p w14:paraId="413B94D2" w14:textId="77777777" w:rsidR="005F5E18" w:rsidRDefault="005F5E18">
      <w:pPr>
        <w:pStyle w:val="a9"/>
        <w:rPr>
          <w:lang w:val="ru-RU"/>
        </w:rPr>
      </w:pPr>
      <w:r>
        <w:rPr>
          <w:rStyle w:val="a8"/>
        </w:rPr>
        <w:annotationRef/>
      </w:r>
      <w:r>
        <w:rPr>
          <w:lang w:val="ru-RU"/>
        </w:rPr>
        <w:t>Конкретно сейчас видео ютуб</w:t>
      </w:r>
    </w:p>
    <w:p w14:paraId="2850951B" w14:textId="72B10CAA" w:rsidR="005F5E18" w:rsidRDefault="00CF4DC1">
      <w:pPr>
        <w:pStyle w:val="a9"/>
        <w:rPr>
          <w:lang w:val="ru-RU"/>
        </w:rPr>
      </w:pPr>
      <w:hyperlink r:id="rId2" w:history="1">
        <w:r w:rsidR="005F5E18" w:rsidRPr="00743D59">
          <w:rPr>
            <w:rStyle w:val="a5"/>
            <w:lang w:val="ru-RU"/>
          </w:rPr>
          <w:t>https://www.youtube.com/watch?v=J5nGTnv3IN8</w:t>
        </w:r>
      </w:hyperlink>
    </w:p>
    <w:p w14:paraId="6AE42A1D" w14:textId="2D40C19E" w:rsidR="005F5E18" w:rsidRPr="00307F52" w:rsidRDefault="005F5E18">
      <w:pPr>
        <w:pStyle w:val="a9"/>
        <w:rPr>
          <w:lang w:val="ru-RU"/>
        </w:rPr>
      </w:pPr>
    </w:p>
  </w:comment>
  <w:comment w:id="351" w:author="Алексей Евдаков" w:date="2024-02-17T10:09:00Z" w:initials="АЕ">
    <w:p w14:paraId="613E7B8D" w14:textId="5A2FBC6B" w:rsidR="005F5E18" w:rsidRPr="00CB7548" w:rsidRDefault="005F5E18">
      <w:pPr>
        <w:pStyle w:val="a9"/>
        <w:rPr>
          <w:lang w:val="ru-RU"/>
        </w:rPr>
      </w:pPr>
      <w:r>
        <w:rPr>
          <w:rStyle w:val="a8"/>
        </w:rPr>
        <w:annotationRef/>
      </w:r>
      <w:hyperlink r:id="rId3" w:history="1">
        <w:r w:rsidRPr="00743D59">
          <w:rPr>
            <w:rStyle w:val="a5"/>
          </w:rPr>
          <w:t>https</w:t>
        </w:r>
        <w:r w:rsidRPr="00CB7548">
          <w:rPr>
            <w:rStyle w:val="a5"/>
            <w:lang w:val="ru-RU"/>
          </w:rPr>
          <w:t>://</w:t>
        </w:r>
        <w:r w:rsidRPr="00743D59">
          <w:rPr>
            <w:rStyle w:val="a5"/>
          </w:rPr>
          <w:t>www</w:t>
        </w:r>
        <w:r w:rsidRPr="00CB7548">
          <w:rPr>
            <w:rStyle w:val="a5"/>
            <w:lang w:val="ru-RU"/>
          </w:rPr>
          <w:t>.</w:t>
        </w:r>
        <w:r w:rsidRPr="00743D59">
          <w:rPr>
            <w:rStyle w:val="a5"/>
          </w:rPr>
          <w:t>youtube</w:t>
        </w:r>
        <w:r w:rsidRPr="00CB7548">
          <w:rPr>
            <w:rStyle w:val="a5"/>
            <w:lang w:val="ru-RU"/>
          </w:rPr>
          <w:t>.</w:t>
        </w:r>
        <w:r w:rsidRPr="00743D59">
          <w:rPr>
            <w:rStyle w:val="a5"/>
          </w:rPr>
          <w:t>com</w:t>
        </w:r>
        <w:r w:rsidRPr="00CB7548">
          <w:rPr>
            <w:rStyle w:val="a5"/>
            <w:lang w:val="ru-RU"/>
          </w:rPr>
          <w:t>/@</w:t>
        </w:r>
        <w:r w:rsidRPr="00743D59">
          <w:rPr>
            <w:rStyle w:val="a5"/>
          </w:rPr>
          <w:t>stalkermustang</w:t>
        </w:r>
      </w:hyperlink>
    </w:p>
    <w:p w14:paraId="0D3FCBEC" w14:textId="3B174CC3" w:rsidR="005F5E18" w:rsidRPr="00307F52" w:rsidRDefault="005F5E18" w:rsidP="00307F52">
      <w:pPr>
        <w:pStyle w:val="a9"/>
        <w:jc w:val="both"/>
        <w:rPr>
          <w:lang w:val="ru-RU"/>
        </w:rPr>
      </w:pPr>
    </w:p>
  </w:comment>
  <w:comment w:id="352" w:author="Алексей Евдаков" w:date="2024-02-17T10:10:00Z" w:initials="АЕ">
    <w:p w14:paraId="17BEF7A9" w14:textId="77777777" w:rsidR="005F5E18" w:rsidRDefault="005F5E18" w:rsidP="00307F52">
      <w:pPr>
        <w:pStyle w:val="a9"/>
        <w:rPr>
          <w:lang w:val="ru-RU"/>
        </w:rPr>
      </w:pPr>
      <w:r>
        <w:rPr>
          <w:rStyle w:val="a8"/>
        </w:rPr>
        <w:annotationRef/>
      </w:r>
      <w:r>
        <w:rPr>
          <w:lang w:val="ru-RU"/>
        </w:rPr>
        <w:t>Так же у него есть телеграмм канал, с которого черпаю очень много информации, которые описывал в докладе по философии</w:t>
      </w:r>
    </w:p>
    <w:p w14:paraId="142FDC53" w14:textId="77777777" w:rsidR="005F5E18" w:rsidRDefault="00CF4DC1" w:rsidP="00307F52">
      <w:pPr>
        <w:pStyle w:val="a9"/>
        <w:rPr>
          <w:lang w:val="ru-RU"/>
        </w:rPr>
      </w:pPr>
      <w:hyperlink r:id="rId4" w:history="1">
        <w:r w:rsidR="005F5E18" w:rsidRPr="00743D59">
          <w:rPr>
            <w:rStyle w:val="a5"/>
            <w:lang w:val="ru-RU"/>
          </w:rPr>
          <w:t>https://t.me/seeallochnaya</w:t>
        </w:r>
      </w:hyperlink>
    </w:p>
    <w:p w14:paraId="1596AC64" w14:textId="0B240C09" w:rsidR="005F5E18" w:rsidRPr="00CB7548" w:rsidRDefault="005F5E18">
      <w:pPr>
        <w:pStyle w:val="a9"/>
        <w:rPr>
          <w:lang w:val="ru-RU"/>
        </w:rPr>
      </w:pPr>
    </w:p>
  </w:comment>
  <w:comment w:id="353" w:author="Алексей Евдаков" w:date="2024-02-17T10:38:00Z" w:initials="АЕ">
    <w:p w14:paraId="0DA7AE76" w14:textId="36CCF614" w:rsidR="005F5E18" w:rsidRPr="00CB7548" w:rsidRDefault="005F5E18">
      <w:pPr>
        <w:pStyle w:val="a9"/>
        <w:rPr>
          <w:lang w:val="ru-RU"/>
        </w:rPr>
      </w:pPr>
      <w:r>
        <w:rPr>
          <w:rStyle w:val="a8"/>
        </w:rPr>
        <w:annotationRef/>
      </w:r>
      <w:hyperlink r:id="rId5" w:history="1">
        <w:r w:rsidRPr="00792840">
          <w:rPr>
            <w:rStyle w:val="a5"/>
          </w:rPr>
          <w:t>https</w:t>
        </w:r>
        <w:r w:rsidRPr="00CB7548">
          <w:rPr>
            <w:rStyle w:val="a5"/>
            <w:lang w:val="ru-RU"/>
          </w:rPr>
          <w:t>://</w:t>
        </w:r>
        <w:r w:rsidRPr="00792840">
          <w:rPr>
            <w:rStyle w:val="a5"/>
          </w:rPr>
          <w:t>www</w:t>
        </w:r>
        <w:r w:rsidRPr="00CB7548">
          <w:rPr>
            <w:rStyle w:val="a5"/>
            <w:lang w:val="ru-RU"/>
          </w:rPr>
          <w:t>.</w:t>
        </w:r>
        <w:r w:rsidRPr="00792840">
          <w:rPr>
            <w:rStyle w:val="a5"/>
          </w:rPr>
          <w:t>youtube</w:t>
        </w:r>
        <w:r w:rsidRPr="00CB7548">
          <w:rPr>
            <w:rStyle w:val="a5"/>
            <w:lang w:val="ru-RU"/>
          </w:rPr>
          <w:t>.</w:t>
        </w:r>
        <w:r w:rsidRPr="00792840">
          <w:rPr>
            <w:rStyle w:val="a5"/>
          </w:rPr>
          <w:t>com</w:t>
        </w:r>
        <w:r w:rsidRPr="00CB7548">
          <w:rPr>
            <w:rStyle w:val="a5"/>
            <w:lang w:val="ru-RU"/>
          </w:rPr>
          <w:t>/</w:t>
        </w:r>
        <w:r w:rsidRPr="00792840">
          <w:rPr>
            <w:rStyle w:val="a5"/>
          </w:rPr>
          <w:t>watch</w:t>
        </w:r>
        <w:r w:rsidRPr="00CB7548">
          <w:rPr>
            <w:rStyle w:val="a5"/>
            <w:lang w:val="ru-RU"/>
          </w:rPr>
          <w:t>?</w:t>
        </w:r>
        <w:r w:rsidRPr="00792840">
          <w:rPr>
            <w:rStyle w:val="a5"/>
          </w:rPr>
          <w:t>v</w:t>
        </w:r>
        <w:r w:rsidRPr="00CB7548">
          <w:rPr>
            <w:rStyle w:val="a5"/>
            <w:lang w:val="ru-RU"/>
          </w:rPr>
          <w:t>=</w:t>
        </w:r>
        <w:r w:rsidRPr="00792840">
          <w:rPr>
            <w:rStyle w:val="a5"/>
          </w:rPr>
          <w:t>J</w:t>
        </w:r>
        <w:r w:rsidRPr="00CB7548">
          <w:rPr>
            <w:rStyle w:val="a5"/>
            <w:lang w:val="ru-RU"/>
          </w:rPr>
          <w:t>5</w:t>
        </w:r>
        <w:r w:rsidRPr="00792840">
          <w:rPr>
            <w:rStyle w:val="a5"/>
          </w:rPr>
          <w:t>nGTnv</w:t>
        </w:r>
        <w:r w:rsidRPr="00CB7548">
          <w:rPr>
            <w:rStyle w:val="a5"/>
            <w:lang w:val="ru-RU"/>
          </w:rPr>
          <w:t>3</w:t>
        </w:r>
        <w:r w:rsidRPr="00792840">
          <w:rPr>
            <w:rStyle w:val="a5"/>
          </w:rPr>
          <w:t>IN</w:t>
        </w:r>
        <w:r w:rsidRPr="00CB7548">
          <w:rPr>
            <w:rStyle w:val="a5"/>
            <w:lang w:val="ru-RU"/>
          </w:rPr>
          <w:t>8</w:t>
        </w:r>
      </w:hyperlink>
    </w:p>
    <w:p w14:paraId="2B080E02" w14:textId="10AE66BA" w:rsidR="005F5E18" w:rsidRPr="00CB7548" w:rsidRDefault="005F5E18">
      <w:pPr>
        <w:pStyle w:val="a9"/>
        <w:rPr>
          <w:lang w:val="ru-RU"/>
        </w:rPr>
      </w:pPr>
    </w:p>
  </w:comment>
  <w:comment w:id="354" w:author="Алексей Евдаков" w:date="2024-02-17T10:40:00Z" w:initials="АЕ">
    <w:p w14:paraId="4BEE8863" w14:textId="01DC248D" w:rsidR="005F5E18" w:rsidRPr="0032378C" w:rsidRDefault="005F5E18">
      <w:pPr>
        <w:pStyle w:val="a9"/>
        <w:rPr>
          <w:lang w:val="ru-RU"/>
        </w:rPr>
      </w:pPr>
      <w:r>
        <w:rPr>
          <w:rStyle w:val="a8"/>
        </w:rPr>
        <w:annotationRef/>
      </w:r>
      <w:r>
        <w:rPr>
          <w:lang w:val="ru-RU"/>
        </w:rPr>
        <w:t>Найти её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2F5A67" w15:done="0"/>
  <w15:commentEx w15:paraId="508712DC" w15:done="0"/>
  <w15:commentEx w15:paraId="4B515AA4" w15:done="0"/>
  <w15:commentEx w15:paraId="07AD5D2B" w15:paraIdParent="4B515AA4" w15:done="0"/>
  <w15:commentEx w15:paraId="3AE5DB2B" w15:done="0"/>
  <w15:commentEx w15:paraId="6DFBF7F8" w15:done="0"/>
  <w15:commentEx w15:paraId="6BF0BDBE" w15:done="0"/>
  <w15:commentEx w15:paraId="29E6EF84" w15:done="0"/>
  <w15:commentEx w15:paraId="7710A73F" w15:done="0"/>
  <w15:commentEx w15:paraId="47A06D83" w15:done="0"/>
  <w15:commentEx w15:paraId="7555870C" w15:done="0"/>
  <w15:commentEx w15:paraId="44D55955" w15:done="0"/>
  <w15:commentEx w15:paraId="47D0F934" w15:paraIdParent="44D55955" w15:done="0"/>
  <w15:commentEx w15:paraId="20DB1FB7" w15:paraIdParent="44D55955" w15:done="0"/>
  <w15:commentEx w15:paraId="51D6E1A8" w15:done="0"/>
  <w15:commentEx w15:paraId="141364BE" w15:paraIdParent="51D6E1A8" w15:done="0"/>
  <w15:commentEx w15:paraId="3B9BD6C1" w15:done="0"/>
  <w15:commentEx w15:paraId="5001F1BE" w15:paraIdParent="3B9BD6C1" w15:done="0"/>
  <w15:commentEx w15:paraId="08B79838" w15:done="0"/>
  <w15:commentEx w15:paraId="5FEE4DD4" w15:paraIdParent="08B79838" w15:done="0"/>
  <w15:commentEx w15:paraId="542CA7F7" w15:done="0"/>
  <w15:commentEx w15:paraId="75A3EAE0" w15:done="0"/>
  <w15:commentEx w15:paraId="4D7C39E9" w15:done="0"/>
  <w15:commentEx w15:paraId="05B2A176" w15:done="0"/>
  <w15:commentEx w15:paraId="5DFBCE8C" w15:done="0"/>
  <w15:commentEx w15:paraId="1F42D7E4" w15:done="0"/>
  <w15:commentEx w15:paraId="42BCE3A2" w15:paraIdParent="1F42D7E4" w15:done="0"/>
  <w15:commentEx w15:paraId="27525024" w15:done="0"/>
  <w15:commentEx w15:paraId="792293E3" w15:done="0"/>
  <w15:commentEx w15:paraId="2FD454E3" w15:done="0"/>
  <w15:commentEx w15:paraId="7FC963B9" w15:paraIdParent="2FD454E3" w15:done="0"/>
  <w15:commentEx w15:paraId="532DD13B" w15:done="0"/>
  <w15:commentEx w15:paraId="1DA4122D" w15:done="0"/>
  <w15:commentEx w15:paraId="68AD956C" w15:done="0"/>
  <w15:commentEx w15:paraId="443E4EE9" w15:done="0"/>
  <w15:commentEx w15:paraId="2172A6DB" w15:done="0"/>
  <w15:commentEx w15:paraId="5C758935" w15:done="0"/>
  <w15:commentEx w15:paraId="197D209C" w15:done="0"/>
  <w15:commentEx w15:paraId="20193E7B" w15:done="0"/>
  <w15:commentEx w15:paraId="7C98DF14" w15:done="0"/>
  <w15:commentEx w15:paraId="519E922C" w15:done="0"/>
  <w15:commentEx w15:paraId="7F3C15F0" w15:done="0"/>
  <w15:commentEx w15:paraId="61AAFB62" w15:done="0"/>
  <w15:commentEx w15:paraId="043A7F0D" w15:done="0"/>
  <w15:commentEx w15:paraId="316C89C4" w15:done="0"/>
  <w15:commentEx w15:paraId="5C46100C" w15:done="0"/>
  <w15:commentEx w15:paraId="28575A39" w15:done="0"/>
  <w15:commentEx w15:paraId="02106AF3" w15:done="0"/>
  <w15:commentEx w15:paraId="768E5054" w15:done="0"/>
  <w15:commentEx w15:paraId="27443827" w15:done="0"/>
  <w15:commentEx w15:paraId="7610A7F8" w15:done="0"/>
  <w15:commentEx w15:paraId="7F2AF087" w15:done="0"/>
  <w15:commentEx w15:paraId="2D5A6C5F" w15:paraIdParent="7F2AF087" w15:done="0"/>
  <w15:commentEx w15:paraId="00FC3FC6" w15:paraIdParent="7F2AF087" w15:done="0"/>
  <w15:commentEx w15:paraId="2B9EC2CD" w15:done="0"/>
  <w15:commentEx w15:paraId="04A3FBD5" w15:paraIdParent="2B9EC2CD" w15:done="0"/>
  <w15:commentEx w15:paraId="419DCEB7" w15:done="0"/>
  <w15:commentEx w15:paraId="5308C46A" w15:done="0"/>
  <w15:commentEx w15:paraId="7812513E" w15:paraIdParent="5308C46A" w15:done="0"/>
  <w15:commentEx w15:paraId="07B2509C" w15:done="0"/>
  <w15:commentEx w15:paraId="5ACAD022" w15:done="0"/>
  <w15:commentEx w15:paraId="2200C730" w15:done="0"/>
  <w15:commentEx w15:paraId="22D4702A" w15:done="0"/>
  <w15:commentEx w15:paraId="406D9453" w15:paraIdParent="22D4702A" w15:done="0"/>
  <w15:commentEx w15:paraId="5D58B054" w15:done="0"/>
  <w15:commentEx w15:paraId="0107E2D4" w15:done="0"/>
  <w15:commentEx w15:paraId="12E647BE" w15:done="0"/>
  <w15:commentEx w15:paraId="4DCDEBD7" w15:done="0"/>
  <w15:commentEx w15:paraId="0F8202F4" w15:done="0"/>
  <w15:commentEx w15:paraId="7D6446C3" w15:done="0"/>
  <w15:commentEx w15:paraId="56B2BD2A" w15:paraIdParent="7D6446C3" w15:done="0"/>
  <w15:commentEx w15:paraId="373AE048" w15:done="0"/>
  <w15:commentEx w15:paraId="55FDCF6B" w15:done="0"/>
  <w15:commentEx w15:paraId="44D46AB6" w15:done="0"/>
  <w15:commentEx w15:paraId="39727DFF" w15:done="0"/>
  <w15:commentEx w15:paraId="1E1678A4" w15:done="0"/>
  <w15:commentEx w15:paraId="4B023EA1" w15:done="0"/>
  <w15:commentEx w15:paraId="48CB0BE6" w15:paraIdParent="4B023EA1" w15:done="0"/>
  <w15:commentEx w15:paraId="30944275" w15:done="0"/>
  <w15:commentEx w15:paraId="42C65C6B" w15:paraIdParent="30944275" w15:done="0"/>
  <w15:commentEx w15:paraId="4ED44D83" w15:paraIdParent="30944275" w15:done="0"/>
  <w15:commentEx w15:paraId="41AE6FDC" w15:paraIdParent="30944275" w15:done="0"/>
  <w15:commentEx w15:paraId="4AF0C480" w15:done="0"/>
  <w15:commentEx w15:paraId="11AF4F00" w15:done="0"/>
  <w15:commentEx w15:paraId="436B96E4" w15:paraIdParent="11AF4F00" w15:done="0"/>
  <w15:commentEx w15:paraId="0D766714" w15:done="0"/>
  <w15:commentEx w15:paraId="5A5EDA7C" w15:done="0"/>
  <w15:commentEx w15:paraId="4A9D322C" w15:done="0"/>
  <w15:commentEx w15:paraId="4A40A08B" w15:paraIdParent="4A9D322C" w15:done="0"/>
  <w15:commentEx w15:paraId="5AB476D9" w15:paraIdParent="4A9D322C" w15:done="0"/>
  <w15:commentEx w15:paraId="00C41F12" w15:done="0"/>
  <w15:commentEx w15:paraId="590195EA" w15:done="0"/>
  <w15:commentEx w15:paraId="709EF884" w15:done="0"/>
  <w15:commentEx w15:paraId="1483C856" w15:done="0"/>
  <w15:commentEx w15:paraId="209BE013" w15:done="0"/>
  <w15:commentEx w15:paraId="4DAF12E8" w15:done="0"/>
  <w15:commentEx w15:paraId="1A96E523" w15:done="0"/>
  <w15:commentEx w15:paraId="7B130914" w15:done="0"/>
  <w15:commentEx w15:paraId="7195C6BA" w15:done="0"/>
  <w15:commentEx w15:paraId="5FB0FFAD" w15:done="0"/>
  <w15:commentEx w15:paraId="0860492B" w15:done="0"/>
  <w15:commentEx w15:paraId="015DF282" w15:done="0"/>
  <w15:commentEx w15:paraId="0EF47F4A" w15:done="0"/>
  <w15:commentEx w15:paraId="767F10E9" w15:done="0"/>
  <w15:commentEx w15:paraId="7B1EAEDF" w15:done="0"/>
  <w15:commentEx w15:paraId="1E0BA00C" w15:done="0"/>
  <w15:commentEx w15:paraId="7225C0F7" w15:done="0"/>
  <w15:commentEx w15:paraId="400AE34D" w15:paraIdParent="7225C0F7" w15:done="0"/>
  <w15:commentEx w15:paraId="365F6B1B" w15:done="0"/>
  <w15:commentEx w15:paraId="3AA47097" w15:done="0"/>
  <w15:commentEx w15:paraId="40E24F10" w15:done="0"/>
  <w15:commentEx w15:paraId="01BFE668" w15:done="0"/>
  <w15:commentEx w15:paraId="235D05EC" w15:done="0"/>
  <w15:commentEx w15:paraId="42301F5A" w15:done="0"/>
  <w15:commentEx w15:paraId="65F221D4" w15:paraIdParent="42301F5A" w15:done="0"/>
  <w15:commentEx w15:paraId="7D258D80" w15:done="0"/>
  <w15:commentEx w15:paraId="5B271035" w15:done="0"/>
  <w15:commentEx w15:paraId="24C1C180" w15:done="0"/>
  <w15:commentEx w15:paraId="4C65BADE" w15:done="0"/>
  <w15:commentEx w15:paraId="75BEA625" w15:paraIdParent="4C65BADE" w15:done="0"/>
  <w15:commentEx w15:paraId="3735DEDD" w15:done="0"/>
  <w15:commentEx w15:paraId="05CAEFE4" w15:done="0"/>
  <w15:commentEx w15:paraId="26850D8B" w15:done="0"/>
  <w15:commentEx w15:paraId="2992EF79" w15:done="0"/>
  <w15:commentEx w15:paraId="68A1F25D" w15:done="0"/>
  <w15:commentEx w15:paraId="40A39F47" w15:done="0"/>
  <w15:commentEx w15:paraId="7DB28155" w15:done="0"/>
  <w15:commentEx w15:paraId="2DC4C8AA" w15:done="0"/>
  <w15:commentEx w15:paraId="1EF0EBCF" w15:paraIdParent="2DC4C8AA" w15:done="0"/>
  <w15:commentEx w15:paraId="25879E1D" w15:done="0"/>
  <w15:commentEx w15:paraId="514D5B06" w15:done="0"/>
  <w15:commentEx w15:paraId="2380390C" w15:paraIdParent="514D5B06" w15:done="0"/>
  <w15:commentEx w15:paraId="07EA0F0D" w15:done="0"/>
  <w15:commentEx w15:paraId="1233C9CA" w15:done="0"/>
  <w15:commentEx w15:paraId="225FE7B7" w15:done="0"/>
  <w15:commentEx w15:paraId="31F192A1" w15:done="0"/>
  <w15:commentEx w15:paraId="595EF767" w15:done="0"/>
  <w15:commentEx w15:paraId="429DA3C8" w15:done="0"/>
  <w15:commentEx w15:paraId="484A8F05" w15:paraIdParent="429DA3C8" w15:done="0"/>
  <w15:commentEx w15:paraId="6AE42A1D" w15:done="0"/>
  <w15:commentEx w15:paraId="0D3FCBEC" w15:done="0"/>
  <w15:commentEx w15:paraId="1596AC64" w15:paraIdParent="0D3FCBEC" w15:done="0"/>
  <w15:commentEx w15:paraId="2B080E02" w15:done="0"/>
  <w15:commentEx w15:paraId="4BEE88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7A510B" w16cex:dateUtc="2024-02-16T18:24:00Z"/>
  <w16cex:commentExtensible w16cex:durableId="297A52AE" w16cex:dateUtc="2024-02-16T18:31:00Z"/>
  <w16cex:commentExtensible w16cex:durableId="2BF966E5" w16cex:dateUtc="2025-06-15T12:36:00Z"/>
  <w16cex:commentExtensible w16cex:durableId="2BF966F2" w16cex:dateUtc="2025-06-15T12:36:00Z"/>
  <w16cex:commentExtensible w16cex:durableId="2E0E6C04" w16cex:dateUtc="2026-07-24T19:52:00Z"/>
  <w16cex:commentExtensible w16cex:durableId="2BCDA8D6" w16cex:dateUtc="2025-05-13T08:17:00Z"/>
  <w16cex:commentExtensible w16cex:durableId="2BCDB045" w16cex:dateUtc="2025-05-13T08:49:00Z"/>
  <w16cex:commentExtensible w16cex:durableId="2CC62ABD" w16cex:dateUtc="2025-11-17T20:14:00Z"/>
  <w16cex:commentExtensible w16cex:durableId="2CC62AF0" w16cex:dateUtc="2025-11-17T20:14:00Z"/>
  <w16cex:commentExtensible w16cex:durableId="2CB8435C" w16cex:dateUtc="2025-11-07T07:07:00Z"/>
  <w16cex:commentExtensible w16cex:durableId="2CC046D4" w16cex:dateUtc="2025-11-13T09:00:00Z"/>
  <w16cex:commentExtensible w16cex:durableId="2BF80259" w16cex:dateUtc="2025-06-14T11:14:00Z"/>
  <w16cex:commentExtensible w16cex:durableId="2BF7FFA7" w16cex:dateUtc="2025-06-14T11:03:00Z"/>
  <w16cex:commentExtensible w16cex:durableId="2BF80686" w16cex:dateUtc="2025-06-14T11:32:00Z"/>
  <w16cex:commentExtensible w16cex:durableId="2BF7F3BE" w16cex:dateUtc="2025-06-14T10:12:00Z"/>
  <w16cex:commentExtensible w16cex:durableId="2BF7F5BD" w16cex:dateUtc="2025-06-14T10:21:00Z"/>
  <w16cex:commentExtensible w16cex:durableId="2BF7F75C" w16cex:dateUtc="2025-06-14T10:21:00Z"/>
  <w16cex:commentExtensible w16cex:durableId="2BF803FA" w16cex:dateUtc="2025-06-14T11:21:00Z"/>
  <w16cex:commentExtensible w16cex:durableId="2BF805D6" w16cex:dateUtc="2025-06-14T11:29:00Z"/>
  <w16cex:commentExtensible w16cex:durableId="2BF80699" w16cex:dateUtc="2025-06-14T11:32:00Z"/>
  <w16cex:commentExtensible w16cex:durableId="2BF96C3A" w16cex:dateUtc="2025-06-15T12:58:00Z"/>
  <w16cex:commentExtensible w16cex:durableId="2BF82E44" w16cex:dateUtc="2025-06-14T14:22:00Z"/>
  <w16cex:commentExtensible w16cex:durableId="2BF975FC" w16cex:dateUtc="2025-06-14T14:35:00Z"/>
  <w16cex:commentExtensible w16cex:durableId="2BF8319F" w16cex:dateUtc="2025-06-14T14:36:00Z"/>
  <w16cex:commentExtensible w16cex:durableId="2BF972F4" w16cex:dateUtc="2025-06-15T13:27:00Z"/>
  <w16cex:commentExtensible w16cex:durableId="2BF9733D" w16cex:dateUtc="2025-06-15T13:28:00Z"/>
  <w16cex:commentExtensible w16cex:durableId="2BF84F72" w16cex:dateUtc="2025-06-14T16:43:00Z"/>
  <w16cex:commentExtensible w16cex:durableId="2BF84F82" w16cex:dateUtc="2025-06-14T16:43:00Z"/>
  <w16cex:commentExtensible w16cex:durableId="2BF973C6" w16cex:dateUtc="2025-06-15T13:31:00Z"/>
  <w16cex:commentExtensible w16cex:durableId="2BF85832" w16cex:dateUtc="2025-06-14T17:21:00Z"/>
  <w16cex:commentExtensible w16cex:durableId="2BF85A15" w16cex:dateUtc="2025-06-14T17:29:00Z"/>
  <w16cex:commentExtensible w16cex:durableId="2BF85AAB" w16cex:dateUtc="2025-06-14T17:31:00Z"/>
  <w16cex:commentExtensible w16cex:durableId="2BF96F8E" w16cex:dateUtc="2025-06-15T13:13:00Z"/>
  <w16cex:commentExtensible w16cex:durableId="2BF860FD" w16cex:dateUtc="2025-06-14T17:58:00Z"/>
  <w16cex:commentExtensible w16cex:durableId="2BF88591" w16cex:dateUtc="2024-04-14T13:20:00Z"/>
  <w16cex:commentExtensible w16cex:durableId="2BF97A13" w16cex:dateUtc="2025-06-14T18:42:00Z"/>
  <w16cex:commentExtensible w16cex:durableId="2BF86B9E" w16cex:dateUtc="2025-06-14T18:43:00Z"/>
  <w16cex:commentExtensible w16cex:durableId="2BF86E8B" w16cex:dateUtc="2025-06-14T18:56:00Z"/>
  <w16cex:commentExtensible w16cex:durableId="2BF97C0D" w16cex:dateUtc="2025-06-15T14:06:00Z"/>
  <w16cex:commentExtensible w16cex:durableId="2BF8777A" w16cex:dateUtc="2025-06-14T19:34:00Z"/>
  <w16cex:commentExtensible w16cex:durableId="2BF8878E" w16cex:dateUtc="2025-06-14T20:43:00Z"/>
  <w16cex:commentExtensible w16cex:durableId="2BF88DE0" w16cex:dateUtc="2025-06-14T21:10:00Z"/>
  <w16cex:commentExtensible w16cex:durableId="2BF97127" w16cex:dateUtc="2025-06-15T13:19:00Z"/>
  <w16cex:commentExtensible w16cex:durableId="2BF893A4" w16cex:dateUtc="2025-06-14T21:34:00Z"/>
  <w16cex:commentExtensible w16cex:durableId="2BF96BA6" w16cex:dateUtc="2025-06-15T12:56:00Z"/>
  <w16cex:commentExtensible w16cex:durableId="2BF94A38" w16cex:dateUtc="2025-06-15T10:33:00Z"/>
  <w16cex:commentExtensible w16cex:durableId="2BF94A82" w16cex:dateUtc="2025-06-15T10:34:00Z"/>
  <w16cex:commentExtensible w16cex:durableId="2BF9521F" w16cex:dateUtc="2025-06-15T11:07:00Z"/>
  <w16cex:commentExtensible w16cex:durableId="2BF952EB" w16cex:dateUtc="2025-06-15T11:10:00Z"/>
  <w16cex:commentExtensible w16cex:durableId="2BF98027" w16cex:dateUtc="2025-06-15T14:23:00Z"/>
  <w16cex:commentExtensible w16cex:durableId="2BF9537B" w16cex:dateUtc="2025-06-15T11:13:00Z"/>
  <w16cex:commentExtensible w16cex:durableId="2BF955F8" w16cex:dateUtc="2025-06-15T11:23:00Z"/>
  <w16cex:commentExtensible w16cex:durableId="2BF95705" w16cex:dateUtc="2025-06-15T11:28:00Z"/>
  <w16cex:commentExtensible w16cex:durableId="2BF9611F" w16cex:dateUtc="2025-06-15T12:11:00Z"/>
  <w16cex:commentExtensible w16cex:durableId="2BF82CCA" w16cex:dateUtc="2025-06-14T14:15:00Z"/>
  <w16cex:commentExtensible w16cex:durableId="2BF82D01" w16cex:dateUtc="2025-06-14T14:16:00Z"/>
  <w16cex:commentExtensible w16cex:durableId="297B043F" w16cex:dateUtc="2024-02-17T07:09:00Z"/>
  <w16cex:commentExtensible w16cex:durableId="297B0458" w16cex:dateUtc="2024-02-17T07:09:00Z"/>
  <w16cex:commentExtensible w16cex:durableId="297B048D" w16cex:dateUtc="2024-02-17T07:10:00Z"/>
  <w16cex:commentExtensible w16cex:durableId="297B0B31" w16cex:dateUtc="2024-02-17T07:38:00Z"/>
  <w16cex:commentExtensible w16cex:durableId="297B0B87" w16cex:dateUtc="2024-02-17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2F5A67" w16cid:durableId="297A510B"/>
  <w16cid:commentId w16cid:paraId="508712DC" w16cid:durableId="297A52AE"/>
  <w16cid:commentId w16cid:paraId="4B515AA4" w16cid:durableId="2BF966E5"/>
  <w16cid:commentId w16cid:paraId="07AD5D2B" w16cid:durableId="2BF966F2"/>
  <w16cid:commentId w16cid:paraId="3AE5DB2B" w16cid:durableId="2E0E6C04"/>
  <w16cid:commentId w16cid:paraId="6DFBF7F8" w16cid:durableId="2BD869D3"/>
  <w16cid:commentId w16cid:paraId="6BF0BDBE" w16cid:durableId="2BD866B3"/>
  <w16cid:commentId w16cid:paraId="29E6EF84" w16cid:durableId="2BD861A4"/>
  <w16cid:commentId w16cid:paraId="7710A73F" w16cid:durableId="2BD8690F"/>
  <w16cid:commentId w16cid:paraId="47A06D83" w16cid:durableId="2BE2A556"/>
  <w16cid:commentId w16cid:paraId="7555870C" w16cid:durableId="2BD86F9A"/>
  <w16cid:commentId w16cid:paraId="44D55955" w16cid:durableId="29773256"/>
  <w16cid:commentId w16cid:paraId="47D0F934" w16cid:durableId="29774D8A"/>
  <w16cid:commentId w16cid:paraId="20DB1FB7" w16cid:durableId="2BD86FE4"/>
  <w16cid:commentId w16cid:paraId="51D6E1A8" w16cid:durableId="29773258"/>
  <w16cid:commentId w16cid:paraId="141364BE" w16cid:durableId="2BD8702F"/>
  <w16cid:commentId w16cid:paraId="3B9BD6C1" w16cid:durableId="29773259"/>
  <w16cid:commentId w16cid:paraId="5001F1BE" w16cid:durableId="297752D0"/>
  <w16cid:commentId w16cid:paraId="08B79838" w16cid:durableId="2BF7EF5E"/>
  <w16cid:commentId w16cid:paraId="5FEE4DD4" w16cid:durableId="2BD8375D"/>
  <w16cid:commentId w16cid:paraId="542CA7F7" w16cid:durableId="2BF7EF60"/>
  <w16cid:commentId w16cid:paraId="75A3EAE0" w16cid:durableId="2BCDA8D6"/>
  <w16cid:commentId w16cid:paraId="4D7C39E9" w16cid:durableId="2BD8728A"/>
  <w16cid:commentId w16cid:paraId="05B2A176" w16cid:durableId="2BD8732E"/>
  <w16cid:commentId w16cid:paraId="5DFBCE8C" w16cid:durableId="2BCDB045"/>
  <w16cid:commentId w16cid:paraId="1F42D7E4" w16cid:durableId="2CC62ABD"/>
  <w16cid:commentId w16cid:paraId="42BCE3A2" w16cid:durableId="2CC62AF0"/>
  <w16cid:commentId w16cid:paraId="27525024" w16cid:durableId="2BD876CC"/>
  <w16cid:commentId w16cid:paraId="792293E3" w16cid:durableId="2BD876C0"/>
  <w16cid:commentId w16cid:paraId="2FD454E3" w16cid:durableId="2977325A"/>
  <w16cid:commentId w16cid:paraId="7FC963B9" w16cid:durableId="2977533F"/>
  <w16cid:commentId w16cid:paraId="532DD13B" w16cid:durableId="2BD8775C"/>
  <w16cid:commentId w16cid:paraId="1DA4122D" w16cid:durableId="2BD972EB"/>
  <w16cid:commentId w16cid:paraId="68AD956C" w16cid:durableId="2BD88C49"/>
  <w16cid:commentId w16cid:paraId="443E4EE9" w16cid:durableId="2BD88CDF"/>
  <w16cid:commentId w16cid:paraId="2172A6DB" w16cid:durableId="2BD88D3E"/>
  <w16cid:commentId w16cid:paraId="5C758935" w16cid:durableId="2BD9676F"/>
  <w16cid:commentId w16cid:paraId="197D209C" w16cid:durableId="2BD96803"/>
  <w16cid:commentId w16cid:paraId="20193E7B" w16cid:durableId="2BD9689D"/>
  <w16cid:commentId w16cid:paraId="7C98DF14" w16cid:durableId="2BD96937"/>
  <w16cid:commentId w16cid:paraId="519E922C" w16cid:durableId="2BD9694D"/>
  <w16cid:commentId w16cid:paraId="7F3C15F0" w16cid:durableId="2BD96967"/>
  <w16cid:commentId w16cid:paraId="61AAFB62" w16cid:durableId="2BD96976"/>
  <w16cid:commentId w16cid:paraId="043A7F0D" w16cid:durableId="29787192"/>
  <w16cid:commentId w16cid:paraId="316C89C4" w16cid:durableId="2BD969A6"/>
  <w16cid:commentId w16cid:paraId="5C46100C" w16cid:durableId="2BD9699B"/>
  <w16cid:commentId w16cid:paraId="28575A39" w16cid:durableId="2BD96991"/>
  <w16cid:commentId w16cid:paraId="02106AF3" w16cid:durableId="2BD96DA0"/>
  <w16cid:commentId w16cid:paraId="768E5054" w16cid:durableId="2BD96D7E"/>
  <w16cid:commentId w16cid:paraId="27443827" w16cid:durableId="2978667E"/>
  <w16cid:commentId w16cid:paraId="7610A7F8" w16cid:durableId="2BD877D8"/>
  <w16cid:commentId w16cid:paraId="7F2AF087" w16cid:durableId="29786621"/>
  <w16cid:commentId w16cid:paraId="2D5A6C5F" w16cid:durableId="29786637"/>
  <w16cid:commentId w16cid:paraId="00FC3FC6" w16cid:durableId="29789074"/>
  <w16cid:commentId w16cid:paraId="2B9EC2CD" w16cid:durableId="2977325D"/>
  <w16cid:commentId w16cid:paraId="04A3FBD5" w16cid:durableId="2977539E"/>
  <w16cid:commentId w16cid:paraId="419DCEB7" w16cid:durableId="2BD87A73"/>
  <w16cid:commentId w16cid:paraId="5308C46A" w16cid:durableId="2BD87947"/>
  <w16cid:commentId w16cid:paraId="7812513E" w16cid:durableId="2BD87953"/>
  <w16cid:commentId w16cid:paraId="07B2509C" w16cid:durableId="2BD87B9C"/>
  <w16cid:commentId w16cid:paraId="5ACAD022" w16cid:durableId="2BD87BC2"/>
  <w16cid:commentId w16cid:paraId="2200C730" w16cid:durableId="2977325E"/>
  <w16cid:commentId w16cid:paraId="22D4702A" w16cid:durableId="2BD87CA4"/>
  <w16cid:commentId w16cid:paraId="406D9453" w16cid:durableId="2BD87CBE"/>
  <w16cid:commentId w16cid:paraId="5D58B054" w16cid:durableId="2BD887F0"/>
  <w16cid:commentId w16cid:paraId="0107E2D4" w16cid:durableId="2BD889A4"/>
  <w16cid:commentId w16cid:paraId="12E647BE" w16cid:durableId="29786FF0"/>
  <w16cid:commentId w16cid:paraId="4DCDEBD7" w16cid:durableId="2BD88A75"/>
  <w16cid:commentId w16cid:paraId="0F8202F4" w16cid:durableId="2BD88A44"/>
  <w16cid:commentId w16cid:paraId="7D6446C3" w16cid:durableId="2CB842BC"/>
  <w16cid:commentId w16cid:paraId="56B2BD2A" w16cid:durableId="2CB8435C"/>
  <w16cid:commentId w16cid:paraId="373AE048" w16cid:durableId="2CB842BB"/>
  <w16cid:commentId w16cid:paraId="55FDCF6B" w16cid:durableId="2CC046D4"/>
  <w16cid:commentId w16cid:paraId="44D46AB6" w16cid:durableId="2BD86E71"/>
  <w16cid:commentId w16cid:paraId="39727DFF" w16cid:durableId="2BF80259"/>
  <w16cid:commentId w16cid:paraId="1E1678A4" w16cid:durableId="2BD86CD7"/>
  <w16cid:commentId w16cid:paraId="4B023EA1" w16cid:durableId="290F443C"/>
  <w16cid:commentId w16cid:paraId="48CB0BE6" w16cid:durableId="290F97A6"/>
  <w16cid:commentId w16cid:paraId="30944275" w16cid:durableId="2907C4F2"/>
  <w16cid:commentId w16cid:paraId="42C65C6B" w16cid:durableId="290E3DA7"/>
  <w16cid:commentId w16cid:paraId="4ED44D83" w16cid:durableId="290F46D4"/>
  <w16cid:commentId w16cid:paraId="41AE6FDC" w16cid:durableId="290F9424"/>
  <w16cid:commentId w16cid:paraId="4AF0C480" w16cid:durableId="2907773D"/>
  <w16cid:commentId w16cid:paraId="11AF4F00" w16cid:durableId="290E1BA4"/>
  <w16cid:commentId w16cid:paraId="436B96E4" w16cid:durableId="2BD992C3"/>
  <w16cid:commentId w16cid:paraId="0D766714" w16cid:durableId="2907C55D"/>
  <w16cid:commentId w16cid:paraId="5A5EDA7C" w16cid:durableId="2BD9A4C3"/>
  <w16cid:commentId w16cid:paraId="4A9D322C" w16cid:durableId="2B3A32E7"/>
  <w16cid:commentId w16cid:paraId="4A40A08B" w16cid:durableId="2B3A2166"/>
  <w16cid:commentId w16cid:paraId="5AB476D9" w16cid:durableId="2B3A298F"/>
  <w16cid:commentId w16cid:paraId="00C41F12" w16cid:durableId="2BDB6058"/>
  <w16cid:commentId w16cid:paraId="590195EA" w16cid:durableId="2BDB605E"/>
  <w16cid:commentId w16cid:paraId="709EF884" w16cid:durableId="2BDB60AA"/>
  <w16cid:commentId w16cid:paraId="1483C856" w16cid:durableId="2BF7FFA7"/>
  <w16cid:commentId w16cid:paraId="209BE013" w16cid:durableId="2BF80686"/>
  <w16cid:commentId w16cid:paraId="4DAF12E8" w16cid:durableId="2BD9E66F"/>
  <w16cid:commentId w16cid:paraId="1A96E523" w16cid:durableId="2BF7F3BE"/>
  <w16cid:commentId w16cid:paraId="7B130914" w16cid:durableId="2BF7F5BD"/>
  <w16cid:commentId w16cid:paraId="7195C6BA" w16cid:durableId="2BF7F75C"/>
  <w16cid:commentId w16cid:paraId="5FB0FFAD" w16cid:durableId="2BF803FA"/>
  <w16cid:commentId w16cid:paraId="0860492B" w16cid:durableId="2BF805D6"/>
  <w16cid:commentId w16cid:paraId="015DF282" w16cid:durableId="2BF80699"/>
  <w16cid:commentId w16cid:paraId="0EF47F4A" w16cid:durableId="2BF96C3A"/>
  <w16cid:commentId w16cid:paraId="767F10E9" w16cid:durableId="2BF82E44"/>
  <w16cid:commentId w16cid:paraId="7B1EAEDF" w16cid:durableId="2BF975FC"/>
  <w16cid:commentId w16cid:paraId="1E0BA00C" w16cid:durableId="2BF8319F"/>
  <w16cid:commentId w16cid:paraId="7225C0F7" w16cid:durableId="2BF972F4"/>
  <w16cid:commentId w16cid:paraId="400AE34D" w16cid:durableId="2BF9733D"/>
  <w16cid:commentId w16cid:paraId="365F6B1B" w16cid:durableId="2BF84F72"/>
  <w16cid:commentId w16cid:paraId="3AA47097" w16cid:durableId="2BF84F82"/>
  <w16cid:commentId w16cid:paraId="40E24F10" w16cid:durableId="2BF973C6"/>
  <w16cid:commentId w16cid:paraId="01BFE668" w16cid:durableId="2BF85832"/>
  <w16cid:commentId w16cid:paraId="235D05EC" w16cid:durableId="2BF85A15"/>
  <w16cid:commentId w16cid:paraId="42301F5A" w16cid:durableId="2BF85AAB"/>
  <w16cid:commentId w16cid:paraId="65F221D4" w16cid:durableId="2BF96F8E"/>
  <w16cid:commentId w16cid:paraId="7D258D80" w16cid:durableId="2BF860FD"/>
  <w16cid:commentId w16cid:paraId="5B271035" w16cid:durableId="2BF88591"/>
  <w16cid:commentId w16cid:paraId="24C1C180" w16cid:durableId="2BF97A13"/>
  <w16cid:commentId w16cid:paraId="4C65BADE" w16cid:durableId="2BF86B9E"/>
  <w16cid:commentId w16cid:paraId="75BEA625" w16cid:durableId="2BF86E8B"/>
  <w16cid:commentId w16cid:paraId="3735DEDD" w16cid:durableId="2BF97C0D"/>
  <w16cid:commentId w16cid:paraId="05CAEFE4" w16cid:durableId="2BF8777A"/>
  <w16cid:commentId w16cid:paraId="26850D8B" w16cid:durableId="2BF8878E"/>
  <w16cid:commentId w16cid:paraId="2992EF79" w16cid:durableId="2BF88DE0"/>
  <w16cid:commentId w16cid:paraId="68A1F25D" w16cid:durableId="2BF97127"/>
  <w16cid:commentId w16cid:paraId="40A39F47" w16cid:durableId="2BF893A4"/>
  <w16cid:commentId w16cid:paraId="7DB28155" w16cid:durableId="2BF96BA6"/>
  <w16cid:commentId w16cid:paraId="2DC4C8AA" w16cid:durableId="2BF94A38"/>
  <w16cid:commentId w16cid:paraId="1EF0EBCF" w16cid:durableId="2BF94A82"/>
  <w16cid:commentId w16cid:paraId="25879E1D" w16cid:durableId="2BF9521F"/>
  <w16cid:commentId w16cid:paraId="514D5B06" w16cid:durableId="2BF952EB"/>
  <w16cid:commentId w16cid:paraId="2380390C" w16cid:durableId="2BF98027"/>
  <w16cid:commentId w16cid:paraId="07EA0F0D" w16cid:durableId="2BF9537B"/>
  <w16cid:commentId w16cid:paraId="1233C9CA" w16cid:durableId="2BF955F8"/>
  <w16cid:commentId w16cid:paraId="225FE7B7" w16cid:durableId="2BF95705"/>
  <w16cid:commentId w16cid:paraId="31F192A1" w16cid:durableId="2BF9611F"/>
  <w16cid:commentId w16cid:paraId="595EF767" w16cid:durableId="2BD860EB"/>
  <w16cid:commentId w16cid:paraId="429DA3C8" w16cid:durableId="2BF82CCA"/>
  <w16cid:commentId w16cid:paraId="484A8F05" w16cid:durableId="2BF82D01"/>
  <w16cid:commentId w16cid:paraId="6AE42A1D" w16cid:durableId="297B043F"/>
  <w16cid:commentId w16cid:paraId="0D3FCBEC" w16cid:durableId="297B0458"/>
  <w16cid:commentId w16cid:paraId="1596AC64" w16cid:durableId="297B048D"/>
  <w16cid:commentId w16cid:paraId="2B080E02" w16cid:durableId="297B0B31"/>
  <w16cid:commentId w16cid:paraId="4BEE8863" w16cid:durableId="297B0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74217" w14:textId="77777777" w:rsidR="00CF4DC1" w:rsidRDefault="00CF4DC1" w:rsidP="00702B40">
      <w:pPr>
        <w:spacing w:after="0"/>
      </w:pPr>
      <w:r>
        <w:separator/>
      </w:r>
    </w:p>
  </w:endnote>
  <w:endnote w:type="continuationSeparator" w:id="0">
    <w:p w14:paraId="1E9A9A70" w14:textId="77777777" w:rsidR="00CF4DC1" w:rsidRDefault="00CF4DC1" w:rsidP="00702B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846542"/>
      <w:docPartObj>
        <w:docPartGallery w:val="Page Numbers (Bottom of Page)"/>
        <w:docPartUnique/>
      </w:docPartObj>
    </w:sdtPr>
    <w:sdtEndPr>
      <w:rPr>
        <w:rFonts w:cs="Times New Roman"/>
      </w:rPr>
    </w:sdtEndPr>
    <w:sdtContent>
      <w:p w14:paraId="263CD348" w14:textId="4B08FDE9" w:rsidR="005F5E18" w:rsidRPr="00702B40" w:rsidRDefault="005F5E18">
        <w:pPr>
          <w:pStyle w:val="af1"/>
          <w:jc w:val="center"/>
          <w:rPr>
            <w:rFonts w:cs="Times New Roman"/>
          </w:rPr>
        </w:pPr>
        <w:r w:rsidRPr="00702B40">
          <w:rPr>
            <w:rFonts w:cs="Times New Roman"/>
          </w:rPr>
          <w:fldChar w:fldCharType="begin"/>
        </w:r>
        <w:r w:rsidRPr="00702B40">
          <w:rPr>
            <w:rFonts w:cs="Times New Roman"/>
          </w:rPr>
          <w:instrText>PAGE   \* MERGEFORMAT</w:instrText>
        </w:r>
        <w:r w:rsidRPr="00702B40">
          <w:rPr>
            <w:rFonts w:cs="Times New Roman"/>
          </w:rPr>
          <w:fldChar w:fldCharType="separate"/>
        </w:r>
        <w:r w:rsidRPr="00702B40">
          <w:rPr>
            <w:rFonts w:cs="Times New Roman"/>
          </w:rPr>
          <w:t>2</w:t>
        </w:r>
        <w:r w:rsidRPr="00702B40">
          <w:rPr>
            <w:rFonts w:cs="Times New Roman"/>
          </w:rPr>
          <w:fldChar w:fldCharType="end"/>
        </w:r>
      </w:p>
    </w:sdtContent>
  </w:sdt>
  <w:p w14:paraId="59B343EF" w14:textId="77777777" w:rsidR="005F5E18" w:rsidRDefault="005F5E1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0A221" w14:textId="77777777" w:rsidR="00CF4DC1" w:rsidRDefault="00CF4DC1" w:rsidP="00702B40">
      <w:pPr>
        <w:spacing w:after="0"/>
      </w:pPr>
      <w:r>
        <w:separator/>
      </w:r>
    </w:p>
  </w:footnote>
  <w:footnote w:type="continuationSeparator" w:id="0">
    <w:p w14:paraId="3C525C11" w14:textId="77777777" w:rsidR="00CF4DC1" w:rsidRDefault="00CF4DC1" w:rsidP="00702B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757"/>
    <w:multiLevelType w:val="hybridMultilevel"/>
    <w:tmpl w:val="5C0A82AE"/>
    <w:lvl w:ilvl="0" w:tplc="9E0A7816">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2C2995"/>
    <w:multiLevelType w:val="hybridMultilevel"/>
    <w:tmpl w:val="E946CC6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FB2B9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6A81512"/>
    <w:multiLevelType w:val="hybridMultilevel"/>
    <w:tmpl w:val="25E4168A"/>
    <w:lvl w:ilvl="0" w:tplc="C516752A">
      <w:start w:val="1"/>
      <w:numFmt w:val="decimal"/>
      <w:lvlText w:val="%1)"/>
      <w:lvlJc w:val="left"/>
      <w:pPr>
        <w:ind w:left="1068" w:hanging="360"/>
      </w:pPr>
      <w:rPr>
        <w:rFonts w:hint="default"/>
        <w:sz w:val="24"/>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0B29666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B4F0B9B"/>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E7773D"/>
    <w:multiLevelType w:val="multilevel"/>
    <w:tmpl w:val="B25A991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D5BCC"/>
    <w:multiLevelType w:val="hybridMultilevel"/>
    <w:tmpl w:val="1CDEE9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6F34F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9E4615"/>
    <w:multiLevelType w:val="hybridMultilevel"/>
    <w:tmpl w:val="0174029C"/>
    <w:lvl w:ilvl="0" w:tplc="8CDEAD6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18621944"/>
    <w:multiLevelType w:val="hybridMultilevel"/>
    <w:tmpl w:val="0B9E0B74"/>
    <w:lvl w:ilvl="0" w:tplc="DB8ACA8E">
      <w:start w:val="1"/>
      <w:numFmt w:val="decimal"/>
      <w:lvlText w:val="%1."/>
      <w:lvlJc w:val="left"/>
      <w:pPr>
        <w:ind w:left="720" w:hanging="360"/>
      </w:pPr>
      <w:rPr>
        <w:rFonts w:hint="default"/>
        <w:b w:val="0"/>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86632B0"/>
    <w:multiLevelType w:val="multilevel"/>
    <w:tmpl w:val="B25A991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F02D4"/>
    <w:multiLevelType w:val="hybridMultilevel"/>
    <w:tmpl w:val="B43E5C5A"/>
    <w:lvl w:ilvl="0" w:tplc="04190001">
      <w:start w:val="2"/>
      <w:numFmt w:val="bullet"/>
      <w:lvlText w:val=""/>
      <w:lvlJc w:val="left"/>
      <w:pPr>
        <w:ind w:left="720" w:hanging="360"/>
      </w:pPr>
      <w:rPr>
        <w:rFonts w:ascii="Symbol" w:eastAsia="Times New Roman"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C753EEB"/>
    <w:multiLevelType w:val="hybridMultilevel"/>
    <w:tmpl w:val="F37EEC9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A723DA"/>
    <w:multiLevelType w:val="multilevel"/>
    <w:tmpl w:val="238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E2ECA"/>
    <w:multiLevelType w:val="multilevel"/>
    <w:tmpl w:val="C9A67D8A"/>
    <w:lvl w:ilvl="0">
      <w:start w:val="1"/>
      <w:numFmt w:val="decimal"/>
      <w:lvlText w:val="Глава %1"/>
      <w:lvlJc w:val="left"/>
      <w:pPr>
        <w:ind w:left="360" w:hanging="360"/>
      </w:pPr>
      <w:rPr>
        <w:rFonts w:hint="default"/>
        <w:b w:val="0"/>
        <w:i/>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5DF5839"/>
    <w:multiLevelType w:val="hybridMultilevel"/>
    <w:tmpl w:val="966A06A6"/>
    <w:lvl w:ilvl="0" w:tplc="200A753A">
      <w:numFmt w:val="bullet"/>
      <w:lvlText w:val=""/>
      <w:lvlJc w:val="left"/>
      <w:pPr>
        <w:ind w:left="720" w:hanging="360"/>
      </w:pPr>
      <w:rPr>
        <w:rFonts w:ascii="Symbol" w:eastAsia="SimSun" w:hAnsi="Symbol" w:cs="Aria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80B2F7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8AC66F8"/>
    <w:multiLevelType w:val="hybridMultilevel"/>
    <w:tmpl w:val="0160F6E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0EA2490"/>
    <w:multiLevelType w:val="multilevel"/>
    <w:tmpl w:val="0419001F"/>
    <w:lvl w:ilvl="0">
      <w:start w:val="1"/>
      <w:numFmt w:val="decimal"/>
      <w:lvlText w:val="%1."/>
      <w:lvlJc w:val="left"/>
      <w:pPr>
        <w:ind w:left="360" w:hanging="360"/>
      </w:pPr>
      <w:rPr>
        <w:rFonts w:hint="default"/>
        <w:b w:val="0"/>
        <w: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52A72335"/>
    <w:multiLevelType w:val="hybridMultilevel"/>
    <w:tmpl w:val="E5F0C7C6"/>
    <w:lvl w:ilvl="0" w:tplc="6B58712A">
      <w:start w:val="1"/>
      <w:numFmt w:val="bullet"/>
      <w:lvlText w:val=""/>
      <w:lvlJc w:val="left"/>
      <w:pPr>
        <w:ind w:left="644" w:hanging="360"/>
      </w:pPr>
      <w:rPr>
        <w:rFonts w:ascii="Symbol" w:eastAsia="SimSun" w:hAnsi="Symbol" w:cs="Times New Roman"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A4B3FE6"/>
    <w:multiLevelType w:val="multilevel"/>
    <w:tmpl w:val="B25A991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B83BC0"/>
    <w:multiLevelType w:val="hybridMultilevel"/>
    <w:tmpl w:val="E910C186"/>
    <w:lvl w:ilvl="0" w:tplc="DE48FA58">
      <w:start w:val="1"/>
      <w:numFmt w:val="decimal"/>
      <w:lvlText w:val="%1."/>
      <w:lvlJc w:val="left"/>
      <w:pPr>
        <w:ind w:left="720" w:hanging="360"/>
      </w:pPr>
      <w:rPr>
        <w:rFonts w:hint="default"/>
        <w:b w:val="0"/>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DEA31DC"/>
    <w:multiLevelType w:val="multilevel"/>
    <w:tmpl w:val="FBFE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E4F94"/>
    <w:multiLevelType w:val="multilevel"/>
    <w:tmpl w:val="48123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9D748B"/>
    <w:multiLevelType w:val="hybridMultilevel"/>
    <w:tmpl w:val="8286BD6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3">
      <w:start w:val="1"/>
      <w:numFmt w:val="bullet"/>
      <w:lvlText w:val="o"/>
      <w:lvlJc w:val="left"/>
      <w:pPr>
        <w:ind w:left="2160" w:hanging="360"/>
      </w:pPr>
      <w:rPr>
        <w:rFonts w:ascii="Courier New" w:hAnsi="Courier New" w:cs="Courier New"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C402C58"/>
    <w:multiLevelType w:val="multilevel"/>
    <w:tmpl w:val="C074CAC8"/>
    <w:lvl w:ilvl="0">
      <w:start w:val="1"/>
      <w:numFmt w:val="decimal"/>
      <w:pStyle w:val="figurecaption"/>
      <w:lvlText w:val="Рисунок %1."/>
      <w:lvlJc w:val="left"/>
      <w:pPr>
        <w:ind w:left="0" w:firstLine="0"/>
      </w:pPr>
      <w:rPr>
        <w:rFonts w:ascii="Times New Roman" w:hAnsi="Times New Roman" w:cs="Times New Roman" w:hint="default"/>
        <w:b w:val="0"/>
        <w:bCs w:val="0"/>
        <w:i w:val="0"/>
        <w:iCs w:val="0"/>
        <w:color w:val="auto"/>
        <w:sz w:val="22"/>
        <w:szCs w:val="16"/>
      </w:rPr>
    </w:lvl>
    <w:lvl w:ilvl="1">
      <w:start w:val="1"/>
      <w:numFmt w:val="decimal"/>
      <w:lvlText w:val="Рисунок %1.%2."/>
      <w:lvlJc w:val="left"/>
      <w:pPr>
        <w:tabs>
          <w:tab w:val="num" w:pos="1440"/>
        </w:tabs>
        <w:ind w:left="0" w:firstLine="0"/>
      </w:pPr>
      <w:rPr>
        <w:rFonts w:cs="Times New Roman" w:hint="default"/>
        <w:sz w:val="22"/>
      </w:rPr>
    </w:lvl>
    <w:lvl w:ilvl="2">
      <w:start w:val="1"/>
      <w:numFmt w:val="lowerRoman"/>
      <w:lvlText w:val="%3."/>
      <w:lvlJc w:val="right"/>
      <w:pPr>
        <w:tabs>
          <w:tab w:val="num" w:pos="2160"/>
        </w:tabs>
        <w:ind w:left="0" w:firstLine="0"/>
      </w:pPr>
      <w:rPr>
        <w:rFonts w:cs="Times New Roman" w:hint="default"/>
      </w:rPr>
    </w:lvl>
    <w:lvl w:ilvl="3">
      <w:start w:val="1"/>
      <w:numFmt w:val="decimal"/>
      <w:lvlText w:val="%4."/>
      <w:lvlJc w:val="left"/>
      <w:pPr>
        <w:tabs>
          <w:tab w:val="num" w:pos="2880"/>
        </w:tabs>
        <w:ind w:left="0" w:firstLine="0"/>
      </w:pPr>
      <w:rPr>
        <w:rFonts w:cs="Times New Roman" w:hint="default"/>
      </w:rPr>
    </w:lvl>
    <w:lvl w:ilvl="4">
      <w:start w:val="1"/>
      <w:numFmt w:val="lowerLetter"/>
      <w:lvlText w:val="%5."/>
      <w:lvlJc w:val="left"/>
      <w:pPr>
        <w:tabs>
          <w:tab w:val="num" w:pos="3600"/>
        </w:tabs>
        <w:ind w:left="0" w:firstLine="0"/>
      </w:pPr>
      <w:rPr>
        <w:rFonts w:cs="Times New Roman" w:hint="default"/>
      </w:rPr>
    </w:lvl>
    <w:lvl w:ilvl="5">
      <w:start w:val="1"/>
      <w:numFmt w:val="lowerRoman"/>
      <w:lvlText w:val="%6."/>
      <w:lvlJc w:val="right"/>
      <w:pPr>
        <w:tabs>
          <w:tab w:val="num" w:pos="4320"/>
        </w:tabs>
        <w:ind w:left="0" w:firstLine="0"/>
      </w:pPr>
      <w:rPr>
        <w:rFonts w:cs="Times New Roman" w:hint="default"/>
      </w:rPr>
    </w:lvl>
    <w:lvl w:ilvl="6">
      <w:start w:val="1"/>
      <w:numFmt w:val="decimal"/>
      <w:lvlText w:val="%7."/>
      <w:lvlJc w:val="left"/>
      <w:pPr>
        <w:tabs>
          <w:tab w:val="num" w:pos="5040"/>
        </w:tabs>
        <w:ind w:left="0" w:firstLine="0"/>
      </w:pPr>
      <w:rPr>
        <w:rFonts w:cs="Times New Roman" w:hint="default"/>
      </w:rPr>
    </w:lvl>
    <w:lvl w:ilvl="7">
      <w:start w:val="1"/>
      <w:numFmt w:val="lowerLetter"/>
      <w:lvlText w:val="%8."/>
      <w:lvlJc w:val="left"/>
      <w:pPr>
        <w:tabs>
          <w:tab w:val="num" w:pos="5760"/>
        </w:tabs>
        <w:ind w:left="0" w:firstLine="0"/>
      </w:pPr>
      <w:rPr>
        <w:rFonts w:cs="Times New Roman" w:hint="default"/>
      </w:rPr>
    </w:lvl>
    <w:lvl w:ilvl="8">
      <w:start w:val="1"/>
      <w:numFmt w:val="lowerRoman"/>
      <w:lvlText w:val="%9."/>
      <w:lvlJc w:val="right"/>
      <w:pPr>
        <w:tabs>
          <w:tab w:val="num" w:pos="6480"/>
        </w:tabs>
        <w:ind w:left="0" w:firstLine="0"/>
      </w:pPr>
      <w:rPr>
        <w:rFonts w:cs="Times New Roman" w:hint="default"/>
      </w:rPr>
    </w:lvl>
  </w:abstractNum>
  <w:abstractNum w:abstractNumId="29" w15:restartNumberingAfterBreak="0">
    <w:nsid w:val="6E532520"/>
    <w:multiLevelType w:val="hybridMultilevel"/>
    <w:tmpl w:val="62AA753A"/>
    <w:lvl w:ilvl="0" w:tplc="F3AA80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71A04FBE"/>
    <w:multiLevelType w:val="multilevel"/>
    <w:tmpl w:val="0700E0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4F615C"/>
    <w:multiLevelType w:val="multilevel"/>
    <w:tmpl w:val="B4CA1AE0"/>
    <w:lvl w:ilvl="0">
      <w:start w:val="1"/>
      <w:numFmt w:val="decimal"/>
      <w:lvlText w:val="Глава %1"/>
      <w:lvlJc w:val="left"/>
      <w:pPr>
        <w:ind w:left="360" w:hanging="360"/>
      </w:pPr>
      <w:rPr>
        <w:rFonts w:hint="default"/>
        <w:b w:val="0"/>
        <w:i/>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9CD068A"/>
    <w:multiLevelType w:val="multilevel"/>
    <w:tmpl w:val="C9A67D8A"/>
    <w:lvl w:ilvl="0">
      <w:start w:val="1"/>
      <w:numFmt w:val="decimal"/>
      <w:lvlText w:val="Глава %1"/>
      <w:lvlJc w:val="left"/>
      <w:pPr>
        <w:ind w:left="360" w:hanging="360"/>
      </w:pPr>
      <w:rPr>
        <w:rFonts w:hint="default"/>
        <w:b w:val="0"/>
        <w:i/>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AA904C2"/>
    <w:multiLevelType w:val="hybridMultilevel"/>
    <w:tmpl w:val="B90CAB04"/>
    <w:lvl w:ilvl="0" w:tplc="65FA8292">
      <w:start w:val="1"/>
      <w:numFmt w:val="decimal"/>
      <w:suff w:val="space"/>
      <w:lvlText w:val="%1."/>
      <w:lvlJc w:val="left"/>
      <w:pPr>
        <w:ind w:left="0" w:firstLine="357"/>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4" w15:restartNumberingAfterBreak="0">
    <w:nsid w:val="7AF86219"/>
    <w:multiLevelType w:val="hybridMultilevel"/>
    <w:tmpl w:val="4B4274E8"/>
    <w:lvl w:ilvl="0" w:tplc="6B58712A">
      <w:start w:val="1"/>
      <w:numFmt w:val="bullet"/>
      <w:lvlText w:val=""/>
      <w:lvlJc w:val="left"/>
      <w:pPr>
        <w:ind w:left="1353" w:hanging="360"/>
      </w:pPr>
      <w:rPr>
        <w:rFonts w:ascii="Symbol" w:eastAsia="SimSun"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D271573"/>
    <w:multiLevelType w:val="hybridMultilevel"/>
    <w:tmpl w:val="E2E877A6"/>
    <w:lvl w:ilvl="0" w:tplc="92DA4316">
      <w:start w:val="1"/>
      <w:numFmt w:val="decimal"/>
      <w:lvlText w:val="Глава %1."/>
      <w:lvlJc w:val="left"/>
      <w:pPr>
        <w:ind w:left="1080" w:hanging="360"/>
      </w:pPr>
      <w:rPr>
        <w:rFonts w:hint="default"/>
        <w:b w:val="0"/>
        <w:i/>
      </w:rPr>
    </w:lvl>
    <w:lvl w:ilvl="1" w:tplc="1E027C40">
      <w:start w:val="1"/>
      <w:numFmt w:val="decimal"/>
      <w:lvlText w:val="Глава %2."/>
      <w:lvlJc w:val="left"/>
      <w:pPr>
        <w:ind w:left="1800" w:hanging="360"/>
      </w:pPr>
      <w:rPr>
        <w:rFonts w:hint="default"/>
        <w:b w:val="0"/>
        <w:i/>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7DE5068C"/>
    <w:multiLevelType w:val="hybridMultilevel"/>
    <w:tmpl w:val="581C8190"/>
    <w:lvl w:ilvl="0" w:tplc="C2BC337A">
      <w:start w:val="5"/>
      <w:numFmt w:val="bullet"/>
      <w:lvlText w:val=""/>
      <w:lvlJc w:val="left"/>
      <w:pPr>
        <w:ind w:left="644" w:hanging="360"/>
      </w:pPr>
      <w:rPr>
        <w:rFonts w:ascii="Symbol" w:eastAsiaTheme="minorHAnsi" w:hAnsi="Symbol" w:cs="Aria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7" w15:restartNumberingAfterBreak="0">
    <w:nsid w:val="7EDC0588"/>
    <w:multiLevelType w:val="hybridMultilevel"/>
    <w:tmpl w:val="062E5FB4"/>
    <w:lvl w:ilvl="0" w:tplc="DE48FA58">
      <w:start w:val="1"/>
      <w:numFmt w:val="decimal"/>
      <w:lvlText w:val="%1."/>
      <w:lvlJc w:val="left"/>
      <w:pPr>
        <w:ind w:left="720" w:hanging="360"/>
      </w:pPr>
      <w:rPr>
        <w:rFonts w:hint="default"/>
        <w:b w:val="0"/>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F1E00C9"/>
    <w:multiLevelType w:val="multilevel"/>
    <w:tmpl w:val="B090FE74"/>
    <w:lvl w:ilvl="0">
      <w:start w:val="1"/>
      <w:numFmt w:val="decimal"/>
      <w:pStyle w:val="1"/>
      <w:suff w:val="space"/>
      <w:lvlText w:val="Глава %1"/>
      <w:lvlJc w:val="left"/>
      <w:pPr>
        <w:ind w:left="5387" w:firstLine="0"/>
      </w:pPr>
      <w:rPr>
        <w:rFonts w:hint="default"/>
        <w:b w:val="0"/>
        <w:i/>
      </w:rPr>
    </w:lvl>
    <w:lvl w:ilvl="1">
      <w:start w:val="1"/>
      <w:numFmt w:val="decimal"/>
      <w:pStyle w:val="2"/>
      <w:suff w:val="space"/>
      <w:lvlText w:val="%1.%2."/>
      <w:lvlJc w:val="left"/>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pStyle w:val="5"/>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29"/>
  </w:num>
  <w:num w:numId="2">
    <w:abstractNumId w:val="3"/>
  </w:num>
  <w:num w:numId="3">
    <w:abstractNumId w:val="17"/>
  </w:num>
  <w:num w:numId="4">
    <w:abstractNumId w:val="4"/>
  </w:num>
  <w:num w:numId="5">
    <w:abstractNumId w:val="28"/>
  </w:num>
  <w:num w:numId="6">
    <w:abstractNumId w:val="12"/>
  </w:num>
  <w:num w:numId="7">
    <w:abstractNumId w:val="20"/>
  </w:num>
  <w:num w:numId="8">
    <w:abstractNumId w:val="22"/>
  </w:num>
  <w:num w:numId="9">
    <w:abstractNumId w:val="7"/>
  </w:num>
  <w:num w:numId="10">
    <w:abstractNumId w:val="8"/>
  </w:num>
  <w:num w:numId="11">
    <w:abstractNumId w:val="15"/>
  </w:num>
  <w:num w:numId="12">
    <w:abstractNumId w:val="15"/>
    <w:lvlOverride w:ilvl="0">
      <w:lvl w:ilvl="0">
        <w:start w:val="1"/>
        <w:numFmt w:val="decimal"/>
        <w:lvlText w:val="Глава %1"/>
        <w:lvlJc w:val="left"/>
        <w:pPr>
          <w:ind w:left="360" w:hanging="360"/>
        </w:pPr>
        <w:rPr>
          <w:rFonts w:hint="default"/>
          <w:b w:val="0"/>
          <w:i/>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32"/>
  </w:num>
  <w:num w:numId="14">
    <w:abstractNumId w:val="19"/>
  </w:num>
  <w:num w:numId="15">
    <w:abstractNumId w:val="35"/>
  </w:num>
  <w:num w:numId="16">
    <w:abstractNumId w:val="31"/>
  </w:num>
  <w:num w:numId="17">
    <w:abstractNumId w:val="10"/>
  </w:num>
  <w:num w:numId="18">
    <w:abstractNumId w:val="38"/>
  </w:num>
  <w:num w:numId="19">
    <w:abstractNumId w:val="33"/>
  </w:num>
  <w:num w:numId="20">
    <w:abstractNumId w:val="0"/>
  </w:num>
  <w:num w:numId="21">
    <w:abstractNumId w:val="37"/>
  </w:num>
  <w:num w:numId="22">
    <w:abstractNumId w:val="24"/>
  </w:num>
  <w:num w:numId="23">
    <w:abstractNumId w:val="36"/>
  </w:num>
  <w:num w:numId="24">
    <w:abstractNumId w:val="16"/>
  </w:num>
  <w:num w:numId="25">
    <w:abstractNumId w:val="11"/>
  </w:num>
  <w:num w:numId="26">
    <w:abstractNumId w:val="18"/>
  </w:num>
  <w:num w:numId="27">
    <w:abstractNumId w:val="27"/>
  </w:num>
  <w:num w:numId="28">
    <w:abstractNumId w:val="21"/>
  </w:num>
  <w:num w:numId="29">
    <w:abstractNumId w:val="5"/>
  </w:num>
  <w:num w:numId="30">
    <w:abstractNumId w:val="28"/>
    <w:lvlOverride w:ilvl="0">
      <w:startOverride w:val="1"/>
    </w:lvlOverride>
  </w:num>
  <w:num w:numId="31">
    <w:abstractNumId w:val="23"/>
  </w:num>
  <w:num w:numId="32">
    <w:abstractNumId w:val="26"/>
  </w:num>
  <w:num w:numId="33">
    <w:abstractNumId w:val="14"/>
  </w:num>
  <w:num w:numId="34">
    <w:abstractNumId w:val="25"/>
  </w:num>
  <w:num w:numId="35">
    <w:abstractNumId w:val="1"/>
  </w:num>
  <w:num w:numId="36">
    <w:abstractNumId w:val="13"/>
  </w:num>
  <w:num w:numId="37">
    <w:abstractNumId w:val="6"/>
  </w:num>
  <w:num w:numId="38">
    <w:abstractNumId w:val="30"/>
  </w:num>
  <w:num w:numId="39">
    <w:abstractNumId w:val="34"/>
  </w:num>
  <w:num w:numId="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ексей Евдаков">
    <w15:presenceInfo w15:providerId="Windows Live" w15:userId="ade3a5867c04a501"/>
  </w15:person>
  <w15:person w15:author="Алексей Евдаков [2]">
    <w15:presenceInfo w15:providerId="Windows Live" w15:userId="28c906ea9d21265a"/>
  </w15:person>
  <w15:person w15:author="Евдаков Алексей">
    <w15:presenceInfo w15:providerId="None" w15:userId="Евдаков Алексей"/>
  </w15:person>
  <w15:person w15:author="Feel">
    <w15:presenceInfo w15:providerId="None" w15:userId="Feel"/>
  </w15:person>
  <w15:person w15:author="Андрей Яблоков">
    <w15:presenceInfo w15:providerId="Windows Live" w15:userId="f484b34f1e304f15"/>
  </w15:person>
  <w15:person w15:author="Valery Valery">
    <w15:presenceInfo w15:providerId="Windows Live" w15:userId="f26de66a0ff82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0C"/>
    <w:rsid w:val="00000E3A"/>
    <w:rsid w:val="0001042A"/>
    <w:rsid w:val="000112E1"/>
    <w:rsid w:val="00027821"/>
    <w:rsid w:val="00041E70"/>
    <w:rsid w:val="000433FF"/>
    <w:rsid w:val="000473C6"/>
    <w:rsid w:val="000510A1"/>
    <w:rsid w:val="000567BB"/>
    <w:rsid w:val="000663BD"/>
    <w:rsid w:val="00074717"/>
    <w:rsid w:val="000774BE"/>
    <w:rsid w:val="00090BE0"/>
    <w:rsid w:val="0009684F"/>
    <w:rsid w:val="000B34DD"/>
    <w:rsid w:val="000B54A0"/>
    <w:rsid w:val="000C3764"/>
    <w:rsid w:val="000D213A"/>
    <w:rsid w:val="000D2A0B"/>
    <w:rsid w:val="000E6252"/>
    <w:rsid w:val="000E73B5"/>
    <w:rsid w:val="00101B35"/>
    <w:rsid w:val="00103F38"/>
    <w:rsid w:val="001331EF"/>
    <w:rsid w:val="001452A2"/>
    <w:rsid w:val="00145DFD"/>
    <w:rsid w:val="00147D39"/>
    <w:rsid w:val="00151127"/>
    <w:rsid w:val="001577FB"/>
    <w:rsid w:val="001604CF"/>
    <w:rsid w:val="0016457C"/>
    <w:rsid w:val="00164DB2"/>
    <w:rsid w:val="00167FF3"/>
    <w:rsid w:val="001728CC"/>
    <w:rsid w:val="00186EA6"/>
    <w:rsid w:val="00190728"/>
    <w:rsid w:val="0019306A"/>
    <w:rsid w:val="00195D5A"/>
    <w:rsid w:val="00197883"/>
    <w:rsid w:val="0019796B"/>
    <w:rsid w:val="001A2DAF"/>
    <w:rsid w:val="001B4936"/>
    <w:rsid w:val="001C3AA3"/>
    <w:rsid w:val="001D0752"/>
    <w:rsid w:val="001F1432"/>
    <w:rsid w:val="001F747E"/>
    <w:rsid w:val="0020302D"/>
    <w:rsid w:val="0020601B"/>
    <w:rsid w:val="0021774E"/>
    <w:rsid w:val="002240F2"/>
    <w:rsid w:val="002252CF"/>
    <w:rsid w:val="00227070"/>
    <w:rsid w:val="002273B1"/>
    <w:rsid w:val="00227B24"/>
    <w:rsid w:val="00242437"/>
    <w:rsid w:val="00242666"/>
    <w:rsid w:val="00242B18"/>
    <w:rsid w:val="00243C86"/>
    <w:rsid w:val="00244CF6"/>
    <w:rsid w:val="00251206"/>
    <w:rsid w:val="00252F21"/>
    <w:rsid w:val="00264F32"/>
    <w:rsid w:val="00270E11"/>
    <w:rsid w:val="00271787"/>
    <w:rsid w:val="00275673"/>
    <w:rsid w:val="00275B27"/>
    <w:rsid w:val="002801DD"/>
    <w:rsid w:val="00281D9E"/>
    <w:rsid w:val="002A1DD4"/>
    <w:rsid w:val="002A7727"/>
    <w:rsid w:val="002B00D5"/>
    <w:rsid w:val="002C270D"/>
    <w:rsid w:val="002D07EA"/>
    <w:rsid w:val="002D145E"/>
    <w:rsid w:val="002D6555"/>
    <w:rsid w:val="002E4CCA"/>
    <w:rsid w:val="002F7858"/>
    <w:rsid w:val="00305387"/>
    <w:rsid w:val="00307F52"/>
    <w:rsid w:val="0032378C"/>
    <w:rsid w:val="003318ED"/>
    <w:rsid w:val="00332DD1"/>
    <w:rsid w:val="00334FAA"/>
    <w:rsid w:val="0033600C"/>
    <w:rsid w:val="003416AE"/>
    <w:rsid w:val="00344A07"/>
    <w:rsid w:val="003521E9"/>
    <w:rsid w:val="00362850"/>
    <w:rsid w:val="00362955"/>
    <w:rsid w:val="00391CBE"/>
    <w:rsid w:val="00395DCE"/>
    <w:rsid w:val="00396BD4"/>
    <w:rsid w:val="003C1D48"/>
    <w:rsid w:val="003E4F8C"/>
    <w:rsid w:val="00406B3A"/>
    <w:rsid w:val="004148A8"/>
    <w:rsid w:val="00426909"/>
    <w:rsid w:val="004307CE"/>
    <w:rsid w:val="0043649F"/>
    <w:rsid w:val="00444326"/>
    <w:rsid w:val="0045259C"/>
    <w:rsid w:val="004612C3"/>
    <w:rsid w:val="00476425"/>
    <w:rsid w:val="00481850"/>
    <w:rsid w:val="0048222E"/>
    <w:rsid w:val="00483C38"/>
    <w:rsid w:val="00487402"/>
    <w:rsid w:val="004A56F7"/>
    <w:rsid w:val="004B7624"/>
    <w:rsid w:val="004C3D52"/>
    <w:rsid w:val="004F0233"/>
    <w:rsid w:val="004F173B"/>
    <w:rsid w:val="004F29B0"/>
    <w:rsid w:val="0050417B"/>
    <w:rsid w:val="00505CAC"/>
    <w:rsid w:val="00507993"/>
    <w:rsid w:val="00510123"/>
    <w:rsid w:val="00511A31"/>
    <w:rsid w:val="00513D76"/>
    <w:rsid w:val="00514419"/>
    <w:rsid w:val="00530468"/>
    <w:rsid w:val="0053610B"/>
    <w:rsid w:val="00540347"/>
    <w:rsid w:val="00546D66"/>
    <w:rsid w:val="005643E1"/>
    <w:rsid w:val="00576863"/>
    <w:rsid w:val="005850B4"/>
    <w:rsid w:val="005964B5"/>
    <w:rsid w:val="005977A5"/>
    <w:rsid w:val="005B0BD5"/>
    <w:rsid w:val="005B45D4"/>
    <w:rsid w:val="005D0C4F"/>
    <w:rsid w:val="005D1CA8"/>
    <w:rsid w:val="005E0EAC"/>
    <w:rsid w:val="005E36FF"/>
    <w:rsid w:val="005F0137"/>
    <w:rsid w:val="005F0D92"/>
    <w:rsid w:val="005F5E18"/>
    <w:rsid w:val="005F6A3C"/>
    <w:rsid w:val="006002E0"/>
    <w:rsid w:val="0060324C"/>
    <w:rsid w:val="00603B57"/>
    <w:rsid w:val="00604ABE"/>
    <w:rsid w:val="0060685A"/>
    <w:rsid w:val="006146D4"/>
    <w:rsid w:val="00614CA7"/>
    <w:rsid w:val="00615914"/>
    <w:rsid w:val="006206FC"/>
    <w:rsid w:val="00640140"/>
    <w:rsid w:val="00644436"/>
    <w:rsid w:val="00670701"/>
    <w:rsid w:val="00677BBD"/>
    <w:rsid w:val="00683192"/>
    <w:rsid w:val="0068346C"/>
    <w:rsid w:val="006B2AFA"/>
    <w:rsid w:val="006C0142"/>
    <w:rsid w:val="006C4DC0"/>
    <w:rsid w:val="006C5264"/>
    <w:rsid w:val="006D3A54"/>
    <w:rsid w:val="006E10C8"/>
    <w:rsid w:val="006F2F48"/>
    <w:rsid w:val="006F76B6"/>
    <w:rsid w:val="006F76C5"/>
    <w:rsid w:val="00702B40"/>
    <w:rsid w:val="007043CD"/>
    <w:rsid w:val="00704A8E"/>
    <w:rsid w:val="00707BF2"/>
    <w:rsid w:val="007340EC"/>
    <w:rsid w:val="007436B2"/>
    <w:rsid w:val="00752A50"/>
    <w:rsid w:val="00756393"/>
    <w:rsid w:val="00756AC2"/>
    <w:rsid w:val="007570B6"/>
    <w:rsid w:val="00762670"/>
    <w:rsid w:val="00764FE2"/>
    <w:rsid w:val="00771732"/>
    <w:rsid w:val="00780473"/>
    <w:rsid w:val="007B5879"/>
    <w:rsid w:val="007B7691"/>
    <w:rsid w:val="007B7AC6"/>
    <w:rsid w:val="007E0A9E"/>
    <w:rsid w:val="007E2E98"/>
    <w:rsid w:val="007F00BE"/>
    <w:rsid w:val="007F03F4"/>
    <w:rsid w:val="007F3FCC"/>
    <w:rsid w:val="00814B29"/>
    <w:rsid w:val="00822D15"/>
    <w:rsid w:val="008262FC"/>
    <w:rsid w:val="00845A1F"/>
    <w:rsid w:val="00846528"/>
    <w:rsid w:val="0085455B"/>
    <w:rsid w:val="0086000C"/>
    <w:rsid w:val="00863979"/>
    <w:rsid w:val="0086445B"/>
    <w:rsid w:val="008654F2"/>
    <w:rsid w:val="0087685B"/>
    <w:rsid w:val="00880821"/>
    <w:rsid w:val="00881511"/>
    <w:rsid w:val="00884574"/>
    <w:rsid w:val="00890251"/>
    <w:rsid w:val="008A534A"/>
    <w:rsid w:val="008A60D4"/>
    <w:rsid w:val="008A7AC1"/>
    <w:rsid w:val="008B04AD"/>
    <w:rsid w:val="008B2609"/>
    <w:rsid w:val="008B6595"/>
    <w:rsid w:val="008B6E84"/>
    <w:rsid w:val="008C4672"/>
    <w:rsid w:val="008E2A8C"/>
    <w:rsid w:val="00910F16"/>
    <w:rsid w:val="009111AC"/>
    <w:rsid w:val="00912114"/>
    <w:rsid w:val="00921733"/>
    <w:rsid w:val="00922942"/>
    <w:rsid w:val="009242C0"/>
    <w:rsid w:val="0092552A"/>
    <w:rsid w:val="009448FD"/>
    <w:rsid w:val="00961142"/>
    <w:rsid w:val="0096252F"/>
    <w:rsid w:val="009701A0"/>
    <w:rsid w:val="0097043F"/>
    <w:rsid w:val="00970A62"/>
    <w:rsid w:val="00972670"/>
    <w:rsid w:val="00973A15"/>
    <w:rsid w:val="00974F3E"/>
    <w:rsid w:val="00975A41"/>
    <w:rsid w:val="00980FD3"/>
    <w:rsid w:val="00982B0E"/>
    <w:rsid w:val="009A0516"/>
    <w:rsid w:val="009A6BA5"/>
    <w:rsid w:val="009A7BC0"/>
    <w:rsid w:val="009B1DCF"/>
    <w:rsid w:val="009C4987"/>
    <w:rsid w:val="009C573D"/>
    <w:rsid w:val="009D250C"/>
    <w:rsid w:val="009E473C"/>
    <w:rsid w:val="009E6740"/>
    <w:rsid w:val="009F33FB"/>
    <w:rsid w:val="00A110C0"/>
    <w:rsid w:val="00A14E8C"/>
    <w:rsid w:val="00A170AE"/>
    <w:rsid w:val="00A22BE9"/>
    <w:rsid w:val="00A24A61"/>
    <w:rsid w:val="00A252A1"/>
    <w:rsid w:val="00A33FF4"/>
    <w:rsid w:val="00A36F14"/>
    <w:rsid w:val="00A439D1"/>
    <w:rsid w:val="00A47426"/>
    <w:rsid w:val="00A5708C"/>
    <w:rsid w:val="00A600CA"/>
    <w:rsid w:val="00A62F2D"/>
    <w:rsid w:val="00A6599F"/>
    <w:rsid w:val="00A75B9C"/>
    <w:rsid w:val="00A75CDC"/>
    <w:rsid w:val="00A82F10"/>
    <w:rsid w:val="00A84B52"/>
    <w:rsid w:val="00A96863"/>
    <w:rsid w:val="00AB0A8F"/>
    <w:rsid w:val="00AB6194"/>
    <w:rsid w:val="00AD2A4C"/>
    <w:rsid w:val="00AD5646"/>
    <w:rsid w:val="00AD7B89"/>
    <w:rsid w:val="00B10E61"/>
    <w:rsid w:val="00B3235E"/>
    <w:rsid w:val="00B402C3"/>
    <w:rsid w:val="00B42E2A"/>
    <w:rsid w:val="00B7038C"/>
    <w:rsid w:val="00B81699"/>
    <w:rsid w:val="00B81BA0"/>
    <w:rsid w:val="00B86241"/>
    <w:rsid w:val="00B906CC"/>
    <w:rsid w:val="00BB0E6C"/>
    <w:rsid w:val="00BB441C"/>
    <w:rsid w:val="00BC61D4"/>
    <w:rsid w:val="00BC7A16"/>
    <w:rsid w:val="00BD4480"/>
    <w:rsid w:val="00BD7787"/>
    <w:rsid w:val="00BE3BE7"/>
    <w:rsid w:val="00BE74F5"/>
    <w:rsid w:val="00BE7C87"/>
    <w:rsid w:val="00BF1B5C"/>
    <w:rsid w:val="00C00023"/>
    <w:rsid w:val="00C04475"/>
    <w:rsid w:val="00C12055"/>
    <w:rsid w:val="00C257FD"/>
    <w:rsid w:val="00C30E44"/>
    <w:rsid w:val="00C40BED"/>
    <w:rsid w:val="00C413F9"/>
    <w:rsid w:val="00C41D9B"/>
    <w:rsid w:val="00C521A8"/>
    <w:rsid w:val="00C577E7"/>
    <w:rsid w:val="00C65837"/>
    <w:rsid w:val="00C77D64"/>
    <w:rsid w:val="00C849C6"/>
    <w:rsid w:val="00C871EA"/>
    <w:rsid w:val="00C943E7"/>
    <w:rsid w:val="00C96B65"/>
    <w:rsid w:val="00CA6850"/>
    <w:rsid w:val="00CA7DDA"/>
    <w:rsid w:val="00CB7548"/>
    <w:rsid w:val="00CC4C02"/>
    <w:rsid w:val="00CE470D"/>
    <w:rsid w:val="00CE4A56"/>
    <w:rsid w:val="00CE4AD0"/>
    <w:rsid w:val="00CF148F"/>
    <w:rsid w:val="00CF4DC1"/>
    <w:rsid w:val="00D00AB8"/>
    <w:rsid w:val="00D15BEF"/>
    <w:rsid w:val="00D22098"/>
    <w:rsid w:val="00D32928"/>
    <w:rsid w:val="00D36653"/>
    <w:rsid w:val="00D438B5"/>
    <w:rsid w:val="00D46718"/>
    <w:rsid w:val="00D46F6B"/>
    <w:rsid w:val="00D519E9"/>
    <w:rsid w:val="00D92345"/>
    <w:rsid w:val="00DA0B06"/>
    <w:rsid w:val="00DA10CC"/>
    <w:rsid w:val="00DA20F8"/>
    <w:rsid w:val="00DA3E68"/>
    <w:rsid w:val="00DB4961"/>
    <w:rsid w:val="00DB4A93"/>
    <w:rsid w:val="00DC2A15"/>
    <w:rsid w:val="00DC347F"/>
    <w:rsid w:val="00DD3287"/>
    <w:rsid w:val="00DD40ED"/>
    <w:rsid w:val="00DE733A"/>
    <w:rsid w:val="00DE7A7A"/>
    <w:rsid w:val="00DE7BAD"/>
    <w:rsid w:val="00DE7D1A"/>
    <w:rsid w:val="00DF5105"/>
    <w:rsid w:val="00DF7281"/>
    <w:rsid w:val="00E046D1"/>
    <w:rsid w:val="00E05071"/>
    <w:rsid w:val="00E1535F"/>
    <w:rsid w:val="00E24DC5"/>
    <w:rsid w:val="00E253C1"/>
    <w:rsid w:val="00E25BCE"/>
    <w:rsid w:val="00E5017A"/>
    <w:rsid w:val="00E53C86"/>
    <w:rsid w:val="00E74AA5"/>
    <w:rsid w:val="00EA2861"/>
    <w:rsid w:val="00EA4D40"/>
    <w:rsid w:val="00EA5CA9"/>
    <w:rsid w:val="00ED4BD5"/>
    <w:rsid w:val="00EE503C"/>
    <w:rsid w:val="00F02B4D"/>
    <w:rsid w:val="00F158C6"/>
    <w:rsid w:val="00F15C5D"/>
    <w:rsid w:val="00F16688"/>
    <w:rsid w:val="00F260EF"/>
    <w:rsid w:val="00F314A4"/>
    <w:rsid w:val="00F32649"/>
    <w:rsid w:val="00F45457"/>
    <w:rsid w:val="00F5550F"/>
    <w:rsid w:val="00F66E6A"/>
    <w:rsid w:val="00F672E1"/>
    <w:rsid w:val="00F80BB6"/>
    <w:rsid w:val="00F834CB"/>
    <w:rsid w:val="00F921A9"/>
    <w:rsid w:val="00F951E3"/>
    <w:rsid w:val="00FA7860"/>
    <w:rsid w:val="00FB397F"/>
    <w:rsid w:val="00FB5D06"/>
    <w:rsid w:val="00FC7C3B"/>
    <w:rsid w:val="00FD3F31"/>
    <w:rsid w:val="00FE09E8"/>
    <w:rsid w:val="00FE0CAE"/>
    <w:rsid w:val="00FE6350"/>
    <w:rsid w:val="00FE6A89"/>
    <w:rsid w:val="00FF13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FADE5"/>
  <w14:defaultImageDpi w14:val="32767"/>
  <w15:chartTrackingRefBased/>
  <w15:docId w15:val="{794D440A-8CC0-430D-B616-470E2DFD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uiPriority="4"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1D9B"/>
    <w:pPr>
      <w:spacing w:line="240" w:lineRule="auto"/>
      <w:ind w:firstLine="709"/>
      <w:jc w:val="both"/>
    </w:pPr>
    <w:rPr>
      <w:sz w:val="24"/>
    </w:rPr>
  </w:style>
  <w:style w:type="paragraph" w:styleId="1">
    <w:name w:val="heading 1"/>
    <w:aliases w:val="1-lvl"/>
    <w:basedOn w:val="a"/>
    <w:next w:val="a"/>
    <w:link w:val="10"/>
    <w:autoRedefine/>
    <w:qFormat/>
    <w:rsid w:val="00F16688"/>
    <w:pPr>
      <w:keepNext/>
      <w:keepLines/>
      <w:numPr>
        <w:numId w:val="18"/>
      </w:numPr>
      <w:spacing w:after="480"/>
      <w:ind w:left="142"/>
      <w:jc w:val="center"/>
      <w:outlineLvl w:val="0"/>
    </w:pPr>
    <w:rPr>
      <w:rFonts w:eastAsiaTheme="majorEastAsia" w:cstheme="majorBidi"/>
      <w:b/>
      <w:szCs w:val="32"/>
    </w:rPr>
  </w:style>
  <w:style w:type="paragraph" w:styleId="2">
    <w:name w:val="heading 2"/>
    <w:aliases w:val="2-lvl"/>
    <w:basedOn w:val="a"/>
    <w:next w:val="a"/>
    <w:link w:val="20"/>
    <w:qFormat/>
    <w:rsid w:val="00D46718"/>
    <w:pPr>
      <w:keepNext/>
      <w:keepLines/>
      <w:numPr>
        <w:ilvl w:val="1"/>
        <w:numId w:val="18"/>
      </w:numPr>
      <w:spacing w:after="480"/>
      <w:jc w:val="center"/>
      <w:outlineLvl w:val="1"/>
    </w:pPr>
    <w:rPr>
      <w:rFonts w:eastAsiaTheme="majorEastAsia" w:cstheme="majorBidi"/>
      <w:b/>
      <w:szCs w:val="26"/>
    </w:rPr>
  </w:style>
  <w:style w:type="paragraph" w:styleId="3">
    <w:name w:val="heading 3"/>
    <w:aliases w:val="3-lvl"/>
    <w:basedOn w:val="a"/>
    <w:next w:val="a"/>
    <w:link w:val="30"/>
    <w:qFormat/>
    <w:rsid w:val="00307F52"/>
    <w:pPr>
      <w:keepNext/>
      <w:keepLines/>
      <w:numPr>
        <w:ilvl w:val="2"/>
        <w:numId w:val="18"/>
      </w:numPr>
      <w:spacing w:before="240" w:after="240"/>
      <w:jc w:val="left"/>
      <w:outlineLvl w:val="2"/>
    </w:pPr>
    <w:rPr>
      <w:rFonts w:eastAsiaTheme="majorEastAsia" w:cstheme="majorBidi"/>
      <w:b/>
      <w:szCs w:val="24"/>
    </w:rPr>
  </w:style>
  <w:style w:type="paragraph" w:styleId="4">
    <w:name w:val="heading 4"/>
    <w:aliases w:val="4-lvl"/>
    <w:basedOn w:val="a"/>
    <w:next w:val="a"/>
    <w:link w:val="40"/>
    <w:qFormat/>
    <w:rsid w:val="0020601B"/>
    <w:pPr>
      <w:keepNext/>
      <w:keepLines/>
      <w:numPr>
        <w:ilvl w:val="3"/>
        <w:numId w:val="18"/>
      </w:numPr>
      <w:spacing w:before="120" w:after="120"/>
      <w:outlineLvl w:val="3"/>
    </w:pPr>
    <w:rPr>
      <w:rFonts w:eastAsiaTheme="majorEastAsia" w:cstheme="majorBidi"/>
      <w:b/>
      <w:iCs/>
      <w:u w:val="single"/>
    </w:rPr>
  </w:style>
  <w:style w:type="paragraph" w:styleId="5">
    <w:name w:val="heading 5"/>
    <w:aliases w:val="5-lvl"/>
    <w:basedOn w:val="a"/>
    <w:next w:val="a"/>
    <w:link w:val="50"/>
    <w:uiPriority w:val="4"/>
    <w:qFormat/>
    <w:rsid w:val="006C4DC0"/>
    <w:pPr>
      <w:keepNext/>
      <w:keepLines/>
      <w:numPr>
        <w:ilvl w:val="4"/>
        <w:numId w:val="18"/>
      </w:numPr>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2-lvl Знак"/>
    <w:basedOn w:val="a0"/>
    <w:link w:val="2"/>
    <w:rsid w:val="00D46718"/>
    <w:rPr>
      <w:rFonts w:eastAsiaTheme="majorEastAsia" w:cstheme="majorBidi"/>
      <w:b/>
      <w:szCs w:val="26"/>
    </w:rPr>
  </w:style>
  <w:style w:type="character" w:customStyle="1" w:styleId="10">
    <w:name w:val="Заголовок 1 Знак"/>
    <w:aliases w:val="1-lvl Знак"/>
    <w:basedOn w:val="a0"/>
    <w:link w:val="1"/>
    <w:rsid w:val="00F16688"/>
    <w:rPr>
      <w:rFonts w:eastAsiaTheme="majorEastAsia" w:cstheme="majorBidi"/>
      <w:b/>
      <w:sz w:val="24"/>
      <w:szCs w:val="32"/>
    </w:rPr>
  </w:style>
  <w:style w:type="paragraph" w:styleId="a3">
    <w:name w:val="TOC Heading"/>
    <w:basedOn w:val="1"/>
    <w:next w:val="a"/>
    <w:link w:val="a4"/>
    <w:uiPriority w:val="39"/>
    <w:unhideWhenUsed/>
    <w:rsid w:val="001604CF"/>
    <w:pPr>
      <w:outlineLvl w:val="9"/>
    </w:pPr>
    <w:rPr>
      <w:lang w:eastAsia="ru-RU"/>
    </w:rPr>
  </w:style>
  <w:style w:type="paragraph" w:styleId="21">
    <w:name w:val="toc 2"/>
    <w:basedOn w:val="a"/>
    <w:next w:val="a"/>
    <w:autoRedefine/>
    <w:uiPriority w:val="39"/>
    <w:unhideWhenUsed/>
    <w:rsid w:val="001604CF"/>
    <w:pPr>
      <w:spacing w:after="100"/>
      <w:ind w:left="220"/>
    </w:pPr>
  </w:style>
  <w:style w:type="character" w:styleId="a5">
    <w:name w:val="Hyperlink"/>
    <w:basedOn w:val="a0"/>
    <w:uiPriority w:val="99"/>
    <w:unhideWhenUsed/>
    <w:rsid w:val="001604CF"/>
    <w:rPr>
      <w:color w:val="0563C1" w:themeColor="hyperlink"/>
      <w:u w:val="single"/>
    </w:rPr>
  </w:style>
  <w:style w:type="paragraph" w:styleId="11">
    <w:name w:val="toc 1"/>
    <w:basedOn w:val="a"/>
    <w:next w:val="a"/>
    <w:autoRedefine/>
    <w:uiPriority w:val="39"/>
    <w:unhideWhenUsed/>
    <w:rsid w:val="001604CF"/>
    <w:pPr>
      <w:spacing w:after="100"/>
    </w:pPr>
  </w:style>
  <w:style w:type="character" w:customStyle="1" w:styleId="30">
    <w:name w:val="Заголовок 3 Знак"/>
    <w:aliases w:val="3-lvl Знак"/>
    <w:basedOn w:val="a0"/>
    <w:link w:val="3"/>
    <w:rsid w:val="00307F52"/>
    <w:rPr>
      <w:rFonts w:eastAsiaTheme="majorEastAsia" w:cstheme="majorBidi"/>
      <w:b/>
      <w:szCs w:val="24"/>
    </w:rPr>
  </w:style>
  <w:style w:type="paragraph" w:styleId="31">
    <w:name w:val="toc 3"/>
    <w:basedOn w:val="a"/>
    <w:next w:val="a"/>
    <w:autoRedefine/>
    <w:uiPriority w:val="39"/>
    <w:unhideWhenUsed/>
    <w:rsid w:val="008A60D4"/>
    <w:pPr>
      <w:spacing w:after="100"/>
      <w:ind w:left="440"/>
    </w:pPr>
  </w:style>
  <w:style w:type="table" w:styleId="a6">
    <w:name w:val="Table Grid"/>
    <w:basedOn w:val="a1"/>
    <w:uiPriority w:val="39"/>
    <w:rsid w:val="00206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20601B"/>
    <w:pPr>
      <w:ind w:left="720"/>
      <w:contextualSpacing/>
    </w:pPr>
  </w:style>
  <w:style w:type="character" w:customStyle="1" w:styleId="40">
    <w:name w:val="Заголовок 4 Знак"/>
    <w:aliases w:val="4-lvl Знак"/>
    <w:basedOn w:val="a0"/>
    <w:link w:val="4"/>
    <w:uiPriority w:val="3"/>
    <w:rsid w:val="006C4DC0"/>
    <w:rPr>
      <w:rFonts w:eastAsiaTheme="majorEastAsia" w:cstheme="majorBidi"/>
      <w:b/>
      <w:iCs/>
      <w:sz w:val="24"/>
      <w:u w:val="single"/>
    </w:rPr>
  </w:style>
  <w:style w:type="paragraph" w:customStyle="1" w:styleId="figurecaption">
    <w:name w:val="figure caption"/>
    <w:rsid w:val="00D15BEF"/>
    <w:pPr>
      <w:numPr>
        <w:numId w:val="5"/>
      </w:numPr>
      <w:tabs>
        <w:tab w:val="left" w:pos="533"/>
      </w:tabs>
      <w:spacing w:before="80" w:after="200" w:line="240" w:lineRule="auto"/>
      <w:jc w:val="both"/>
    </w:pPr>
    <w:rPr>
      <w:rFonts w:eastAsia="SimSun" w:cs="Times New Roman"/>
      <w:noProof/>
      <w:sz w:val="16"/>
      <w:szCs w:val="16"/>
      <w:lang w:val="en-US"/>
    </w:rPr>
  </w:style>
  <w:style w:type="character" w:styleId="a8">
    <w:name w:val="annotation reference"/>
    <w:basedOn w:val="a0"/>
    <w:uiPriority w:val="99"/>
    <w:rsid w:val="00D15BEF"/>
    <w:rPr>
      <w:sz w:val="16"/>
      <w:szCs w:val="16"/>
    </w:rPr>
  </w:style>
  <w:style w:type="paragraph" w:styleId="a9">
    <w:name w:val="annotation text"/>
    <w:basedOn w:val="a"/>
    <w:link w:val="aa"/>
    <w:uiPriority w:val="99"/>
    <w:rsid w:val="00D15BEF"/>
    <w:pPr>
      <w:spacing w:after="0"/>
      <w:jc w:val="center"/>
    </w:pPr>
    <w:rPr>
      <w:rFonts w:eastAsia="SimSun" w:cs="Times New Roman"/>
      <w:sz w:val="20"/>
      <w:szCs w:val="20"/>
      <w:lang w:val="en-US"/>
    </w:rPr>
  </w:style>
  <w:style w:type="character" w:customStyle="1" w:styleId="aa">
    <w:name w:val="Текст примечания Знак"/>
    <w:basedOn w:val="a0"/>
    <w:link w:val="a9"/>
    <w:uiPriority w:val="99"/>
    <w:rsid w:val="00D15BEF"/>
    <w:rPr>
      <w:rFonts w:ascii="Times New Roman" w:eastAsia="SimSun" w:hAnsi="Times New Roman" w:cs="Times New Roman"/>
      <w:sz w:val="20"/>
      <w:szCs w:val="20"/>
      <w:lang w:val="en-US"/>
    </w:rPr>
  </w:style>
  <w:style w:type="paragraph" w:customStyle="1" w:styleId="references">
    <w:name w:val="references"/>
    <w:rsid w:val="00D15BEF"/>
    <w:pPr>
      <w:numPr>
        <w:numId w:val="8"/>
      </w:numPr>
      <w:spacing w:after="50" w:line="180" w:lineRule="exact"/>
      <w:jc w:val="both"/>
    </w:pPr>
    <w:rPr>
      <w:rFonts w:eastAsia="MS Mincho" w:cs="Times New Roman"/>
      <w:noProof/>
      <w:sz w:val="16"/>
      <w:szCs w:val="16"/>
      <w:lang w:val="en-US"/>
    </w:rPr>
  </w:style>
  <w:style w:type="paragraph" w:styleId="ab">
    <w:name w:val="Balloon Text"/>
    <w:basedOn w:val="a"/>
    <w:link w:val="ac"/>
    <w:uiPriority w:val="99"/>
    <w:semiHidden/>
    <w:unhideWhenUsed/>
    <w:rsid w:val="007043CD"/>
    <w:pPr>
      <w:spacing w:after="0"/>
    </w:pPr>
    <w:rPr>
      <w:rFonts w:ascii="Segoe UI" w:hAnsi="Segoe UI" w:cs="Segoe UI"/>
      <w:sz w:val="18"/>
      <w:szCs w:val="18"/>
    </w:rPr>
  </w:style>
  <w:style w:type="character" w:customStyle="1" w:styleId="ac">
    <w:name w:val="Текст выноски Знак"/>
    <w:basedOn w:val="a0"/>
    <w:link w:val="ab"/>
    <w:uiPriority w:val="99"/>
    <w:semiHidden/>
    <w:rsid w:val="007043CD"/>
    <w:rPr>
      <w:rFonts w:ascii="Segoe UI" w:hAnsi="Segoe UI" w:cs="Segoe UI"/>
      <w:sz w:val="18"/>
      <w:szCs w:val="18"/>
    </w:rPr>
  </w:style>
  <w:style w:type="paragraph" w:styleId="ad">
    <w:name w:val="annotation subject"/>
    <w:basedOn w:val="a9"/>
    <w:next w:val="a9"/>
    <w:link w:val="ae"/>
    <w:uiPriority w:val="99"/>
    <w:semiHidden/>
    <w:unhideWhenUsed/>
    <w:rsid w:val="00396BD4"/>
    <w:pPr>
      <w:spacing w:after="160"/>
      <w:jc w:val="left"/>
    </w:pPr>
    <w:rPr>
      <w:rFonts w:asciiTheme="minorHAnsi" w:eastAsiaTheme="minorHAnsi" w:hAnsiTheme="minorHAnsi" w:cstheme="minorBidi"/>
      <w:b/>
      <w:bCs/>
      <w:lang w:val="ru-RU"/>
    </w:rPr>
  </w:style>
  <w:style w:type="character" w:customStyle="1" w:styleId="ae">
    <w:name w:val="Тема примечания Знак"/>
    <w:basedOn w:val="aa"/>
    <w:link w:val="ad"/>
    <w:uiPriority w:val="99"/>
    <w:semiHidden/>
    <w:rsid w:val="00396BD4"/>
    <w:rPr>
      <w:rFonts w:ascii="Times New Roman" w:eastAsia="SimSun" w:hAnsi="Times New Roman" w:cs="Times New Roman"/>
      <w:b/>
      <w:bCs/>
      <w:sz w:val="20"/>
      <w:szCs w:val="20"/>
      <w:lang w:val="en-US"/>
    </w:rPr>
  </w:style>
  <w:style w:type="paragraph" w:styleId="af">
    <w:name w:val="header"/>
    <w:basedOn w:val="a"/>
    <w:link w:val="af0"/>
    <w:uiPriority w:val="99"/>
    <w:unhideWhenUsed/>
    <w:rsid w:val="00702B40"/>
    <w:pPr>
      <w:tabs>
        <w:tab w:val="center" w:pos="4677"/>
        <w:tab w:val="right" w:pos="9355"/>
      </w:tabs>
      <w:spacing w:after="0"/>
    </w:pPr>
  </w:style>
  <w:style w:type="character" w:customStyle="1" w:styleId="af0">
    <w:name w:val="Верхний колонтитул Знак"/>
    <w:basedOn w:val="a0"/>
    <w:link w:val="af"/>
    <w:uiPriority w:val="99"/>
    <w:rsid w:val="00702B40"/>
  </w:style>
  <w:style w:type="paragraph" w:styleId="af1">
    <w:name w:val="footer"/>
    <w:basedOn w:val="a"/>
    <w:link w:val="af2"/>
    <w:uiPriority w:val="99"/>
    <w:unhideWhenUsed/>
    <w:rsid w:val="00702B40"/>
    <w:pPr>
      <w:tabs>
        <w:tab w:val="center" w:pos="4677"/>
        <w:tab w:val="right" w:pos="9355"/>
      </w:tabs>
      <w:spacing w:after="0"/>
    </w:pPr>
  </w:style>
  <w:style w:type="character" w:customStyle="1" w:styleId="af2">
    <w:name w:val="Нижний колонтитул Знак"/>
    <w:basedOn w:val="a0"/>
    <w:link w:val="af1"/>
    <w:uiPriority w:val="99"/>
    <w:rsid w:val="00702B40"/>
  </w:style>
  <w:style w:type="paragraph" w:customStyle="1" w:styleId="af3">
    <w:name w:val="Не актуален"/>
    <w:basedOn w:val="a3"/>
    <w:link w:val="af4"/>
    <w:uiPriority w:val="1"/>
    <w:rsid w:val="005E0EAC"/>
    <w:pPr>
      <w:numPr>
        <w:numId w:val="0"/>
      </w:numPr>
    </w:pPr>
  </w:style>
  <w:style w:type="character" w:customStyle="1" w:styleId="50">
    <w:name w:val="Заголовок 5 Знак"/>
    <w:aliases w:val="5-lvl Знак"/>
    <w:basedOn w:val="a0"/>
    <w:link w:val="5"/>
    <w:uiPriority w:val="4"/>
    <w:rsid w:val="006C4DC0"/>
    <w:rPr>
      <w:rFonts w:asciiTheme="majorHAnsi" w:eastAsiaTheme="majorEastAsia" w:hAnsiTheme="majorHAnsi" w:cstheme="majorBidi"/>
      <w:color w:val="2F5496" w:themeColor="accent1" w:themeShade="BF"/>
    </w:rPr>
  </w:style>
  <w:style w:type="character" w:customStyle="1" w:styleId="a4">
    <w:name w:val="Заголовок оглавления Знак"/>
    <w:basedOn w:val="10"/>
    <w:link w:val="a3"/>
    <w:uiPriority w:val="39"/>
    <w:rsid w:val="005E0EAC"/>
    <w:rPr>
      <w:rFonts w:eastAsiaTheme="majorEastAsia" w:cstheme="majorBidi"/>
      <w:b/>
      <w:sz w:val="24"/>
      <w:szCs w:val="32"/>
      <w:lang w:eastAsia="ru-RU"/>
    </w:rPr>
  </w:style>
  <w:style w:type="character" w:customStyle="1" w:styleId="af4">
    <w:name w:val="Не актуален Знак"/>
    <w:basedOn w:val="a4"/>
    <w:link w:val="af3"/>
    <w:uiPriority w:val="1"/>
    <w:rsid w:val="006C4DC0"/>
    <w:rPr>
      <w:rFonts w:eastAsiaTheme="majorEastAsia" w:cstheme="majorBidi"/>
      <w:b/>
      <w:sz w:val="24"/>
      <w:szCs w:val="32"/>
      <w:lang w:eastAsia="ru-RU"/>
    </w:rPr>
  </w:style>
  <w:style w:type="paragraph" w:customStyle="1" w:styleId="0-lvl">
    <w:name w:val="0-lvl"/>
    <w:basedOn w:val="1"/>
    <w:link w:val="0-lvl0"/>
    <w:qFormat/>
    <w:rsid w:val="00C04475"/>
    <w:pPr>
      <w:numPr>
        <w:numId w:val="0"/>
      </w:numPr>
    </w:pPr>
  </w:style>
  <w:style w:type="character" w:customStyle="1" w:styleId="0-lvl0">
    <w:name w:val="0-lvl Знак"/>
    <w:basedOn w:val="10"/>
    <w:link w:val="0-lvl"/>
    <w:rsid w:val="00C04475"/>
    <w:rPr>
      <w:rFonts w:eastAsiaTheme="majorEastAsia" w:cstheme="majorBidi"/>
      <w:b/>
      <w:sz w:val="24"/>
      <w:szCs w:val="32"/>
    </w:rPr>
  </w:style>
  <w:style w:type="character" w:styleId="af5">
    <w:name w:val="Unresolved Mention"/>
    <w:basedOn w:val="a0"/>
    <w:uiPriority w:val="99"/>
    <w:semiHidden/>
    <w:unhideWhenUsed/>
    <w:rsid w:val="00307F52"/>
    <w:rPr>
      <w:color w:val="605E5C"/>
      <w:shd w:val="clear" w:color="auto" w:fill="E1DFDD"/>
    </w:rPr>
  </w:style>
  <w:style w:type="character" w:styleId="af6">
    <w:name w:val="FollowedHyperlink"/>
    <w:basedOn w:val="a0"/>
    <w:uiPriority w:val="99"/>
    <w:semiHidden/>
    <w:unhideWhenUsed/>
    <w:rsid w:val="003416AE"/>
    <w:rPr>
      <w:color w:val="954F72" w:themeColor="followedHyperlink"/>
      <w:u w:val="single"/>
    </w:rPr>
  </w:style>
  <w:style w:type="paragraph" w:customStyle="1" w:styleId="Keywords">
    <w:name w:val="Keywords"/>
    <w:basedOn w:val="a"/>
    <w:qFormat/>
    <w:rsid w:val="00980FD3"/>
    <w:pPr>
      <w:spacing w:after="120"/>
      <w:ind w:firstLine="274"/>
    </w:pPr>
    <w:rPr>
      <w:rFonts w:eastAsia="SimSun" w:cs="Times New Roman"/>
      <w:b/>
      <w:bCs/>
      <w:i/>
      <w:sz w:val="18"/>
      <w:szCs w:val="18"/>
      <w:lang w:val="en-US"/>
    </w:rPr>
  </w:style>
  <w:style w:type="character" w:styleId="af7">
    <w:name w:val="Strong"/>
    <w:basedOn w:val="a0"/>
    <w:uiPriority w:val="22"/>
    <w:qFormat/>
    <w:rsid w:val="00980FD3"/>
    <w:rPr>
      <w:b/>
      <w:bCs/>
    </w:rPr>
  </w:style>
  <w:style w:type="paragraph" w:styleId="af8">
    <w:name w:val="Normal (Web)"/>
    <w:basedOn w:val="a"/>
    <w:uiPriority w:val="99"/>
    <w:unhideWhenUsed/>
    <w:rsid w:val="005D0C4F"/>
    <w:pPr>
      <w:spacing w:before="100" w:beforeAutospacing="1" w:after="100" w:afterAutospacing="1"/>
      <w:ind w:firstLine="0"/>
      <w:jc w:val="left"/>
    </w:pPr>
    <w:rPr>
      <w:rFonts w:eastAsia="Times New Roman" w:cs="Times New Roman"/>
      <w:szCs w:val="24"/>
      <w:lang w:eastAsia="ru-RU"/>
    </w:rPr>
  </w:style>
  <w:style w:type="table" w:customStyle="1" w:styleId="12">
    <w:name w:val="Сетка таблицы1"/>
    <w:basedOn w:val="a1"/>
    <w:next w:val="a6"/>
    <w:uiPriority w:val="39"/>
    <w:rsid w:val="004148A8"/>
    <w:pPr>
      <w:spacing w:after="0" w:line="240" w:lineRule="auto"/>
    </w:pPr>
    <w:rPr>
      <w:rFonts w:eastAsia="SimSu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caption"/>
    <w:aliases w:val="Рисунки"/>
    <w:basedOn w:val="a"/>
    <w:next w:val="a"/>
    <w:uiPriority w:val="35"/>
    <w:unhideWhenUsed/>
    <w:qFormat/>
    <w:rsid w:val="00BE74F5"/>
    <w:pPr>
      <w:spacing w:after="0"/>
      <w:ind w:firstLine="0"/>
      <w:jc w:val="center"/>
    </w:pPr>
    <w:rPr>
      <w:iCs/>
      <w:sz w:val="20"/>
      <w:szCs w:val="18"/>
    </w:rPr>
  </w:style>
  <w:style w:type="paragraph" w:customStyle="1" w:styleId="afa">
    <w:name w:val="Формулы"/>
    <w:basedOn w:val="a"/>
    <w:link w:val="afb"/>
    <w:qFormat/>
    <w:rsid w:val="00FB5D06"/>
    <w:pPr>
      <w:spacing w:after="0"/>
      <w:ind w:firstLine="0"/>
      <w:jc w:val="right"/>
    </w:pPr>
    <w:rPr>
      <w:rFonts w:cs="Arial"/>
      <w:szCs w:val="18"/>
    </w:rPr>
  </w:style>
  <w:style w:type="character" w:styleId="afc">
    <w:name w:val="Placeholder Text"/>
    <w:basedOn w:val="a0"/>
    <w:uiPriority w:val="99"/>
    <w:semiHidden/>
    <w:rsid w:val="00EA2861"/>
    <w:rPr>
      <w:color w:val="808080"/>
    </w:rPr>
  </w:style>
  <w:style w:type="character" w:customStyle="1" w:styleId="afb">
    <w:name w:val="Формулы Знак"/>
    <w:basedOn w:val="a0"/>
    <w:link w:val="afa"/>
    <w:rsid w:val="00FB5D06"/>
    <w:rPr>
      <w:rFonts w:cs="Arial"/>
      <w:sz w:val="24"/>
      <w:szCs w:val="18"/>
    </w:rPr>
  </w:style>
  <w:style w:type="paragraph" w:customStyle="1" w:styleId="ng-star-inserted">
    <w:name w:val="ng-star-inserted"/>
    <w:basedOn w:val="a"/>
    <w:rsid w:val="00195D5A"/>
    <w:pPr>
      <w:spacing w:before="100" w:beforeAutospacing="1" w:after="100" w:afterAutospacing="1"/>
      <w:ind w:firstLine="0"/>
      <w:jc w:val="left"/>
    </w:pPr>
    <w:rPr>
      <w:rFonts w:eastAsia="Times New Roman" w:cs="Times New Roman"/>
      <w:szCs w:val="24"/>
      <w:lang w:eastAsia="ru-RU"/>
    </w:rPr>
  </w:style>
  <w:style w:type="character" w:customStyle="1" w:styleId="ng-star-inserted1">
    <w:name w:val="ng-star-inserted1"/>
    <w:basedOn w:val="a0"/>
    <w:rsid w:val="00195D5A"/>
  </w:style>
  <w:style w:type="paragraph" w:styleId="HTML">
    <w:name w:val="HTML Preformatted"/>
    <w:basedOn w:val="a"/>
    <w:link w:val="HTML0"/>
    <w:uiPriority w:val="99"/>
    <w:semiHidden/>
    <w:unhideWhenUsed/>
    <w:rsid w:val="0019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95D5A"/>
    <w:rPr>
      <w:rFonts w:ascii="Courier New" w:eastAsia="Times New Roman" w:hAnsi="Courier New" w:cs="Courier New"/>
      <w:sz w:val="20"/>
      <w:szCs w:val="20"/>
      <w:lang w:eastAsia="ru-RU"/>
    </w:rPr>
  </w:style>
  <w:style w:type="character" w:styleId="HTML1">
    <w:name w:val="HTML Code"/>
    <w:basedOn w:val="a0"/>
    <w:uiPriority w:val="99"/>
    <w:semiHidden/>
    <w:unhideWhenUsed/>
    <w:rsid w:val="00195D5A"/>
    <w:rPr>
      <w:rFonts w:ascii="Courier New" w:eastAsia="Times New Roman" w:hAnsi="Courier New" w:cs="Courier New"/>
      <w:sz w:val="20"/>
      <w:szCs w:val="20"/>
    </w:rPr>
  </w:style>
  <w:style w:type="character" w:customStyle="1" w:styleId="hljs-number">
    <w:name w:val="hljs-number"/>
    <w:basedOn w:val="a0"/>
    <w:rsid w:val="00195D5A"/>
  </w:style>
  <w:style w:type="character" w:customStyle="1" w:styleId="hljs-keyword">
    <w:name w:val="hljs-keyword"/>
    <w:basedOn w:val="a0"/>
    <w:rsid w:val="00195D5A"/>
  </w:style>
  <w:style w:type="character" w:customStyle="1" w:styleId="hljs-string">
    <w:name w:val="hljs-string"/>
    <w:basedOn w:val="a0"/>
    <w:rsid w:val="00195D5A"/>
  </w:style>
  <w:style w:type="character" w:customStyle="1" w:styleId="material-symbols-outlined">
    <w:name w:val="material-symbols-outlined"/>
    <w:basedOn w:val="a0"/>
    <w:rsid w:val="00195D5A"/>
  </w:style>
  <w:style w:type="character" w:customStyle="1" w:styleId="disclaimer">
    <w:name w:val="disclaimer"/>
    <w:basedOn w:val="a0"/>
    <w:rsid w:val="00195D5A"/>
  </w:style>
  <w:style w:type="character" w:customStyle="1" w:styleId="inline-code">
    <w:name w:val="inline-code"/>
    <w:basedOn w:val="a0"/>
    <w:rsid w:val="00195D5A"/>
  </w:style>
  <w:style w:type="character" w:customStyle="1" w:styleId="hljs-builtin">
    <w:name w:val="hljs-built_in"/>
    <w:basedOn w:val="a0"/>
    <w:rsid w:val="00195D5A"/>
  </w:style>
  <w:style w:type="character" w:customStyle="1" w:styleId="anegp0gi0b9av8jahpyh">
    <w:name w:val="anegp0gi0b9av8jahpyh"/>
    <w:basedOn w:val="a0"/>
    <w:rsid w:val="00DB4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9857">
      <w:bodyDiv w:val="1"/>
      <w:marLeft w:val="0"/>
      <w:marRight w:val="0"/>
      <w:marTop w:val="0"/>
      <w:marBottom w:val="0"/>
      <w:divBdr>
        <w:top w:val="none" w:sz="0" w:space="0" w:color="auto"/>
        <w:left w:val="none" w:sz="0" w:space="0" w:color="auto"/>
        <w:bottom w:val="none" w:sz="0" w:space="0" w:color="auto"/>
        <w:right w:val="none" w:sz="0" w:space="0" w:color="auto"/>
      </w:divBdr>
      <w:divsChild>
        <w:div w:id="703873699">
          <w:marLeft w:val="0"/>
          <w:marRight w:val="0"/>
          <w:marTop w:val="0"/>
          <w:marBottom w:val="0"/>
          <w:divBdr>
            <w:top w:val="none" w:sz="0" w:space="0" w:color="auto"/>
            <w:left w:val="none" w:sz="0" w:space="0" w:color="auto"/>
            <w:bottom w:val="none" w:sz="0" w:space="0" w:color="auto"/>
            <w:right w:val="none" w:sz="0" w:space="0" w:color="auto"/>
          </w:divBdr>
          <w:divsChild>
            <w:div w:id="722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7198">
      <w:bodyDiv w:val="1"/>
      <w:marLeft w:val="0"/>
      <w:marRight w:val="0"/>
      <w:marTop w:val="0"/>
      <w:marBottom w:val="0"/>
      <w:divBdr>
        <w:top w:val="none" w:sz="0" w:space="0" w:color="auto"/>
        <w:left w:val="none" w:sz="0" w:space="0" w:color="auto"/>
        <w:bottom w:val="none" w:sz="0" w:space="0" w:color="auto"/>
        <w:right w:val="none" w:sz="0" w:space="0" w:color="auto"/>
      </w:divBdr>
      <w:divsChild>
        <w:div w:id="860827034">
          <w:marLeft w:val="0"/>
          <w:marRight w:val="0"/>
          <w:marTop w:val="0"/>
          <w:marBottom w:val="0"/>
          <w:divBdr>
            <w:top w:val="none" w:sz="0" w:space="0" w:color="auto"/>
            <w:left w:val="none" w:sz="0" w:space="0" w:color="auto"/>
            <w:bottom w:val="none" w:sz="0" w:space="0" w:color="auto"/>
            <w:right w:val="none" w:sz="0" w:space="0" w:color="auto"/>
          </w:divBdr>
          <w:divsChild>
            <w:div w:id="4097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8533">
      <w:bodyDiv w:val="1"/>
      <w:marLeft w:val="0"/>
      <w:marRight w:val="0"/>
      <w:marTop w:val="0"/>
      <w:marBottom w:val="0"/>
      <w:divBdr>
        <w:top w:val="none" w:sz="0" w:space="0" w:color="auto"/>
        <w:left w:val="none" w:sz="0" w:space="0" w:color="auto"/>
        <w:bottom w:val="none" w:sz="0" w:space="0" w:color="auto"/>
        <w:right w:val="none" w:sz="0" w:space="0" w:color="auto"/>
      </w:divBdr>
      <w:divsChild>
        <w:div w:id="1955096607">
          <w:marLeft w:val="0"/>
          <w:marRight w:val="0"/>
          <w:marTop w:val="0"/>
          <w:marBottom w:val="0"/>
          <w:divBdr>
            <w:top w:val="none" w:sz="0" w:space="0" w:color="auto"/>
            <w:left w:val="none" w:sz="0" w:space="0" w:color="auto"/>
            <w:bottom w:val="none" w:sz="0" w:space="0" w:color="auto"/>
            <w:right w:val="none" w:sz="0" w:space="0" w:color="auto"/>
          </w:divBdr>
          <w:divsChild>
            <w:div w:id="15800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0143">
      <w:bodyDiv w:val="1"/>
      <w:marLeft w:val="0"/>
      <w:marRight w:val="0"/>
      <w:marTop w:val="0"/>
      <w:marBottom w:val="0"/>
      <w:divBdr>
        <w:top w:val="none" w:sz="0" w:space="0" w:color="auto"/>
        <w:left w:val="none" w:sz="0" w:space="0" w:color="auto"/>
        <w:bottom w:val="none" w:sz="0" w:space="0" w:color="auto"/>
        <w:right w:val="none" w:sz="0" w:space="0" w:color="auto"/>
      </w:divBdr>
      <w:divsChild>
        <w:div w:id="43674201">
          <w:marLeft w:val="0"/>
          <w:marRight w:val="0"/>
          <w:marTop w:val="0"/>
          <w:marBottom w:val="0"/>
          <w:divBdr>
            <w:top w:val="none" w:sz="0" w:space="0" w:color="auto"/>
            <w:left w:val="none" w:sz="0" w:space="0" w:color="auto"/>
            <w:bottom w:val="none" w:sz="0" w:space="0" w:color="auto"/>
            <w:right w:val="none" w:sz="0" w:space="0" w:color="auto"/>
          </w:divBdr>
          <w:divsChild>
            <w:div w:id="6739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4732">
      <w:bodyDiv w:val="1"/>
      <w:marLeft w:val="0"/>
      <w:marRight w:val="0"/>
      <w:marTop w:val="0"/>
      <w:marBottom w:val="0"/>
      <w:divBdr>
        <w:top w:val="none" w:sz="0" w:space="0" w:color="auto"/>
        <w:left w:val="none" w:sz="0" w:space="0" w:color="auto"/>
        <w:bottom w:val="none" w:sz="0" w:space="0" w:color="auto"/>
        <w:right w:val="none" w:sz="0" w:space="0" w:color="auto"/>
      </w:divBdr>
    </w:div>
    <w:div w:id="210191013">
      <w:bodyDiv w:val="1"/>
      <w:marLeft w:val="0"/>
      <w:marRight w:val="0"/>
      <w:marTop w:val="0"/>
      <w:marBottom w:val="0"/>
      <w:divBdr>
        <w:top w:val="none" w:sz="0" w:space="0" w:color="auto"/>
        <w:left w:val="none" w:sz="0" w:space="0" w:color="auto"/>
        <w:bottom w:val="none" w:sz="0" w:space="0" w:color="auto"/>
        <w:right w:val="none" w:sz="0" w:space="0" w:color="auto"/>
      </w:divBdr>
      <w:divsChild>
        <w:div w:id="1651210405">
          <w:marLeft w:val="0"/>
          <w:marRight w:val="0"/>
          <w:marTop w:val="0"/>
          <w:marBottom w:val="0"/>
          <w:divBdr>
            <w:top w:val="none" w:sz="0" w:space="0" w:color="auto"/>
            <w:left w:val="none" w:sz="0" w:space="0" w:color="auto"/>
            <w:bottom w:val="none" w:sz="0" w:space="0" w:color="auto"/>
            <w:right w:val="none" w:sz="0" w:space="0" w:color="auto"/>
          </w:divBdr>
          <w:divsChild>
            <w:div w:id="4061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76893">
      <w:bodyDiv w:val="1"/>
      <w:marLeft w:val="0"/>
      <w:marRight w:val="0"/>
      <w:marTop w:val="0"/>
      <w:marBottom w:val="0"/>
      <w:divBdr>
        <w:top w:val="none" w:sz="0" w:space="0" w:color="auto"/>
        <w:left w:val="none" w:sz="0" w:space="0" w:color="auto"/>
        <w:bottom w:val="none" w:sz="0" w:space="0" w:color="auto"/>
        <w:right w:val="none" w:sz="0" w:space="0" w:color="auto"/>
      </w:divBdr>
      <w:divsChild>
        <w:div w:id="1035540225">
          <w:marLeft w:val="0"/>
          <w:marRight w:val="0"/>
          <w:marTop w:val="0"/>
          <w:marBottom w:val="0"/>
          <w:divBdr>
            <w:top w:val="none" w:sz="0" w:space="0" w:color="auto"/>
            <w:left w:val="none" w:sz="0" w:space="0" w:color="auto"/>
            <w:bottom w:val="none" w:sz="0" w:space="0" w:color="auto"/>
            <w:right w:val="none" w:sz="0" w:space="0" w:color="auto"/>
          </w:divBdr>
          <w:divsChild>
            <w:div w:id="55150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5744">
      <w:bodyDiv w:val="1"/>
      <w:marLeft w:val="0"/>
      <w:marRight w:val="0"/>
      <w:marTop w:val="0"/>
      <w:marBottom w:val="0"/>
      <w:divBdr>
        <w:top w:val="none" w:sz="0" w:space="0" w:color="auto"/>
        <w:left w:val="none" w:sz="0" w:space="0" w:color="auto"/>
        <w:bottom w:val="none" w:sz="0" w:space="0" w:color="auto"/>
        <w:right w:val="none" w:sz="0" w:space="0" w:color="auto"/>
      </w:divBdr>
      <w:divsChild>
        <w:div w:id="815532073">
          <w:marLeft w:val="0"/>
          <w:marRight w:val="0"/>
          <w:marTop w:val="0"/>
          <w:marBottom w:val="0"/>
          <w:divBdr>
            <w:top w:val="none" w:sz="0" w:space="0" w:color="auto"/>
            <w:left w:val="none" w:sz="0" w:space="0" w:color="auto"/>
            <w:bottom w:val="none" w:sz="0" w:space="0" w:color="auto"/>
            <w:right w:val="none" w:sz="0" w:space="0" w:color="auto"/>
          </w:divBdr>
          <w:divsChild>
            <w:div w:id="611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0858">
      <w:bodyDiv w:val="1"/>
      <w:marLeft w:val="0"/>
      <w:marRight w:val="0"/>
      <w:marTop w:val="0"/>
      <w:marBottom w:val="0"/>
      <w:divBdr>
        <w:top w:val="none" w:sz="0" w:space="0" w:color="auto"/>
        <w:left w:val="none" w:sz="0" w:space="0" w:color="auto"/>
        <w:bottom w:val="none" w:sz="0" w:space="0" w:color="auto"/>
        <w:right w:val="none" w:sz="0" w:space="0" w:color="auto"/>
      </w:divBdr>
      <w:divsChild>
        <w:div w:id="30961619">
          <w:marLeft w:val="0"/>
          <w:marRight w:val="0"/>
          <w:marTop w:val="0"/>
          <w:marBottom w:val="0"/>
          <w:divBdr>
            <w:top w:val="none" w:sz="0" w:space="0" w:color="auto"/>
            <w:left w:val="none" w:sz="0" w:space="0" w:color="auto"/>
            <w:bottom w:val="none" w:sz="0" w:space="0" w:color="auto"/>
            <w:right w:val="none" w:sz="0" w:space="0" w:color="auto"/>
          </w:divBdr>
          <w:divsChild>
            <w:div w:id="19552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0894">
      <w:bodyDiv w:val="1"/>
      <w:marLeft w:val="0"/>
      <w:marRight w:val="0"/>
      <w:marTop w:val="0"/>
      <w:marBottom w:val="0"/>
      <w:divBdr>
        <w:top w:val="none" w:sz="0" w:space="0" w:color="auto"/>
        <w:left w:val="none" w:sz="0" w:space="0" w:color="auto"/>
        <w:bottom w:val="none" w:sz="0" w:space="0" w:color="auto"/>
        <w:right w:val="none" w:sz="0" w:space="0" w:color="auto"/>
      </w:divBdr>
      <w:divsChild>
        <w:div w:id="975528610">
          <w:marLeft w:val="0"/>
          <w:marRight w:val="0"/>
          <w:marTop w:val="0"/>
          <w:marBottom w:val="0"/>
          <w:divBdr>
            <w:top w:val="none" w:sz="0" w:space="0" w:color="auto"/>
            <w:left w:val="none" w:sz="0" w:space="0" w:color="auto"/>
            <w:bottom w:val="none" w:sz="0" w:space="0" w:color="auto"/>
            <w:right w:val="none" w:sz="0" w:space="0" w:color="auto"/>
          </w:divBdr>
          <w:divsChild>
            <w:div w:id="1978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4085">
      <w:bodyDiv w:val="1"/>
      <w:marLeft w:val="0"/>
      <w:marRight w:val="0"/>
      <w:marTop w:val="0"/>
      <w:marBottom w:val="0"/>
      <w:divBdr>
        <w:top w:val="none" w:sz="0" w:space="0" w:color="auto"/>
        <w:left w:val="none" w:sz="0" w:space="0" w:color="auto"/>
        <w:bottom w:val="none" w:sz="0" w:space="0" w:color="auto"/>
        <w:right w:val="none" w:sz="0" w:space="0" w:color="auto"/>
      </w:divBdr>
      <w:divsChild>
        <w:div w:id="598490660">
          <w:marLeft w:val="0"/>
          <w:marRight w:val="0"/>
          <w:marTop w:val="0"/>
          <w:marBottom w:val="0"/>
          <w:divBdr>
            <w:top w:val="none" w:sz="0" w:space="0" w:color="auto"/>
            <w:left w:val="none" w:sz="0" w:space="0" w:color="auto"/>
            <w:bottom w:val="none" w:sz="0" w:space="0" w:color="auto"/>
            <w:right w:val="none" w:sz="0" w:space="0" w:color="auto"/>
          </w:divBdr>
          <w:divsChild>
            <w:div w:id="4459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91953">
      <w:bodyDiv w:val="1"/>
      <w:marLeft w:val="0"/>
      <w:marRight w:val="0"/>
      <w:marTop w:val="0"/>
      <w:marBottom w:val="0"/>
      <w:divBdr>
        <w:top w:val="none" w:sz="0" w:space="0" w:color="auto"/>
        <w:left w:val="none" w:sz="0" w:space="0" w:color="auto"/>
        <w:bottom w:val="none" w:sz="0" w:space="0" w:color="auto"/>
        <w:right w:val="none" w:sz="0" w:space="0" w:color="auto"/>
      </w:divBdr>
    </w:div>
    <w:div w:id="375936330">
      <w:bodyDiv w:val="1"/>
      <w:marLeft w:val="0"/>
      <w:marRight w:val="0"/>
      <w:marTop w:val="0"/>
      <w:marBottom w:val="0"/>
      <w:divBdr>
        <w:top w:val="none" w:sz="0" w:space="0" w:color="auto"/>
        <w:left w:val="none" w:sz="0" w:space="0" w:color="auto"/>
        <w:bottom w:val="none" w:sz="0" w:space="0" w:color="auto"/>
        <w:right w:val="none" w:sz="0" w:space="0" w:color="auto"/>
      </w:divBdr>
      <w:divsChild>
        <w:div w:id="1218400149">
          <w:marLeft w:val="0"/>
          <w:marRight w:val="0"/>
          <w:marTop w:val="0"/>
          <w:marBottom w:val="0"/>
          <w:divBdr>
            <w:top w:val="none" w:sz="0" w:space="0" w:color="auto"/>
            <w:left w:val="none" w:sz="0" w:space="0" w:color="auto"/>
            <w:bottom w:val="none" w:sz="0" w:space="0" w:color="auto"/>
            <w:right w:val="none" w:sz="0" w:space="0" w:color="auto"/>
          </w:divBdr>
          <w:divsChild>
            <w:div w:id="11377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69877">
      <w:bodyDiv w:val="1"/>
      <w:marLeft w:val="0"/>
      <w:marRight w:val="0"/>
      <w:marTop w:val="0"/>
      <w:marBottom w:val="0"/>
      <w:divBdr>
        <w:top w:val="none" w:sz="0" w:space="0" w:color="auto"/>
        <w:left w:val="none" w:sz="0" w:space="0" w:color="auto"/>
        <w:bottom w:val="none" w:sz="0" w:space="0" w:color="auto"/>
        <w:right w:val="none" w:sz="0" w:space="0" w:color="auto"/>
      </w:divBdr>
      <w:divsChild>
        <w:div w:id="841579259">
          <w:marLeft w:val="0"/>
          <w:marRight w:val="0"/>
          <w:marTop w:val="0"/>
          <w:marBottom w:val="0"/>
          <w:divBdr>
            <w:top w:val="none" w:sz="0" w:space="0" w:color="auto"/>
            <w:left w:val="none" w:sz="0" w:space="0" w:color="auto"/>
            <w:bottom w:val="none" w:sz="0" w:space="0" w:color="auto"/>
            <w:right w:val="none" w:sz="0" w:space="0" w:color="auto"/>
          </w:divBdr>
          <w:divsChild>
            <w:div w:id="1307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9518">
      <w:bodyDiv w:val="1"/>
      <w:marLeft w:val="0"/>
      <w:marRight w:val="0"/>
      <w:marTop w:val="0"/>
      <w:marBottom w:val="0"/>
      <w:divBdr>
        <w:top w:val="none" w:sz="0" w:space="0" w:color="auto"/>
        <w:left w:val="none" w:sz="0" w:space="0" w:color="auto"/>
        <w:bottom w:val="none" w:sz="0" w:space="0" w:color="auto"/>
        <w:right w:val="none" w:sz="0" w:space="0" w:color="auto"/>
      </w:divBdr>
      <w:divsChild>
        <w:div w:id="1384477965">
          <w:marLeft w:val="0"/>
          <w:marRight w:val="0"/>
          <w:marTop w:val="0"/>
          <w:marBottom w:val="0"/>
          <w:divBdr>
            <w:top w:val="none" w:sz="0" w:space="0" w:color="auto"/>
            <w:left w:val="none" w:sz="0" w:space="0" w:color="auto"/>
            <w:bottom w:val="none" w:sz="0" w:space="0" w:color="auto"/>
            <w:right w:val="none" w:sz="0" w:space="0" w:color="auto"/>
          </w:divBdr>
          <w:divsChild>
            <w:div w:id="199710600">
              <w:marLeft w:val="0"/>
              <w:marRight w:val="0"/>
              <w:marTop w:val="0"/>
              <w:marBottom w:val="0"/>
              <w:divBdr>
                <w:top w:val="none" w:sz="0" w:space="0" w:color="auto"/>
                <w:left w:val="none" w:sz="0" w:space="0" w:color="auto"/>
                <w:bottom w:val="none" w:sz="0" w:space="0" w:color="auto"/>
                <w:right w:val="none" w:sz="0" w:space="0" w:color="auto"/>
              </w:divBdr>
            </w:div>
            <w:div w:id="569075312">
              <w:marLeft w:val="0"/>
              <w:marRight w:val="0"/>
              <w:marTop w:val="0"/>
              <w:marBottom w:val="0"/>
              <w:divBdr>
                <w:top w:val="none" w:sz="0" w:space="0" w:color="auto"/>
                <w:left w:val="none" w:sz="0" w:space="0" w:color="auto"/>
                <w:bottom w:val="none" w:sz="0" w:space="0" w:color="auto"/>
                <w:right w:val="none" w:sz="0" w:space="0" w:color="auto"/>
              </w:divBdr>
            </w:div>
            <w:div w:id="74056483">
              <w:marLeft w:val="0"/>
              <w:marRight w:val="0"/>
              <w:marTop w:val="0"/>
              <w:marBottom w:val="0"/>
              <w:divBdr>
                <w:top w:val="none" w:sz="0" w:space="0" w:color="auto"/>
                <w:left w:val="none" w:sz="0" w:space="0" w:color="auto"/>
                <w:bottom w:val="none" w:sz="0" w:space="0" w:color="auto"/>
                <w:right w:val="none" w:sz="0" w:space="0" w:color="auto"/>
              </w:divBdr>
            </w:div>
            <w:div w:id="1707441384">
              <w:marLeft w:val="0"/>
              <w:marRight w:val="0"/>
              <w:marTop w:val="0"/>
              <w:marBottom w:val="0"/>
              <w:divBdr>
                <w:top w:val="none" w:sz="0" w:space="0" w:color="auto"/>
                <w:left w:val="none" w:sz="0" w:space="0" w:color="auto"/>
                <w:bottom w:val="none" w:sz="0" w:space="0" w:color="auto"/>
                <w:right w:val="none" w:sz="0" w:space="0" w:color="auto"/>
              </w:divBdr>
            </w:div>
            <w:div w:id="275598413">
              <w:marLeft w:val="0"/>
              <w:marRight w:val="0"/>
              <w:marTop w:val="0"/>
              <w:marBottom w:val="0"/>
              <w:divBdr>
                <w:top w:val="none" w:sz="0" w:space="0" w:color="auto"/>
                <w:left w:val="none" w:sz="0" w:space="0" w:color="auto"/>
                <w:bottom w:val="none" w:sz="0" w:space="0" w:color="auto"/>
                <w:right w:val="none" w:sz="0" w:space="0" w:color="auto"/>
              </w:divBdr>
            </w:div>
            <w:div w:id="1114909969">
              <w:marLeft w:val="0"/>
              <w:marRight w:val="0"/>
              <w:marTop w:val="0"/>
              <w:marBottom w:val="0"/>
              <w:divBdr>
                <w:top w:val="none" w:sz="0" w:space="0" w:color="auto"/>
                <w:left w:val="none" w:sz="0" w:space="0" w:color="auto"/>
                <w:bottom w:val="none" w:sz="0" w:space="0" w:color="auto"/>
                <w:right w:val="none" w:sz="0" w:space="0" w:color="auto"/>
              </w:divBdr>
            </w:div>
            <w:div w:id="1893617174">
              <w:marLeft w:val="0"/>
              <w:marRight w:val="0"/>
              <w:marTop w:val="0"/>
              <w:marBottom w:val="0"/>
              <w:divBdr>
                <w:top w:val="none" w:sz="0" w:space="0" w:color="auto"/>
                <w:left w:val="none" w:sz="0" w:space="0" w:color="auto"/>
                <w:bottom w:val="none" w:sz="0" w:space="0" w:color="auto"/>
                <w:right w:val="none" w:sz="0" w:space="0" w:color="auto"/>
              </w:divBdr>
            </w:div>
            <w:div w:id="1213692922">
              <w:marLeft w:val="0"/>
              <w:marRight w:val="0"/>
              <w:marTop w:val="0"/>
              <w:marBottom w:val="0"/>
              <w:divBdr>
                <w:top w:val="none" w:sz="0" w:space="0" w:color="auto"/>
                <w:left w:val="none" w:sz="0" w:space="0" w:color="auto"/>
                <w:bottom w:val="none" w:sz="0" w:space="0" w:color="auto"/>
                <w:right w:val="none" w:sz="0" w:space="0" w:color="auto"/>
              </w:divBdr>
            </w:div>
            <w:div w:id="1349215995">
              <w:marLeft w:val="0"/>
              <w:marRight w:val="0"/>
              <w:marTop w:val="0"/>
              <w:marBottom w:val="0"/>
              <w:divBdr>
                <w:top w:val="none" w:sz="0" w:space="0" w:color="auto"/>
                <w:left w:val="none" w:sz="0" w:space="0" w:color="auto"/>
                <w:bottom w:val="none" w:sz="0" w:space="0" w:color="auto"/>
                <w:right w:val="none" w:sz="0" w:space="0" w:color="auto"/>
              </w:divBdr>
            </w:div>
            <w:div w:id="1245644979">
              <w:marLeft w:val="0"/>
              <w:marRight w:val="0"/>
              <w:marTop w:val="0"/>
              <w:marBottom w:val="0"/>
              <w:divBdr>
                <w:top w:val="none" w:sz="0" w:space="0" w:color="auto"/>
                <w:left w:val="none" w:sz="0" w:space="0" w:color="auto"/>
                <w:bottom w:val="none" w:sz="0" w:space="0" w:color="auto"/>
                <w:right w:val="none" w:sz="0" w:space="0" w:color="auto"/>
              </w:divBdr>
            </w:div>
            <w:div w:id="920718466">
              <w:marLeft w:val="0"/>
              <w:marRight w:val="0"/>
              <w:marTop w:val="0"/>
              <w:marBottom w:val="0"/>
              <w:divBdr>
                <w:top w:val="none" w:sz="0" w:space="0" w:color="auto"/>
                <w:left w:val="none" w:sz="0" w:space="0" w:color="auto"/>
                <w:bottom w:val="none" w:sz="0" w:space="0" w:color="auto"/>
                <w:right w:val="none" w:sz="0" w:space="0" w:color="auto"/>
              </w:divBdr>
            </w:div>
            <w:div w:id="1927106651">
              <w:marLeft w:val="0"/>
              <w:marRight w:val="0"/>
              <w:marTop w:val="0"/>
              <w:marBottom w:val="0"/>
              <w:divBdr>
                <w:top w:val="none" w:sz="0" w:space="0" w:color="auto"/>
                <w:left w:val="none" w:sz="0" w:space="0" w:color="auto"/>
                <w:bottom w:val="none" w:sz="0" w:space="0" w:color="auto"/>
                <w:right w:val="none" w:sz="0" w:space="0" w:color="auto"/>
              </w:divBdr>
            </w:div>
            <w:div w:id="1672758970">
              <w:marLeft w:val="0"/>
              <w:marRight w:val="0"/>
              <w:marTop w:val="0"/>
              <w:marBottom w:val="0"/>
              <w:divBdr>
                <w:top w:val="none" w:sz="0" w:space="0" w:color="auto"/>
                <w:left w:val="none" w:sz="0" w:space="0" w:color="auto"/>
                <w:bottom w:val="none" w:sz="0" w:space="0" w:color="auto"/>
                <w:right w:val="none" w:sz="0" w:space="0" w:color="auto"/>
              </w:divBdr>
            </w:div>
            <w:div w:id="1847549684">
              <w:marLeft w:val="0"/>
              <w:marRight w:val="0"/>
              <w:marTop w:val="0"/>
              <w:marBottom w:val="0"/>
              <w:divBdr>
                <w:top w:val="none" w:sz="0" w:space="0" w:color="auto"/>
                <w:left w:val="none" w:sz="0" w:space="0" w:color="auto"/>
                <w:bottom w:val="none" w:sz="0" w:space="0" w:color="auto"/>
                <w:right w:val="none" w:sz="0" w:space="0" w:color="auto"/>
              </w:divBdr>
            </w:div>
            <w:div w:id="1263033996">
              <w:marLeft w:val="0"/>
              <w:marRight w:val="0"/>
              <w:marTop w:val="0"/>
              <w:marBottom w:val="0"/>
              <w:divBdr>
                <w:top w:val="none" w:sz="0" w:space="0" w:color="auto"/>
                <w:left w:val="none" w:sz="0" w:space="0" w:color="auto"/>
                <w:bottom w:val="none" w:sz="0" w:space="0" w:color="auto"/>
                <w:right w:val="none" w:sz="0" w:space="0" w:color="auto"/>
              </w:divBdr>
            </w:div>
            <w:div w:id="1228030142">
              <w:marLeft w:val="0"/>
              <w:marRight w:val="0"/>
              <w:marTop w:val="0"/>
              <w:marBottom w:val="0"/>
              <w:divBdr>
                <w:top w:val="none" w:sz="0" w:space="0" w:color="auto"/>
                <w:left w:val="none" w:sz="0" w:space="0" w:color="auto"/>
                <w:bottom w:val="none" w:sz="0" w:space="0" w:color="auto"/>
                <w:right w:val="none" w:sz="0" w:space="0" w:color="auto"/>
              </w:divBdr>
            </w:div>
            <w:div w:id="1217013811">
              <w:marLeft w:val="0"/>
              <w:marRight w:val="0"/>
              <w:marTop w:val="0"/>
              <w:marBottom w:val="0"/>
              <w:divBdr>
                <w:top w:val="none" w:sz="0" w:space="0" w:color="auto"/>
                <w:left w:val="none" w:sz="0" w:space="0" w:color="auto"/>
                <w:bottom w:val="none" w:sz="0" w:space="0" w:color="auto"/>
                <w:right w:val="none" w:sz="0" w:space="0" w:color="auto"/>
              </w:divBdr>
            </w:div>
            <w:div w:id="880284855">
              <w:marLeft w:val="0"/>
              <w:marRight w:val="0"/>
              <w:marTop w:val="0"/>
              <w:marBottom w:val="0"/>
              <w:divBdr>
                <w:top w:val="none" w:sz="0" w:space="0" w:color="auto"/>
                <w:left w:val="none" w:sz="0" w:space="0" w:color="auto"/>
                <w:bottom w:val="none" w:sz="0" w:space="0" w:color="auto"/>
                <w:right w:val="none" w:sz="0" w:space="0" w:color="auto"/>
              </w:divBdr>
            </w:div>
            <w:div w:id="790393446">
              <w:marLeft w:val="0"/>
              <w:marRight w:val="0"/>
              <w:marTop w:val="0"/>
              <w:marBottom w:val="0"/>
              <w:divBdr>
                <w:top w:val="none" w:sz="0" w:space="0" w:color="auto"/>
                <w:left w:val="none" w:sz="0" w:space="0" w:color="auto"/>
                <w:bottom w:val="none" w:sz="0" w:space="0" w:color="auto"/>
                <w:right w:val="none" w:sz="0" w:space="0" w:color="auto"/>
              </w:divBdr>
            </w:div>
            <w:div w:id="1398550459">
              <w:marLeft w:val="0"/>
              <w:marRight w:val="0"/>
              <w:marTop w:val="0"/>
              <w:marBottom w:val="0"/>
              <w:divBdr>
                <w:top w:val="none" w:sz="0" w:space="0" w:color="auto"/>
                <w:left w:val="none" w:sz="0" w:space="0" w:color="auto"/>
                <w:bottom w:val="none" w:sz="0" w:space="0" w:color="auto"/>
                <w:right w:val="none" w:sz="0" w:space="0" w:color="auto"/>
              </w:divBdr>
            </w:div>
            <w:div w:id="1044714346">
              <w:marLeft w:val="0"/>
              <w:marRight w:val="0"/>
              <w:marTop w:val="0"/>
              <w:marBottom w:val="0"/>
              <w:divBdr>
                <w:top w:val="none" w:sz="0" w:space="0" w:color="auto"/>
                <w:left w:val="none" w:sz="0" w:space="0" w:color="auto"/>
                <w:bottom w:val="none" w:sz="0" w:space="0" w:color="auto"/>
                <w:right w:val="none" w:sz="0" w:space="0" w:color="auto"/>
              </w:divBdr>
            </w:div>
            <w:div w:id="1503080845">
              <w:marLeft w:val="0"/>
              <w:marRight w:val="0"/>
              <w:marTop w:val="0"/>
              <w:marBottom w:val="0"/>
              <w:divBdr>
                <w:top w:val="none" w:sz="0" w:space="0" w:color="auto"/>
                <w:left w:val="none" w:sz="0" w:space="0" w:color="auto"/>
                <w:bottom w:val="none" w:sz="0" w:space="0" w:color="auto"/>
                <w:right w:val="none" w:sz="0" w:space="0" w:color="auto"/>
              </w:divBdr>
            </w:div>
            <w:div w:id="389810830">
              <w:marLeft w:val="0"/>
              <w:marRight w:val="0"/>
              <w:marTop w:val="0"/>
              <w:marBottom w:val="0"/>
              <w:divBdr>
                <w:top w:val="none" w:sz="0" w:space="0" w:color="auto"/>
                <w:left w:val="none" w:sz="0" w:space="0" w:color="auto"/>
                <w:bottom w:val="none" w:sz="0" w:space="0" w:color="auto"/>
                <w:right w:val="none" w:sz="0" w:space="0" w:color="auto"/>
              </w:divBdr>
            </w:div>
            <w:div w:id="1748379640">
              <w:marLeft w:val="0"/>
              <w:marRight w:val="0"/>
              <w:marTop w:val="0"/>
              <w:marBottom w:val="0"/>
              <w:divBdr>
                <w:top w:val="none" w:sz="0" w:space="0" w:color="auto"/>
                <w:left w:val="none" w:sz="0" w:space="0" w:color="auto"/>
                <w:bottom w:val="none" w:sz="0" w:space="0" w:color="auto"/>
                <w:right w:val="none" w:sz="0" w:space="0" w:color="auto"/>
              </w:divBdr>
            </w:div>
            <w:div w:id="1731952604">
              <w:marLeft w:val="0"/>
              <w:marRight w:val="0"/>
              <w:marTop w:val="0"/>
              <w:marBottom w:val="0"/>
              <w:divBdr>
                <w:top w:val="none" w:sz="0" w:space="0" w:color="auto"/>
                <w:left w:val="none" w:sz="0" w:space="0" w:color="auto"/>
                <w:bottom w:val="none" w:sz="0" w:space="0" w:color="auto"/>
                <w:right w:val="none" w:sz="0" w:space="0" w:color="auto"/>
              </w:divBdr>
            </w:div>
            <w:div w:id="1331904327">
              <w:marLeft w:val="0"/>
              <w:marRight w:val="0"/>
              <w:marTop w:val="0"/>
              <w:marBottom w:val="0"/>
              <w:divBdr>
                <w:top w:val="none" w:sz="0" w:space="0" w:color="auto"/>
                <w:left w:val="none" w:sz="0" w:space="0" w:color="auto"/>
                <w:bottom w:val="none" w:sz="0" w:space="0" w:color="auto"/>
                <w:right w:val="none" w:sz="0" w:space="0" w:color="auto"/>
              </w:divBdr>
            </w:div>
            <w:div w:id="365955942">
              <w:marLeft w:val="0"/>
              <w:marRight w:val="0"/>
              <w:marTop w:val="0"/>
              <w:marBottom w:val="0"/>
              <w:divBdr>
                <w:top w:val="none" w:sz="0" w:space="0" w:color="auto"/>
                <w:left w:val="none" w:sz="0" w:space="0" w:color="auto"/>
                <w:bottom w:val="none" w:sz="0" w:space="0" w:color="auto"/>
                <w:right w:val="none" w:sz="0" w:space="0" w:color="auto"/>
              </w:divBdr>
            </w:div>
            <w:div w:id="1143623799">
              <w:marLeft w:val="0"/>
              <w:marRight w:val="0"/>
              <w:marTop w:val="0"/>
              <w:marBottom w:val="0"/>
              <w:divBdr>
                <w:top w:val="none" w:sz="0" w:space="0" w:color="auto"/>
                <w:left w:val="none" w:sz="0" w:space="0" w:color="auto"/>
                <w:bottom w:val="none" w:sz="0" w:space="0" w:color="auto"/>
                <w:right w:val="none" w:sz="0" w:space="0" w:color="auto"/>
              </w:divBdr>
            </w:div>
            <w:div w:id="1933539662">
              <w:marLeft w:val="0"/>
              <w:marRight w:val="0"/>
              <w:marTop w:val="0"/>
              <w:marBottom w:val="0"/>
              <w:divBdr>
                <w:top w:val="none" w:sz="0" w:space="0" w:color="auto"/>
                <w:left w:val="none" w:sz="0" w:space="0" w:color="auto"/>
                <w:bottom w:val="none" w:sz="0" w:space="0" w:color="auto"/>
                <w:right w:val="none" w:sz="0" w:space="0" w:color="auto"/>
              </w:divBdr>
            </w:div>
            <w:div w:id="1181897422">
              <w:marLeft w:val="0"/>
              <w:marRight w:val="0"/>
              <w:marTop w:val="0"/>
              <w:marBottom w:val="0"/>
              <w:divBdr>
                <w:top w:val="none" w:sz="0" w:space="0" w:color="auto"/>
                <w:left w:val="none" w:sz="0" w:space="0" w:color="auto"/>
                <w:bottom w:val="none" w:sz="0" w:space="0" w:color="auto"/>
                <w:right w:val="none" w:sz="0" w:space="0" w:color="auto"/>
              </w:divBdr>
            </w:div>
            <w:div w:id="14540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08852">
      <w:bodyDiv w:val="1"/>
      <w:marLeft w:val="0"/>
      <w:marRight w:val="0"/>
      <w:marTop w:val="0"/>
      <w:marBottom w:val="0"/>
      <w:divBdr>
        <w:top w:val="none" w:sz="0" w:space="0" w:color="auto"/>
        <w:left w:val="none" w:sz="0" w:space="0" w:color="auto"/>
        <w:bottom w:val="none" w:sz="0" w:space="0" w:color="auto"/>
        <w:right w:val="none" w:sz="0" w:space="0" w:color="auto"/>
      </w:divBdr>
      <w:divsChild>
        <w:div w:id="1662659544">
          <w:marLeft w:val="0"/>
          <w:marRight w:val="0"/>
          <w:marTop w:val="0"/>
          <w:marBottom w:val="0"/>
          <w:divBdr>
            <w:top w:val="none" w:sz="0" w:space="0" w:color="auto"/>
            <w:left w:val="none" w:sz="0" w:space="0" w:color="auto"/>
            <w:bottom w:val="none" w:sz="0" w:space="0" w:color="auto"/>
            <w:right w:val="none" w:sz="0" w:space="0" w:color="auto"/>
          </w:divBdr>
          <w:divsChild>
            <w:div w:id="1746756632">
              <w:marLeft w:val="0"/>
              <w:marRight w:val="0"/>
              <w:marTop w:val="0"/>
              <w:marBottom w:val="0"/>
              <w:divBdr>
                <w:top w:val="none" w:sz="0" w:space="0" w:color="auto"/>
                <w:left w:val="none" w:sz="0" w:space="0" w:color="auto"/>
                <w:bottom w:val="none" w:sz="0" w:space="0" w:color="auto"/>
                <w:right w:val="none" w:sz="0" w:space="0" w:color="auto"/>
              </w:divBdr>
            </w:div>
            <w:div w:id="181207109">
              <w:marLeft w:val="0"/>
              <w:marRight w:val="0"/>
              <w:marTop w:val="0"/>
              <w:marBottom w:val="0"/>
              <w:divBdr>
                <w:top w:val="none" w:sz="0" w:space="0" w:color="auto"/>
                <w:left w:val="none" w:sz="0" w:space="0" w:color="auto"/>
                <w:bottom w:val="none" w:sz="0" w:space="0" w:color="auto"/>
                <w:right w:val="none" w:sz="0" w:space="0" w:color="auto"/>
              </w:divBdr>
            </w:div>
            <w:div w:id="1436436583">
              <w:marLeft w:val="0"/>
              <w:marRight w:val="0"/>
              <w:marTop w:val="0"/>
              <w:marBottom w:val="0"/>
              <w:divBdr>
                <w:top w:val="none" w:sz="0" w:space="0" w:color="auto"/>
                <w:left w:val="none" w:sz="0" w:space="0" w:color="auto"/>
                <w:bottom w:val="none" w:sz="0" w:space="0" w:color="auto"/>
                <w:right w:val="none" w:sz="0" w:space="0" w:color="auto"/>
              </w:divBdr>
            </w:div>
            <w:div w:id="1060402781">
              <w:marLeft w:val="0"/>
              <w:marRight w:val="0"/>
              <w:marTop w:val="0"/>
              <w:marBottom w:val="0"/>
              <w:divBdr>
                <w:top w:val="none" w:sz="0" w:space="0" w:color="auto"/>
                <w:left w:val="none" w:sz="0" w:space="0" w:color="auto"/>
                <w:bottom w:val="none" w:sz="0" w:space="0" w:color="auto"/>
                <w:right w:val="none" w:sz="0" w:space="0" w:color="auto"/>
              </w:divBdr>
            </w:div>
            <w:div w:id="141973000">
              <w:marLeft w:val="0"/>
              <w:marRight w:val="0"/>
              <w:marTop w:val="0"/>
              <w:marBottom w:val="0"/>
              <w:divBdr>
                <w:top w:val="none" w:sz="0" w:space="0" w:color="auto"/>
                <w:left w:val="none" w:sz="0" w:space="0" w:color="auto"/>
                <w:bottom w:val="none" w:sz="0" w:space="0" w:color="auto"/>
                <w:right w:val="none" w:sz="0" w:space="0" w:color="auto"/>
              </w:divBdr>
            </w:div>
            <w:div w:id="252250561">
              <w:marLeft w:val="0"/>
              <w:marRight w:val="0"/>
              <w:marTop w:val="0"/>
              <w:marBottom w:val="0"/>
              <w:divBdr>
                <w:top w:val="none" w:sz="0" w:space="0" w:color="auto"/>
                <w:left w:val="none" w:sz="0" w:space="0" w:color="auto"/>
                <w:bottom w:val="none" w:sz="0" w:space="0" w:color="auto"/>
                <w:right w:val="none" w:sz="0" w:space="0" w:color="auto"/>
              </w:divBdr>
            </w:div>
            <w:div w:id="1184055061">
              <w:marLeft w:val="0"/>
              <w:marRight w:val="0"/>
              <w:marTop w:val="0"/>
              <w:marBottom w:val="0"/>
              <w:divBdr>
                <w:top w:val="none" w:sz="0" w:space="0" w:color="auto"/>
                <w:left w:val="none" w:sz="0" w:space="0" w:color="auto"/>
                <w:bottom w:val="none" w:sz="0" w:space="0" w:color="auto"/>
                <w:right w:val="none" w:sz="0" w:space="0" w:color="auto"/>
              </w:divBdr>
            </w:div>
            <w:div w:id="623853799">
              <w:marLeft w:val="0"/>
              <w:marRight w:val="0"/>
              <w:marTop w:val="0"/>
              <w:marBottom w:val="0"/>
              <w:divBdr>
                <w:top w:val="none" w:sz="0" w:space="0" w:color="auto"/>
                <w:left w:val="none" w:sz="0" w:space="0" w:color="auto"/>
                <w:bottom w:val="none" w:sz="0" w:space="0" w:color="auto"/>
                <w:right w:val="none" w:sz="0" w:space="0" w:color="auto"/>
              </w:divBdr>
            </w:div>
            <w:div w:id="1772120934">
              <w:marLeft w:val="0"/>
              <w:marRight w:val="0"/>
              <w:marTop w:val="0"/>
              <w:marBottom w:val="0"/>
              <w:divBdr>
                <w:top w:val="none" w:sz="0" w:space="0" w:color="auto"/>
                <w:left w:val="none" w:sz="0" w:space="0" w:color="auto"/>
                <w:bottom w:val="none" w:sz="0" w:space="0" w:color="auto"/>
                <w:right w:val="none" w:sz="0" w:space="0" w:color="auto"/>
              </w:divBdr>
            </w:div>
            <w:div w:id="1275674144">
              <w:marLeft w:val="0"/>
              <w:marRight w:val="0"/>
              <w:marTop w:val="0"/>
              <w:marBottom w:val="0"/>
              <w:divBdr>
                <w:top w:val="none" w:sz="0" w:space="0" w:color="auto"/>
                <w:left w:val="none" w:sz="0" w:space="0" w:color="auto"/>
                <w:bottom w:val="none" w:sz="0" w:space="0" w:color="auto"/>
                <w:right w:val="none" w:sz="0" w:space="0" w:color="auto"/>
              </w:divBdr>
            </w:div>
            <w:div w:id="1695687274">
              <w:marLeft w:val="0"/>
              <w:marRight w:val="0"/>
              <w:marTop w:val="0"/>
              <w:marBottom w:val="0"/>
              <w:divBdr>
                <w:top w:val="none" w:sz="0" w:space="0" w:color="auto"/>
                <w:left w:val="none" w:sz="0" w:space="0" w:color="auto"/>
                <w:bottom w:val="none" w:sz="0" w:space="0" w:color="auto"/>
                <w:right w:val="none" w:sz="0" w:space="0" w:color="auto"/>
              </w:divBdr>
            </w:div>
            <w:div w:id="1558393509">
              <w:marLeft w:val="0"/>
              <w:marRight w:val="0"/>
              <w:marTop w:val="0"/>
              <w:marBottom w:val="0"/>
              <w:divBdr>
                <w:top w:val="none" w:sz="0" w:space="0" w:color="auto"/>
                <w:left w:val="none" w:sz="0" w:space="0" w:color="auto"/>
                <w:bottom w:val="none" w:sz="0" w:space="0" w:color="auto"/>
                <w:right w:val="none" w:sz="0" w:space="0" w:color="auto"/>
              </w:divBdr>
            </w:div>
            <w:div w:id="2111049933">
              <w:marLeft w:val="0"/>
              <w:marRight w:val="0"/>
              <w:marTop w:val="0"/>
              <w:marBottom w:val="0"/>
              <w:divBdr>
                <w:top w:val="none" w:sz="0" w:space="0" w:color="auto"/>
                <w:left w:val="none" w:sz="0" w:space="0" w:color="auto"/>
                <w:bottom w:val="none" w:sz="0" w:space="0" w:color="auto"/>
                <w:right w:val="none" w:sz="0" w:space="0" w:color="auto"/>
              </w:divBdr>
            </w:div>
            <w:div w:id="503981166">
              <w:marLeft w:val="0"/>
              <w:marRight w:val="0"/>
              <w:marTop w:val="0"/>
              <w:marBottom w:val="0"/>
              <w:divBdr>
                <w:top w:val="none" w:sz="0" w:space="0" w:color="auto"/>
                <w:left w:val="none" w:sz="0" w:space="0" w:color="auto"/>
                <w:bottom w:val="none" w:sz="0" w:space="0" w:color="auto"/>
                <w:right w:val="none" w:sz="0" w:space="0" w:color="auto"/>
              </w:divBdr>
            </w:div>
            <w:div w:id="755059931">
              <w:marLeft w:val="0"/>
              <w:marRight w:val="0"/>
              <w:marTop w:val="0"/>
              <w:marBottom w:val="0"/>
              <w:divBdr>
                <w:top w:val="none" w:sz="0" w:space="0" w:color="auto"/>
                <w:left w:val="none" w:sz="0" w:space="0" w:color="auto"/>
                <w:bottom w:val="none" w:sz="0" w:space="0" w:color="auto"/>
                <w:right w:val="none" w:sz="0" w:space="0" w:color="auto"/>
              </w:divBdr>
            </w:div>
            <w:div w:id="521404861">
              <w:marLeft w:val="0"/>
              <w:marRight w:val="0"/>
              <w:marTop w:val="0"/>
              <w:marBottom w:val="0"/>
              <w:divBdr>
                <w:top w:val="none" w:sz="0" w:space="0" w:color="auto"/>
                <w:left w:val="none" w:sz="0" w:space="0" w:color="auto"/>
                <w:bottom w:val="none" w:sz="0" w:space="0" w:color="auto"/>
                <w:right w:val="none" w:sz="0" w:space="0" w:color="auto"/>
              </w:divBdr>
            </w:div>
            <w:div w:id="802424550">
              <w:marLeft w:val="0"/>
              <w:marRight w:val="0"/>
              <w:marTop w:val="0"/>
              <w:marBottom w:val="0"/>
              <w:divBdr>
                <w:top w:val="none" w:sz="0" w:space="0" w:color="auto"/>
                <w:left w:val="none" w:sz="0" w:space="0" w:color="auto"/>
                <w:bottom w:val="none" w:sz="0" w:space="0" w:color="auto"/>
                <w:right w:val="none" w:sz="0" w:space="0" w:color="auto"/>
              </w:divBdr>
            </w:div>
            <w:div w:id="1096949225">
              <w:marLeft w:val="0"/>
              <w:marRight w:val="0"/>
              <w:marTop w:val="0"/>
              <w:marBottom w:val="0"/>
              <w:divBdr>
                <w:top w:val="none" w:sz="0" w:space="0" w:color="auto"/>
                <w:left w:val="none" w:sz="0" w:space="0" w:color="auto"/>
                <w:bottom w:val="none" w:sz="0" w:space="0" w:color="auto"/>
                <w:right w:val="none" w:sz="0" w:space="0" w:color="auto"/>
              </w:divBdr>
            </w:div>
            <w:div w:id="293951822">
              <w:marLeft w:val="0"/>
              <w:marRight w:val="0"/>
              <w:marTop w:val="0"/>
              <w:marBottom w:val="0"/>
              <w:divBdr>
                <w:top w:val="none" w:sz="0" w:space="0" w:color="auto"/>
                <w:left w:val="none" w:sz="0" w:space="0" w:color="auto"/>
                <w:bottom w:val="none" w:sz="0" w:space="0" w:color="auto"/>
                <w:right w:val="none" w:sz="0" w:space="0" w:color="auto"/>
              </w:divBdr>
            </w:div>
            <w:div w:id="717976244">
              <w:marLeft w:val="0"/>
              <w:marRight w:val="0"/>
              <w:marTop w:val="0"/>
              <w:marBottom w:val="0"/>
              <w:divBdr>
                <w:top w:val="none" w:sz="0" w:space="0" w:color="auto"/>
                <w:left w:val="none" w:sz="0" w:space="0" w:color="auto"/>
                <w:bottom w:val="none" w:sz="0" w:space="0" w:color="auto"/>
                <w:right w:val="none" w:sz="0" w:space="0" w:color="auto"/>
              </w:divBdr>
            </w:div>
            <w:div w:id="328405127">
              <w:marLeft w:val="0"/>
              <w:marRight w:val="0"/>
              <w:marTop w:val="0"/>
              <w:marBottom w:val="0"/>
              <w:divBdr>
                <w:top w:val="none" w:sz="0" w:space="0" w:color="auto"/>
                <w:left w:val="none" w:sz="0" w:space="0" w:color="auto"/>
                <w:bottom w:val="none" w:sz="0" w:space="0" w:color="auto"/>
                <w:right w:val="none" w:sz="0" w:space="0" w:color="auto"/>
              </w:divBdr>
            </w:div>
            <w:div w:id="179319498">
              <w:marLeft w:val="0"/>
              <w:marRight w:val="0"/>
              <w:marTop w:val="0"/>
              <w:marBottom w:val="0"/>
              <w:divBdr>
                <w:top w:val="none" w:sz="0" w:space="0" w:color="auto"/>
                <w:left w:val="none" w:sz="0" w:space="0" w:color="auto"/>
                <w:bottom w:val="none" w:sz="0" w:space="0" w:color="auto"/>
                <w:right w:val="none" w:sz="0" w:space="0" w:color="auto"/>
              </w:divBdr>
            </w:div>
            <w:div w:id="393967554">
              <w:marLeft w:val="0"/>
              <w:marRight w:val="0"/>
              <w:marTop w:val="0"/>
              <w:marBottom w:val="0"/>
              <w:divBdr>
                <w:top w:val="none" w:sz="0" w:space="0" w:color="auto"/>
                <w:left w:val="none" w:sz="0" w:space="0" w:color="auto"/>
                <w:bottom w:val="none" w:sz="0" w:space="0" w:color="auto"/>
                <w:right w:val="none" w:sz="0" w:space="0" w:color="auto"/>
              </w:divBdr>
            </w:div>
            <w:div w:id="125899462">
              <w:marLeft w:val="0"/>
              <w:marRight w:val="0"/>
              <w:marTop w:val="0"/>
              <w:marBottom w:val="0"/>
              <w:divBdr>
                <w:top w:val="none" w:sz="0" w:space="0" w:color="auto"/>
                <w:left w:val="none" w:sz="0" w:space="0" w:color="auto"/>
                <w:bottom w:val="none" w:sz="0" w:space="0" w:color="auto"/>
                <w:right w:val="none" w:sz="0" w:space="0" w:color="auto"/>
              </w:divBdr>
            </w:div>
            <w:div w:id="1372874685">
              <w:marLeft w:val="0"/>
              <w:marRight w:val="0"/>
              <w:marTop w:val="0"/>
              <w:marBottom w:val="0"/>
              <w:divBdr>
                <w:top w:val="none" w:sz="0" w:space="0" w:color="auto"/>
                <w:left w:val="none" w:sz="0" w:space="0" w:color="auto"/>
                <w:bottom w:val="none" w:sz="0" w:space="0" w:color="auto"/>
                <w:right w:val="none" w:sz="0" w:space="0" w:color="auto"/>
              </w:divBdr>
            </w:div>
            <w:div w:id="1486311816">
              <w:marLeft w:val="0"/>
              <w:marRight w:val="0"/>
              <w:marTop w:val="0"/>
              <w:marBottom w:val="0"/>
              <w:divBdr>
                <w:top w:val="none" w:sz="0" w:space="0" w:color="auto"/>
                <w:left w:val="none" w:sz="0" w:space="0" w:color="auto"/>
                <w:bottom w:val="none" w:sz="0" w:space="0" w:color="auto"/>
                <w:right w:val="none" w:sz="0" w:space="0" w:color="auto"/>
              </w:divBdr>
            </w:div>
            <w:div w:id="1550994535">
              <w:marLeft w:val="0"/>
              <w:marRight w:val="0"/>
              <w:marTop w:val="0"/>
              <w:marBottom w:val="0"/>
              <w:divBdr>
                <w:top w:val="none" w:sz="0" w:space="0" w:color="auto"/>
                <w:left w:val="none" w:sz="0" w:space="0" w:color="auto"/>
                <w:bottom w:val="none" w:sz="0" w:space="0" w:color="auto"/>
                <w:right w:val="none" w:sz="0" w:space="0" w:color="auto"/>
              </w:divBdr>
            </w:div>
            <w:div w:id="884415918">
              <w:marLeft w:val="0"/>
              <w:marRight w:val="0"/>
              <w:marTop w:val="0"/>
              <w:marBottom w:val="0"/>
              <w:divBdr>
                <w:top w:val="none" w:sz="0" w:space="0" w:color="auto"/>
                <w:left w:val="none" w:sz="0" w:space="0" w:color="auto"/>
                <w:bottom w:val="none" w:sz="0" w:space="0" w:color="auto"/>
                <w:right w:val="none" w:sz="0" w:space="0" w:color="auto"/>
              </w:divBdr>
            </w:div>
            <w:div w:id="944340970">
              <w:marLeft w:val="0"/>
              <w:marRight w:val="0"/>
              <w:marTop w:val="0"/>
              <w:marBottom w:val="0"/>
              <w:divBdr>
                <w:top w:val="none" w:sz="0" w:space="0" w:color="auto"/>
                <w:left w:val="none" w:sz="0" w:space="0" w:color="auto"/>
                <w:bottom w:val="none" w:sz="0" w:space="0" w:color="auto"/>
                <w:right w:val="none" w:sz="0" w:space="0" w:color="auto"/>
              </w:divBdr>
            </w:div>
            <w:div w:id="1488403750">
              <w:marLeft w:val="0"/>
              <w:marRight w:val="0"/>
              <w:marTop w:val="0"/>
              <w:marBottom w:val="0"/>
              <w:divBdr>
                <w:top w:val="none" w:sz="0" w:space="0" w:color="auto"/>
                <w:left w:val="none" w:sz="0" w:space="0" w:color="auto"/>
                <w:bottom w:val="none" w:sz="0" w:space="0" w:color="auto"/>
                <w:right w:val="none" w:sz="0" w:space="0" w:color="auto"/>
              </w:divBdr>
            </w:div>
            <w:div w:id="2012758045">
              <w:marLeft w:val="0"/>
              <w:marRight w:val="0"/>
              <w:marTop w:val="0"/>
              <w:marBottom w:val="0"/>
              <w:divBdr>
                <w:top w:val="none" w:sz="0" w:space="0" w:color="auto"/>
                <w:left w:val="none" w:sz="0" w:space="0" w:color="auto"/>
                <w:bottom w:val="none" w:sz="0" w:space="0" w:color="auto"/>
                <w:right w:val="none" w:sz="0" w:space="0" w:color="auto"/>
              </w:divBdr>
            </w:div>
            <w:div w:id="605700355">
              <w:marLeft w:val="0"/>
              <w:marRight w:val="0"/>
              <w:marTop w:val="0"/>
              <w:marBottom w:val="0"/>
              <w:divBdr>
                <w:top w:val="none" w:sz="0" w:space="0" w:color="auto"/>
                <w:left w:val="none" w:sz="0" w:space="0" w:color="auto"/>
                <w:bottom w:val="none" w:sz="0" w:space="0" w:color="auto"/>
                <w:right w:val="none" w:sz="0" w:space="0" w:color="auto"/>
              </w:divBdr>
            </w:div>
            <w:div w:id="534270400">
              <w:marLeft w:val="0"/>
              <w:marRight w:val="0"/>
              <w:marTop w:val="0"/>
              <w:marBottom w:val="0"/>
              <w:divBdr>
                <w:top w:val="none" w:sz="0" w:space="0" w:color="auto"/>
                <w:left w:val="none" w:sz="0" w:space="0" w:color="auto"/>
                <w:bottom w:val="none" w:sz="0" w:space="0" w:color="auto"/>
                <w:right w:val="none" w:sz="0" w:space="0" w:color="auto"/>
              </w:divBdr>
            </w:div>
            <w:div w:id="1457214139">
              <w:marLeft w:val="0"/>
              <w:marRight w:val="0"/>
              <w:marTop w:val="0"/>
              <w:marBottom w:val="0"/>
              <w:divBdr>
                <w:top w:val="none" w:sz="0" w:space="0" w:color="auto"/>
                <w:left w:val="none" w:sz="0" w:space="0" w:color="auto"/>
                <w:bottom w:val="none" w:sz="0" w:space="0" w:color="auto"/>
                <w:right w:val="none" w:sz="0" w:space="0" w:color="auto"/>
              </w:divBdr>
            </w:div>
            <w:div w:id="1602251646">
              <w:marLeft w:val="0"/>
              <w:marRight w:val="0"/>
              <w:marTop w:val="0"/>
              <w:marBottom w:val="0"/>
              <w:divBdr>
                <w:top w:val="none" w:sz="0" w:space="0" w:color="auto"/>
                <w:left w:val="none" w:sz="0" w:space="0" w:color="auto"/>
                <w:bottom w:val="none" w:sz="0" w:space="0" w:color="auto"/>
                <w:right w:val="none" w:sz="0" w:space="0" w:color="auto"/>
              </w:divBdr>
            </w:div>
            <w:div w:id="1635133567">
              <w:marLeft w:val="0"/>
              <w:marRight w:val="0"/>
              <w:marTop w:val="0"/>
              <w:marBottom w:val="0"/>
              <w:divBdr>
                <w:top w:val="none" w:sz="0" w:space="0" w:color="auto"/>
                <w:left w:val="none" w:sz="0" w:space="0" w:color="auto"/>
                <w:bottom w:val="none" w:sz="0" w:space="0" w:color="auto"/>
                <w:right w:val="none" w:sz="0" w:space="0" w:color="auto"/>
              </w:divBdr>
            </w:div>
            <w:div w:id="557983818">
              <w:marLeft w:val="0"/>
              <w:marRight w:val="0"/>
              <w:marTop w:val="0"/>
              <w:marBottom w:val="0"/>
              <w:divBdr>
                <w:top w:val="none" w:sz="0" w:space="0" w:color="auto"/>
                <w:left w:val="none" w:sz="0" w:space="0" w:color="auto"/>
                <w:bottom w:val="none" w:sz="0" w:space="0" w:color="auto"/>
                <w:right w:val="none" w:sz="0" w:space="0" w:color="auto"/>
              </w:divBdr>
            </w:div>
            <w:div w:id="635140835">
              <w:marLeft w:val="0"/>
              <w:marRight w:val="0"/>
              <w:marTop w:val="0"/>
              <w:marBottom w:val="0"/>
              <w:divBdr>
                <w:top w:val="none" w:sz="0" w:space="0" w:color="auto"/>
                <w:left w:val="none" w:sz="0" w:space="0" w:color="auto"/>
                <w:bottom w:val="none" w:sz="0" w:space="0" w:color="auto"/>
                <w:right w:val="none" w:sz="0" w:space="0" w:color="auto"/>
              </w:divBdr>
            </w:div>
            <w:div w:id="1927958081">
              <w:marLeft w:val="0"/>
              <w:marRight w:val="0"/>
              <w:marTop w:val="0"/>
              <w:marBottom w:val="0"/>
              <w:divBdr>
                <w:top w:val="none" w:sz="0" w:space="0" w:color="auto"/>
                <w:left w:val="none" w:sz="0" w:space="0" w:color="auto"/>
                <w:bottom w:val="none" w:sz="0" w:space="0" w:color="auto"/>
                <w:right w:val="none" w:sz="0" w:space="0" w:color="auto"/>
              </w:divBdr>
            </w:div>
            <w:div w:id="817117269">
              <w:marLeft w:val="0"/>
              <w:marRight w:val="0"/>
              <w:marTop w:val="0"/>
              <w:marBottom w:val="0"/>
              <w:divBdr>
                <w:top w:val="none" w:sz="0" w:space="0" w:color="auto"/>
                <w:left w:val="none" w:sz="0" w:space="0" w:color="auto"/>
                <w:bottom w:val="none" w:sz="0" w:space="0" w:color="auto"/>
                <w:right w:val="none" w:sz="0" w:space="0" w:color="auto"/>
              </w:divBdr>
            </w:div>
            <w:div w:id="681011252">
              <w:marLeft w:val="0"/>
              <w:marRight w:val="0"/>
              <w:marTop w:val="0"/>
              <w:marBottom w:val="0"/>
              <w:divBdr>
                <w:top w:val="none" w:sz="0" w:space="0" w:color="auto"/>
                <w:left w:val="none" w:sz="0" w:space="0" w:color="auto"/>
                <w:bottom w:val="none" w:sz="0" w:space="0" w:color="auto"/>
                <w:right w:val="none" w:sz="0" w:space="0" w:color="auto"/>
              </w:divBdr>
            </w:div>
            <w:div w:id="1012103534">
              <w:marLeft w:val="0"/>
              <w:marRight w:val="0"/>
              <w:marTop w:val="0"/>
              <w:marBottom w:val="0"/>
              <w:divBdr>
                <w:top w:val="none" w:sz="0" w:space="0" w:color="auto"/>
                <w:left w:val="none" w:sz="0" w:space="0" w:color="auto"/>
                <w:bottom w:val="none" w:sz="0" w:space="0" w:color="auto"/>
                <w:right w:val="none" w:sz="0" w:space="0" w:color="auto"/>
              </w:divBdr>
            </w:div>
            <w:div w:id="174685830">
              <w:marLeft w:val="0"/>
              <w:marRight w:val="0"/>
              <w:marTop w:val="0"/>
              <w:marBottom w:val="0"/>
              <w:divBdr>
                <w:top w:val="none" w:sz="0" w:space="0" w:color="auto"/>
                <w:left w:val="none" w:sz="0" w:space="0" w:color="auto"/>
                <w:bottom w:val="none" w:sz="0" w:space="0" w:color="auto"/>
                <w:right w:val="none" w:sz="0" w:space="0" w:color="auto"/>
              </w:divBdr>
            </w:div>
            <w:div w:id="330640294">
              <w:marLeft w:val="0"/>
              <w:marRight w:val="0"/>
              <w:marTop w:val="0"/>
              <w:marBottom w:val="0"/>
              <w:divBdr>
                <w:top w:val="none" w:sz="0" w:space="0" w:color="auto"/>
                <w:left w:val="none" w:sz="0" w:space="0" w:color="auto"/>
                <w:bottom w:val="none" w:sz="0" w:space="0" w:color="auto"/>
                <w:right w:val="none" w:sz="0" w:space="0" w:color="auto"/>
              </w:divBdr>
            </w:div>
            <w:div w:id="285740817">
              <w:marLeft w:val="0"/>
              <w:marRight w:val="0"/>
              <w:marTop w:val="0"/>
              <w:marBottom w:val="0"/>
              <w:divBdr>
                <w:top w:val="none" w:sz="0" w:space="0" w:color="auto"/>
                <w:left w:val="none" w:sz="0" w:space="0" w:color="auto"/>
                <w:bottom w:val="none" w:sz="0" w:space="0" w:color="auto"/>
                <w:right w:val="none" w:sz="0" w:space="0" w:color="auto"/>
              </w:divBdr>
            </w:div>
            <w:div w:id="2126651543">
              <w:marLeft w:val="0"/>
              <w:marRight w:val="0"/>
              <w:marTop w:val="0"/>
              <w:marBottom w:val="0"/>
              <w:divBdr>
                <w:top w:val="none" w:sz="0" w:space="0" w:color="auto"/>
                <w:left w:val="none" w:sz="0" w:space="0" w:color="auto"/>
                <w:bottom w:val="none" w:sz="0" w:space="0" w:color="auto"/>
                <w:right w:val="none" w:sz="0" w:space="0" w:color="auto"/>
              </w:divBdr>
            </w:div>
            <w:div w:id="1644509242">
              <w:marLeft w:val="0"/>
              <w:marRight w:val="0"/>
              <w:marTop w:val="0"/>
              <w:marBottom w:val="0"/>
              <w:divBdr>
                <w:top w:val="none" w:sz="0" w:space="0" w:color="auto"/>
                <w:left w:val="none" w:sz="0" w:space="0" w:color="auto"/>
                <w:bottom w:val="none" w:sz="0" w:space="0" w:color="auto"/>
                <w:right w:val="none" w:sz="0" w:space="0" w:color="auto"/>
              </w:divBdr>
            </w:div>
            <w:div w:id="863203438">
              <w:marLeft w:val="0"/>
              <w:marRight w:val="0"/>
              <w:marTop w:val="0"/>
              <w:marBottom w:val="0"/>
              <w:divBdr>
                <w:top w:val="none" w:sz="0" w:space="0" w:color="auto"/>
                <w:left w:val="none" w:sz="0" w:space="0" w:color="auto"/>
                <w:bottom w:val="none" w:sz="0" w:space="0" w:color="auto"/>
                <w:right w:val="none" w:sz="0" w:space="0" w:color="auto"/>
              </w:divBdr>
            </w:div>
            <w:div w:id="1654873580">
              <w:marLeft w:val="0"/>
              <w:marRight w:val="0"/>
              <w:marTop w:val="0"/>
              <w:marBottom w:val="0"/>
              <w:divBdr>
                <w:top w:val="none" w:sz="0" w:space="0" w:color="auto"/>
                <w:left w:val="none" w:sz="0" w:space="0" w:color="auto"/>
                <w:bottom w:val="none" w:sz="0" w:space="0" w:color="auto"/>
                <w:right w:val="none" w:sz="0" w:space="0" w:color="auto"/>
              </w:divBdr>
            </w:div>
            <w:div w:id="1226139543">
              <w:marLeft w:val="0"/>
              <w:marRight w:val="0"/>
              <w:marTop w:val="0"/>
              <w:marBottom w:val="0"/>
              <w:divBdr>
                <w:top w:val="none" w:sz="0" w:space="0" w:color="auto"/>
                <w:left w:val="none" w:sz="0" w:space="0" w:color="auto"/>
                <w:bottom w:val="none" w:sz="0" w:space="0" w:color="auto"/>
                <w:right w:val="none" w:sz="0" w:space="0" w:color="auto"/>
              </w:divBdr>
            </w:div>
            <w:div w:id="1008560027">
              <w:marLeft w:val="0"/>
              <w:marRight w:val="0"/>
              <w:marTop w:val="0"/>
              <w:marBottom w:val="0"/>
              <w:divBdr>
                <w:top w:val="none" w:sz="0" w:space="0" w:color="auto"/>
                <w:left w:val="none" w:sz="0" w:space="0" w:color="auto"/>
                <w:bottom w:val="none" w:sz="0" w:space="0" w:color="auto"/>
                <w:right w:val="none" w:sz="0" w:space="0" w:color="auto"/>
              </w:divBdr>
            </w:div>
            <w:div w:id="1568028817">
              <w:marLeft w:val="0"/>
              <w:marRight w:val="0"/>
              <w:marTop w:val="0"/>
              <w:marBottom w:val="0"/>
              <w:divBdr>
                <w:top w:val="none" w:sz="0" w:space="0" w:color="auto"/>
                <w:left w:val="none" w:sz="0" w:space="0" w:color="auto"/>
                <w:bottom w:val="none" w:sz="0" w:space="0" w:color="auto"/>
                <w:right w:val="none" w:sz="0" w:space="0" w:color="auto"/>
              </w:divBdr>
            </w:div>
            <w:div w:id="1010988013">
              <w:marLeft w:val="0"/>
              <w:marRight w:val="0"/>
              <w:marTop w:val="0"/>
              <w:marBottom w:val="0"/>
              <w:divBdr>
                <w:top w:val="none" w:sz="0" w:space="0" w:color="auto"/>
                <w:left w:val="none" w:sz="0" w:space="0" w:color="auto"/>
                <w:bottom w:val="none" w:sz="0" w:space="0" w:color="auto"/>
                <w:right w:val="none" w:sz="0" w:space="0" w:color="auto"/>
              </w:divBdr>
            </w:div>
            <w:div w:id="1678462973">
              <w:marLeft w:val="0"/>
              <w:marRight w:val="0"/>
              <w:marTop w:val="0"/>
              <w:marBottom w:val="0"/>
              <w:divBdr>
                <w:top w:val="none" w:sz="0" w:space="0" w:color="auto"/>
                <w:left w:val="none" w:sz="0" w:space="0" w:color="auto"/>
                <w:bottom w:val="none" w:sz="0" w:space="0" w:color="auto"/>
                <w:right w:val="none" w:sz="0" w:space="0" w:color="auto"/>
              </w:divBdr>
            </w:div>
            <w:div w:id="873270879">
              <w:marLeft w:val="0"/>
              <w:marRight w:val="0"/>
              <w:marTop w:val="0"/>
              <w:marBottom w:val="0"/>
              <w:divBdr>
                <w:top w:val="none" w:sz="0" w:space="0" w:color="auto"/>
                <w:left w:val="none" w:sz="0" w:space="0" w:color="auto"/>
                <w:bottom w:val="none" w:sz="0" w:space="0" w:color="auto"/>
                <w:right w:val="none" w:sz="0" w:space="0" w:color="auto"/>
              </w:divBdr>
            </w:div>
            <w:div w:id="1305623913">
              <w:marLeft w:val="0"/>
              <w:marRight w:val="0"/>
              <w:marTop w:val="0"/>
              <w:marBottom w:val="0"/>
              <w:divBdr>
                <w:top w:val="none" w:sz="0" w:space="0" w:color="auto"/>
                <w:left w:val="none" w:sz="0" w:space="0" w:color="auto"/>
                <w:bottom w:val="none" w:sz="0" w:space="0" w:color="auto"/>
                <w:right w:val="none" w:sz="0" w:space="0" w:color="auto"/>
              </w:divBdr>
            </w:div>
            <w:div w:id="1969312066">
              <w:marLeft w:val="0"/>
              <w:marRight w:val="0"/>
              <w:marTop w:val="0"/>
              <w:marBottom w:val="0"/>
              <w:divBdr>
                <w:top w:val="none" w:sz="0" w:space="0" w:color="auto"/>
                <w:left w:val="none" w:sz="0" w:space="0" w:color="auto"/>
                <w:bottom w:val="none" w:sz="0" w:space="0" w:color="auto"/>
                <w:right w:val="none" w:sz="0" w:space="0" w:color="auto"/>
              </w:divBdr>
            </w:div>
            <w:div w:id="12849741">
              <w:marLeft w:val="0"/>
              <w:marRight w:val="0"/>
              <w:marTop w:val="0"/>
              <w:marBottom w:val="0"/>
              <w:divBdr>
                <w:top w:val="none" w:sz="0" w:space="0" w:color="auto"/>
                <w:left w:val="none" w:sz="0" w:space="0" w:color="auto"/>
                <w:bottom w:val="none" w:sz="0" w:space="0" w:color="auto"/>
                <w:right w:val="none" w:sz="0" w:space="0" w:color="auto"/>
              </w:divBdr>
            </w:div>
            <w:div w:id="449016539">
              <w:marLeft w:val="0"/>
              <w:marRight w:val="0"/>
              <w:marTop w:val="0"/>
              <w:marBottom w:val="0"/>
              <w:divBdr>
                <w:top w:val="none" w:sz="0" w:space="0" w:color="auto"/>
                <w:left w:val="none" w:sz="0" w:space="0" w:color="auto"/>
                <w:bottom w:val="none" w:sz="0" w:space="0" w:color="auto"/>
                <w:right w:val="none" w:sz="0" w:space="0" w:color="auto"/>
              </w:divBdr>
            </w:div>
            <w:div w:id="1692755369">
              <w:marLeft w:val="0"/>
              <w:marRight w:val="0"/>
              <w:marTop w:val="0"/>
              <w:marBottom w:val="0"/>
              <w:divBdr>
                <w:top w:val="none" w:sz="0" w:space="0" w:color="auto"/>
                <w:left w:val="none" w:sz="0" w:space="0" w:color="auto"/>
                <w:bottom w:val="none" w:sz="0" w:space="0" w:color="auto"/>
                <w:right w:val="none" w:sz="0" w:space="0" w:color="auto"/>
              </w:divBdr>
            </w:div>
            <w:div w:id="1027802747">
              <w:marLeft w:val="0"/>
              <w:marRight w:val="0"/>
              <w:marTop w:val="0"/>
              <w:marBottom w:val="0"/>
              <w:divBdr>
                <w:top w:val="none" w:sz="0" w:space="0" w:color="auto"/>
                <w:left w:val="none" w:sz="0" w:space="0" w:color="auto"/>
                <w:bottom w:val="none" w:sz="0" w:space="0" w:color="auto"/>
                <w:right w:val="none" w:sz="0" w:space="0" w:color="auto"/>
              </w:divBdr>
            </w:div>
            <w:div w:id="7369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1227">
      <w:bodyDiv w:val="1"/>
      <w:marLeft w:val="0"/>
      <w:marRight w:val="0"/>
      <w:marTop w:val="0"/>
      <w:marBottom w:val="0"/>
      <w:divBdr>
        <w:top w:val="none" w:sz="0" w:space="0" w:color="auto"/>
        <w:left w:val="none" w:sz="0" w:space="0" w:color="auto"/>
        <w:bottom w:val="none" w:sz="0" w:space="0" w:color="auto"/>
        <w:right w:val="none" w:sz="0" w:space="0" w:color="auto"/>
      </w:divBdr>
      <w:divsChild>
        <w:div w:id="1003047317">
          <w:marLeft w:val="0"/>
          <w:marRight w:val="0"/>
          <w:marTop w:val="0"/>
          <w:marBottom w:val="180"/>
          <w:divBdr>
            <w:top w:val="none" w:sz="0" w:space="0" w:color="auto"/>
            <w:left w:val="none" w:sz="0" w:space="0" w:color="auto"/>
            <w:bottom w:val="none" w:sz="0" w:space="0" w:color="auto"/>
            <w:right w:val="none" w:sz="0" w:space="0" w:color="auto"/>
          </w:divBdr>
          <w:divsChild>
            <w:div w:id="752972507">
              <w:marLeft w:val="0"/>
              <w:marRight w:val="0"/>
              <w:marTop w:val="0"/>
              <w:marBottom w:val="0"/>
              <w:divBdr>
                <w:top w:val="none" w:sz="0" w:space="0" w:color="auto"/>
                <w:left w:val="none" w:sz="0" w:space="0" w:color="auto"/>
                <w:bottom w:val="none" w:sz="0" w:space="0" w:color="auto"/>
                <w:right w:val="none" w:sz="0" w:space="0" w:color="auto"/>
              </w:divBdr>
            </w:div>
            <w:div w:id="1663703317">
              <w:marLeft w:val="0"/>
              <w:marRight w:val="0"/>
              <w:marTop w:val="0"/>
              <w:marBottom w:val="0"/>
              <w:divBdr>
                <w:top w:val="none" w:sz="0" w:space="0" w:color="auto"/>
                <w:left w:val="none" w:sz="0" w:space="0" w:color="auto"/>
                <w:bottom w:val="none" w:sz="0" w:space="0" w:color="auto"/>
                <w:right w:val="none" w:sz="0" w:space="0" w:color="auto"/>
              </w:divBdr>
            </w:div>
          </w:divsChild>
        </w:div>
        <w:div w:id="2052655050">
          <w:marLeft w:val="0"/>
          <w:marRight w:val="0"/>
          <w:marTop w:val="0"/>
          <w:marBottom w:val="180"/>
          <w:divBdr>
            <w:top w:val="none" w:sz="0" w:space="0" w:color="auto"/>
            <w:left w:val="none" w:sz="0" w:space="0" w:color="auto"/>
            <w:bottom w:val="none" w:sz="0" w:space="0" w:color="auto"/>
            <w:right w:val="none" w:sz="0" w:space="0" w:color="auto"/>
          </w:divBdr>
          <w:divsChild>
            <w:div w:id="1722636662">
              <w:marLeft w:val="0"/>
              <w:marRight w:val="0"/>
              <w:marTop w:val="0"/>
              <w:marBottom w:val="0"/>
              <w:divBdr>
                <w:top w:val="none" w:sz="0" w:space="0" w:color="auto"/>
                <w:left w:val="none" w:sz="0" w:space="0" w:color="auto"/>
                <w:bottom w:val="none" w:sz="0" w:space="0" w:color="auto"/>
                <w:right w:val="none" w:sz="0" w:space="0" w:color="auto"/>
              </w:divBdr>
            </w:div>
            <w:div w:id="495534905">
              <w:marLeft w:val="0"/>
              <w:marRight w:val="0"/>
              <w:marTop w:val="0"/>
              <w:marBottom w:val="0"/>
              <w:divBdr>
                <w:top w:val="none" w:sz="0" w:space="0" w:color="auto"/>
                <w:left w:val="none" w:sz="0" w:space="0" w:color="auto"/>
                <w:bottom w:val="none" w:sz="0" w:space="0" w:color="auto"/>
                <w:right w:val="none" w:sz="0" w:space="0" w:color="auto"/>
              </w:divBdr>
            </w:div>
          </w:divsChild>
        </w:div>
        <w:div w:id="1199201228">
          <w:marLeft w:val="0"/>
          <w:marRight w:val="0"/>
          <w:marTop w:val="0"/>
          <w:marBottom w:val="180"/>
          <w:divBdr>
            <w:top w:val="none" w:sz="0" w:space="0" w:color="auto"/>
            <w:left w:val="none" w:sz="0" w:space="0" w:color="auto"/>
            <w:bottom w:val="none" w:sz="0" w:space="0" w:color="auto"/>
            <w:right w:val="none" w:sz="0" w:space="0" w:color="auto"/>
          </w:divBdr>
          <w:divsChild>
            <w:div w:id="1544556630">
              <w:marLeft w:val="0"/>
              <w:marRight w:val="0"/>
              <w:marTop w:val="0"/>
              <w:marBottom w:val="0"/>
              <w:divBdr>
                <w:top w:val="none" w:sz="0" w:space="0" w:color="auto"/>
                <w:left w:val="none" w:sz="0" w:space="0" w:color="auto"/>
                <w:bottom w:val="none" w:sz="0" w:space="0" w:color="auto"/>
                <w:right w:val="none" w:sz="0" w:space="0" w:color="auto"/>
              </w:divBdr>
            </w:div>
            <w:div w:id="1029377267">
              <w:marLeft w:val="0"/>
              <w:marRight w:val="0"/>
              <w:marTop w:val="0"/>
              <w:marBottom w:val="0"/>
              <w:divBdr>
                <w:top w:val="none" w:sz="0" w:space="0" w:color="auto"/>
                <w:left w:val="none" w:sz="0" w:space="0" w:color="auto"/>
                <w:bottom w:val="none" w:sz="0" w:space="0" w:color="auto"/>
                <w:right w:val="none" w:sz="0" w:space="0" w:color="auto"/>
              </w:divBdr>
            </w:div>
          </w:divsChild>
        </w:div>
        <w:div w:id="1076168990">
          <w:marLeft w:val="0"/>
          <w:marRight w:val="0"/>
          <w:marTop w:val="0"/>
          <w:marBottom w:val="180"/>
          <w:divBdr>
            <w:top w:val="none" w:sz="0" w:space="0" w:color="auto"/>
            <w:left w:val="none" w:sz="0" w:space="0" w:color="auto"/>
            <w:bottom w:val="none" w:sz="0" w:space="0" w:color="auto"/>
            <w:right w:val="none" w:sz="0" w:space="0" w:color="auto"/>
          </w:divBdr>
          <w:divsChild>
            <w:div w:id="1302807799">
              <w:marLeft w:val="0"/>
              <w:marRight w:val="0"/>
              <w:marTop w:val="0"/>
              <w:marBottom w:val="0"/>
              <w:divBdr>
                <w:top w:val="none" w:sz="0" w:space="0" w:color="auto"/>
                <w:left w:val="none" w:sz="0" w:space="0" w:color="auto"/>
                <w:bottom w:val="none" w:sz="0" w:space="0" w:color="auto"/>
                <w:right w:val="none" w:sz="0" w:space="0" w:color="auto"/>
              </w:divBdr>
            </w:div>
            <w:div w:id="1199049760">
              <w:marLeft w:val="0"/>
              <w:marRight w:val="0"/>
              <w:marTop w:val="0"/>
              <w:marBottom w:val="0"/>
              <w:divBdr>
                <w:top w:val="none" w:sz="0" w:space="0" w:color="auto"/>
                <w:left w:val="none" w:sz="0" w:space="0" w:color="auto"/>
                <w:bottom w:val="none" w:sz="0" w:space="0" w:color="auto"/>
                <w:right w:val="none" w:sz="0" w:space="0" w:color="auto"/>
              </w:divBdr>
            </w:div>
          </w:divsChild>
        </w:div>
        <w:div w:id="1859272209">
          <w:marLeft w:val="0"/>
          <w:marRight w:val="0"/>
          <w:marTop w:val="0"/>
          <w:marBottom w:val="180"/>
          <w:divBdr>
            <w:top w:val="none" w:sz="0" w:space="0" w:color="auto"/>
            <w:left w:val="none" w:sz="0" w:space="0" w:color="auto"/>
            <w:bottom w:val="none" w:sz="0" w:space="0" w:color="auto"/>
            <w:right w:val="none" w:sz="0" w:space="0" w:color="auto"/>
          </w:divBdr>
          <w:divsChild>
            <w:div w:id="1592934169">
              <w:marLeft w:val="0"/>
              <w:marRight w:val="0"/>
              <w:marTop w:val="0"/>
              <w:marBottom w:val="0"/>
              <w:divBdr>
                <w:top w:val="none" w:sz="0" w:space="0" w:color="auto"/>
                <w:left w:val="none" w:sz="0" w:space="0" w:color="auto"/>
                <w:bottom w:val="none" w:sz="0" w:space="0" w:color="auto"/>
                <w:right w:val="none" w:sz="0" w:space="0" w:color="auto"/>
              </w:divBdr>
            </w:div>
            <w:div w:id="100848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3700">
      <w:bodyDiv w:val="1"/>
      <w:marLeft w:val="0"/>
      <w:marRight w:val="0"/>
      <w:marTop w:val="0"/>
      <w:marBottom w:val="0"/>
      <w:divBdr>
        <w:top w:val="none" w:sz="0" w:space="0" w:color="auto"/>
        <w:left w:val="none" w:sz="0" w:space="0" w:color="auto"/>
        <w:bottom w:val="none" w:sz="0" w:space="0" w:color="auto"/>
        <w:right w:val="none" w:sz="0" w:space="0" w:color="auto"/>
      </w:divBdr>
    </w:div>
    <w:div w:id="649600755">
      <w:bodyDiv w:val="1"/>
      <w:marLeft w:val="0"/>
      <w:marRight w:val="0"/>
      <w:marTop w:val="0"/>
      <w:marBottom w:val="0"/>
      <w:divBdr>
        <w:top w:val="none" w:sz="0" w:space="0" w:color="auto"/>
        <w:left w:val="none" w:sz="0" w:space="0" w:color="auto"/>
        <w:bottom w:val="none" w:sz="0" w:space="0" w:color="auto"/>
        <w:right w:val="none" w:sz="0" w:space="0" w:color="auto"/>
      </w:divBdr>
      <w:divsChild>
        <w:div w:id="780685762">
          <w:marLeft w:val="0"/>
          <w:marRight w:val="0"/>
          <w:marTop w:val="0"/>
          <w:marBottom w:val="0"/>
          <w:divBdr>
            <w:top w:val="none" w:sz="0" w:space="0" w:color="auto"/>
            <w:left w:val="none" w:sz="0" w:space="0" w:color="auto"/>
            <w:bottom w:val="none" w:sz="0" w:space="0" w:color="auto"/>
            <w:right w:val="none" w:sz="0" w:space="0" w:color="auto"/>
          </w:divBdr>
          <w:divsChild>
            <w:div w:id="1033076439">
              <w:marLeft w:val="0"/>
              <w:marRight w:val="0"/>
              <w:marTop w:val="0"/>
              <w:marBottom w:val="0"/>
              <w:divBdr>
                <w:top w:val="none" w:sz="0" w:space="0" w:color="auto"/>
                <w:left w:val="none" w:sz="0" w:space="0" w:color="auto"/>
                <w:bottom w:val="none" w:sz="0" w:space="0" w:color="auto"/>
                <w:right w:val="none" w:sz="0" w:space="0" w:color="auto"/>
              </w:divBdr>
            </w:div>
            <w:div w:id="1015422807">
              <w:marLeft w:val="0"/>
              <w:marRight w:val="0"/>
              <w:marTop w:val="0"/>
              <w:marBottom w:val="0"/>
              <w:divBdr>
                <w:top w:val="none" w:sz="0" w:space="0" w:color="auto"/>
                <w:left w:val="none" w:sz="0" w:space="0" w:color="auto"/>
                <w:bottom w:val="none" w:sz="0" w:space="0" w:color="auto"/>
                <w:right w:val="none" w:sz="0" w:space="0" w:color="auto"/>
              </w:divBdr>
            </w:div>
            <w:div w:id="1320353794">
              <w:marLeft w:val="0"/>
              <w:marRight w:val="0"/>
              <w:marTop w:val="0"/>
              <w:marBottom w:val="0"/>
              <w:divBdr>
                <w:top w:val="none" w:sz="0" w:space="0" w:color="auto"/>
                <w:left w:val="none" w:sz="0" w:space="0" w:color="auto"/>
                <w:bottom w:val="none" w:sz="0" w:space="0" w:color="auto"/>
                <w:right w:val="none" w:sz="0" w:space="0" w:color="auto"/>
              </w:divBdr>
            </w:div>
            <w:div w:id="1693220235">
              <w:marLeft w:val="0"/>
              <w:marRight w:val="0"/>
              <w:marTop w:val="0"/>
              <w:marBottom w:val="0"/>
              <w:divBdr>
                <w:top w:val="none" w:sz="0" w:space="0" w:color="auto"/>
                <w:left w:val="none" w:sz="0" w:space="0" w:color="auto"/>
                <w:bottom w:val="none" w:sz="0" w:space="0" w:color="auto"/>
                <w:right w:val="none" w:sz="0" w:space="0" w:color="auto"/>
              </w:divBdr>
            </w:div>
            <w:div w:id="1805196987">
              <w:marLeft w:val="0"/>
              <w:marRight w:val="0"/>
              <w:marTop w:val="0"/>
              <w:marBottom w:val="0"/>
              <w:divBdr>
                <w:top w:val="none" w:sz="0" w:space="0" w:color="auto"/>
                <w:left w:val="none" w:sz="0" w:space="0" w:color="auto"/>
                <w:bottom w:val="none" w:sz="0" w:space="0" w:color="auto"/>
                <w:right w:val="none" w:sz="0" w:space="0" w:color="auto"/>
              </w:divBdr>
            </w:div>
            <w:div w:id="1913933006">
              <w:marLeft w:val="0"/>
              <w:marRight w:val="0"/>
              <w:marTop w:val="0"/>
              <w:marBottom w:val="0"/>
              <w:divBdr>
                <w:top w:val="none" w:sz="0" w:space="0" w:color="auto"/>
                <w:left w:val="none" w:sz="0" w:space="0" w:color="auto"/>
                <w:bottom w:val="none" w:sz="0" w:space="0" w:color="auto"/>
                <w:right w:val="none" w:sz="0" w:space="0" w:color="auto"/>
              </w:divBdr>
            </w:div>
            <w:div w:id="289046269">
              <w:marLeft w:val="0"/>
              <w:marRight w:val="0"/>
              <w:marTop w:val="0"/>
              <w:marBottom w:val="0"/>
              <w:divBdr>
                <w:top w:val="none" w:sz="0" w:space="0" w:color="auto"/>
                <w:left w:val="none" w:sz="0" w:space="0" w:color="auto"/>
                <w:bottom w:val="none" w:sz="0" w:space="0" w:color="auto"/>
                <w:right w:val="none" w:sz="0" w:space="0" w:color="auto"/>
              </w:divBdr>
            </w:div>
            <w:div w:id="1876193728">
              <w:marLeft w:val="0"/>
              <w:marRight w:val="0"/>
              <w:marTop w:val="0"/>
              <w:marBottom w:val="0"/>
              <w:divBdr>
                <w:top w:val="none" w:sz="0" w:space="0" w:color="auto"/>
                <w:left w:val="none" w:sz="0" w:space="0" w:color="auto"/>
                <w:bottom w:val="none" w:sz="0" w:space="0" w:color="auto"/>
                <w:right w:val="none" w:sz="0" w:space="0" w:color="auto"/>
              </w:divBdr>
            </w:div>
            <w:div w:id="1905944557">
              <w:marLeft w:val="0"/>
              <w:marRight w:val="0"/>
              <w:marTop w:val="0"/>
              <w:marBottom w:val="0"/>
              <w:divBdr>
                <w:top w:val="none" w:sz="0" w:space="0" w:color="auto"/>
                <w:left w:val="none" w:sz="0" w:space="0" w:color="auto"/>
                <w:bottom w:val="none" w:sz="0" w:space="0" w:color="auto"/>
                <w:right w:val="none" w:sz="0" w:space="0" w:color="auto"/>
              </w:divBdr>
            </w:div>
            <w:div w:id="487675234">
              <w:marLeft w:val="0"/>
              <w:marRight w:val="0"/>
              <w:marTop w:val="0"/>
              <w:marBottom w:val="0"/>
              <w:divBdr>
                <w:top w:val="none" w:sz="0" w:space="0" w:color="auto"/>
                <w:left w:val="none" w:sz="0" w:space="0" w:color="auto"/>
                <w:bottom w:val="none" w:sz="0" w:space="0" w:color="auto"/>
                <w:right w:val="none" w:sz="0" w:space="0" w:color="auto"/>
              </w:divBdr>
            </w:div>
            <w:div w:id="858423248">
              <w:marLeft w:val="0"/>
              <w:marRight w:val="0"/>
              <w:marTop w:val="0"/>
              <w:marBottom w:val="0"/>
              <w:divBdr>
                <w:top w:val="none" w:sz="0" w:space="0" w:color="auto"/>
                <w:left w:val="none" w:sz="0" w:space="0" w:color="auto"/>
                <w:bottom w:val="none" w:sz="0" w:space="0" w:color="auto"/>
                <w:right w:val="none" w:sz="0" w:space="0" w:color="auto"/>
              </w:divBdr>
            </w:div>
            <w:div w:id="69281688">
              <w:marLeft w:val="0"/>
              <w:marRight w:val="0"/>
              <w:marTop w:val="0"/>
              <w:marBottom w:val="0"/>
              <w:divBdr>
                <w:top w:val="none" w:sz="0" w:space="0" w:color="auto"/>
                <w:left w:val="none" w:sz="0" w:space="0" w:color="auto"/>
                <w:bottom w:val="none" w:sz="0" w:space="0" w:color="auto"/>
                <w:right w:val="none" w:sz="0" w:space="0" w:color="auto"/>
              </w:divBdr>
            </w:div>
            <w:div w:id="2094886077">
              <w:marLeft w:val="0"/>
              <w:marRight w:val="0"/>
              <w:marTop w:val="0"/>
              <w:marBottom w:val="0"/>
              <w:divBdr>
                <w:top w:val="none" w:sz="0" w:space="0" w:color="auto"/>
                <w:left w:val="none" w:sz="0" w:space="0" w:color="auto"/>
                <w:bottom w:val="none" w:sz="0" w:space="0" w:color="auto"/>
                <w:right w:val="none" w:sz="0" w:space="0" w:color="auto"/>
              </w:divBdr>
            </w:div>
            <w:div w:id="632518942">
              <w:marLeft w:val="0"/>
              <w:marRight w:val="0"/>
              <w:marTop w:val="0"/>
              <w:marBottom w:val="0"/>
              <w:divBdr>
                <w:top w:val="none" w:sz="0" w:space="0" w:color="auto"/>
                <w:left w:val="none" w:sz="0" w:space="0" w:color="auto"/>
                <w:bottom w:val="none" w:sz="0" w:space="0" w:color="auto"/>
                <w:right w:val="none" w:sz="0" w:space="0" w:color="auto"/>
              </w:divBdr>
            </w:div>
            <w:div w:id="597493518">
              <w:marLeft w:val="0"/>
              <w:marRight w:val="0"/>
              <w:marTop w:val="0"/>
              <w:marBottom w:val="0"/>
              <w:divBdr>
                <w:top w:val="none" w:sz="0" w:space="0" w:color="auto"/>
                <w:left w:val="none" w:sz="0" w:space="0" w:color="auto"/>
                <w:bottom w:val="none" w:sz="0" w:space="0" w:color="auto"/>
                <w:right w:val="none" w:sz="0" w:space="0" w:color="auto"/>
              </w:divBdr>
            </w:div>
            <w:div w:id="837235666">
              <w:marLeft w:val="0"/>
              <w:marRight w:val="0"/>
              <w:marTop w:val="0"/>
              <w:marBottom w:val="0"/>
              <w:divBdr>
                <w:top w:val="none" w:sz="0" w:space="0" w:color="auto"/>
                <w:left w:val="none" w:sz="0" w:space="0" w:color="auto"/>
                <w:bottom w:val="none" w:sz="0" w:space="0" w:color="auto"/>
                <w:right w:val="none" w:sz="0" w:space="0" w:color="auto"/>
              </w:divBdr>
            </w:div>
            <w:div w:id="665280789">
              <w:marLeft w:val="0"/>
              <w:marRight w:val="0"/>
              <w:marTop w:val="0"/>
              <w:marBottom w:val="0"/>
              <w:divBdr>
                <w:top w:val="none" w:sz="0" w:space="0" w:color="auto"/>
                <w:left w:val="none" w:sz="0" w:space="0" w:color="auto"/>
                <w:bottom w:val="none" w:sz="0" w:space="0" w:color="auto"/>
                <w:right w:val="none" w:sz="0" w:space="0" w:color="auto"/>
              </w:divBdr>
            </w:div>
            <w:div w:id="205409990">
              <w:marLeft w:val="0"/>
              <w:marRight w:val="0"/>
              <w:marTop w:val="0"/>
              <w:marBottom w:val="0"/>
              <w:divBdr>
                <w:top w:val="none" w:sz="0" w:space="0" w:color="auto"/>
                <w:left w:val="none" w:sz="0" w:space="0" w:color="auto"/>
                <w:bottom w:val="none" w:sz="0" w:space="0" w:color="auto"/>
                <w:right w:val="none" w:sz="0" w:space="0" w:color="auto"/>
              </w:divBdr>
            </w:div>
            <w:div w:id="572086855">
              <w:marLeft w:val="0"/>
              <w:marRight w:val="0"/>
              <w:marTop w:val="0"/>
              <w:marBottom w:val="0"/>
              <w:divBdr>
                <w:top w:val="none" w:sz="0" w:space="0" w:color="auto"/>
                <w:left w:val="none" w:sz="0" w:space="0" w:color="auto"/>
                <w:bottom w:val="none" w:sz="0" w:space="0" w:color="auto"/>
                <w:right w:val="none" w:sz="0" w:space="0" w:color="auto"/>
              </w:divBdr>
            </w:div>
            <w:div w:id="2033337252">
              <w:marLeft w:val="0"/>
              <w:marRight w:val="0"/>
              <w:marTop w:val="0"/>
              <w:marBottom w:val="0"/>
              <w:divBdr>
                <w:top w:val="none" w:sz="0" w:space="0" w:color="auto"/>
                <w:left w:val="none" w:sz="0" w:space="0" w:color="auto"/>
                <w:bottom w:val="none" w:sz="0" w:space="0" w:color="auto"/>
                <w:right w:val="none" w:sz="0" w:space="0" w:color="auto"/>
              </w:divBdr>
            </w:div>
            <w:div w:id="194999240">
              <w:marLeft w:val="0"/>
              <w:marRight w:val="0"/>
              <w:marTop w:val="0"/>
              <w:marBottom w:val="0"/>
              <w:divBdr>
                <w:top w:val="none" w:sz="0" w:space="0" w:color="auto"/>
                <w:left w:val="none" w:sz="0" w:space="0" w:color="auto"/>
                <w:bottom w:val="none" w:sz="0" w:space="0" w:color="auto"/>
                <w:right w:val="none" w:sz="0" w:space="0" w:color="auto"/>
              </w:divBdr>
            </w:div>
            <w:div w:id="1790465076">
              <w:marLeft w:val="0"/>
              <w:marRight w:val="0"/>
              <w:marTop w:val="0"/>
              <w:marBottom w:val="0"/>
              <w:divBdr>
                <w:top w:val="none" w:sz="0" w:space="0" w:color="auto"/>
                <w:left w:val="none" w:sz="0" w:space="0" w:color="auto"/>
                <w:bottom w:val="none" w:sz="0" w:space="0" w:color="auto"/>
                <w:right w:val="none" w:sz="0" w:space="0" w:color="auto"/>
              </w:divBdr>
            </w:div>
            <w:div w:id="32001021">
              <w:marLeft w:val="0"/>
              <w:marRight w:val="0"/>
              <w:marTop w:val="0"/>
              <w:marBottom w:val="0"/>
              <w:divBdr>
                <w:top w:val="none" w:sz="0" w:space="0" w:color="auto"/>
                <w:left w:val="none" w:sz="0" w:space="0" w:color="auto"/>
                <w:bottom w:val="none" w:sz="0" w:space="0" w:color="auto"/>
                <w:right w:val="none" w:sz="0" w:space="0" w:color="auto"/>
              </w:divBdr>
            </w:div>
            <w:div w:id="1495493872">
              <w:marLeft w:val="0"/>
              <w:marRight w:val="0"/>
              <w:marTop w:val="0"/>
              <w:marBottom w:val="0"/>
              <w:divBdr>
                <w:top w:val="none" w:sz="0" w:space="0" w:color="auto"/>
                <w:left w:val="none" w:sz="0" w:space="0" w:color="auto"/>
                <w:bottom w:val="none" w:sz="0" w:space="0" w:color="auto"/>
                <w:right w:val="none" w:sz="0" w:space="0" w:color="auto"/>
              </w:divBdr>
            </w:div>
            <w:div w:id="1737244799">
              <w:marLeft w:val="0"/>
              <w:marRight w:val="0"/>
              <w:marTop w:val="0"/>
              <w:marBottom w:val="0"/>
              <w:divBdr>
                <w:top w:val="none" w:sz="0" w:space="0" w:color="auto"/>
                <w:left w:val="none" w:sz="0" w:space="0" w:color="auto"/>
                <w:bottom w:val="none" w:sz="0" w:space="0" w:color="auto"/>
                <w:right w:val="none" w:sz="0" w:space="0" w:color="auto"/>
              </w:divBdr>
            </w:div>
            <w:div w:id="1843425479">
              <w:marLeft w:val="0"/>
              <w:marRight w:val="0"/>
              <w:marTop w:val="0"/>
              <w:marBottom w:val="0"/>
              <w:divBdr>
                <w:top w:val="none" w:sz="0" w:space="0" w:color="auto"/>
                <w:left w:val="none" w:sz="0" w:space="0" w:color="auto"/>
                <w:bottom w:val="none" w:sz="0" w:space="0" w:color="auto"/>
                <w:right w:val="none" w:sz="0" w:space="0" w:color="auto"/>
              </w:divBdr>
            </w:div>
            <w:div w:id="951935951">
              <w:marLeft w:val="0"/>
              <w:marRight w:val="0"/>
              <w:marTop w:val="0"/>
              <w:marBottom w:val="0"/>
              <w:divBdr>
                <w:top w:val="none" w:sz="0" w:space="0" w:color="auto"/>
                <w:left w:val="none" w:sz="0" w:space="0" w:color="auto"/>
                <w:bottom w:val="none" w:sz="0" w:space="0" w:color="auto"/>
                <w:right w:val="none" w:sz="0" w:space="0" w:color="auto"/>
              </w:divBdr>
            </w:div>
            <w:div w:id="296032231">
              <w:marLeft w:val="0"/>
              <w:marRight w:val="0"/>
              <w:marTop w:val="0"/>
              <w:marBottom w:val="0"/>
              <w:divBdr>
                <w:top w:val="none" w:sz="0" w:space="0" w:color="auto"/>
                <w:left w:val="none" w:sz="0" w:space="0" w:color="auto"/>
                <w:bottom w:val="none" w:sz="0" w:space="0" w:color="auto"/>
                <w:right w:val="none" w:sz="0" w:space="0" w:color="auto"/>
              </w:divBdr>
            </w:div>
            <w:div w:id="48921113">
              <w:marLeft w:val="0"/>
              <w:marRight w:val="0"/>
              <w:marTop w:val="0"/>
              <w:marBottom w:val="0"/>
              <w:divBdr>
                <w:top w:val="none" w:sz="0" w:space="0" w:color="auto"/>
                <w:left w:val="none" w:sz="0" w:space="0" w:color="auto"/>
                <w:bottom w:val="none" w:sz="0" w:space="0" w:color="auto"/>
                <w:right w:val="none" w:sz="0" w:space="0" w:color="auto"/>
              </w:divBdr>
            </w:div>
            <w:div w:id="921793577">
              <w:marLeft w:val="0"/>
              <w:marRight w:val="0"/>
              <w:marTop w:val="0"/>
              <w:marBottom w:val="0"/>
              <w:divBdr>
                <w:top w:val="none" w:sz="0" w:space="0" w:color="auto"/>
                <w:left w:val="none" w:sz="0" w:space="0" w:color="auto"/>
                <w:bottom w:val="none" w:sz="0" w:space="0" w:color="auto"/>
                <w:right w:val="none" w:sz="0" w:space="0" w:color="auto"/>
              </w:divBdr>
            </w:div>
            <w:div w:id="1785609731">
              <w:marLeft w:val="0"/>
              <w:marRight w:val="0"/>
              <w:marTop w:val="0"/>
              <w:marBottom w:val="0"/>
              <w:divBdr>
                <w:top w:val="none" w:sz="0" w:space="0" w:color="auto"/>
                <w:left w:val="none" w:sz="0" w:space="0" w:color="auto"/>
                <w:bottom w:val="none" w:sz="0" w:space="0" w:color="auto"/>
                <w:right w:val="none" w:sz="0" w:space="0" w:color="auto"/>
              </w:divBdr>
            </w:div>
            <w:div w:id="126167445">
              <w:marLeft w:val="0"/>
              <w:marRight w:val="0"/>
              <w:marTop w:val="0"/>
              <w:marBottom w:val="0"/>
              <w:divBdr>
                <w:top w:val="none" w:sz="0" w:space="0" w:color="auto"/>
                <w:left w:val="none" w:sz="0" w:space="0" w:color="auto"/>
                <w:bottom w:val="none" w:sz="0" w:space="0" w:color="auto"/>
                <w:right w:val="none" w:sz="0" w:space="0" w:color="auto"/>
              </w:divBdr>
            </w:div>
            <w:div w:id="1395666447">
              <w:marLeft w:val="0"/>
              <w:marRight w:val="0"/>
              <w:marTop w:val="0"/>
              <w:marBottom w:val="0"/>
              <w:divBdr>
                <w:top w:val="none" w:sz="0" w:space="0" w:color="auto"/>
                <w:left w:val="none" w:sz="0" w:space="0" w:color="auto"/>
                <w:bottom w:val="none" w:sz="0" w:space="0" w:color="auto"/>
                <w:right w:val="none" w:sz="0" w:space="0" w:color="auto"/>
              </w:divBdr>
            </w:div>
            <w:div w:id="119500845">
              <w:marLeft w:val="0"/>
              <w:marRight w:val="0"/>
              <w:marTop w:val="0"/>
              <w:marBottom w:val="0"/>
              <w:divBdr>
                <w:top w:val="none" w:sz="0" w:space="0" w:color="auto"/>
                <w:left w:val="none" w:sz="0" w:space="0" w:color="auto"/>
                <w:bottom w:val="none" w:sz="0" w:space="0" w:color="auto"/>
                <w:right w:val="none" w:sz="0" w:space="0" w:color="auto"/>
              </w:divBdr>
            </w:div>
            <w:div w:id="282613098">
              <w:marLeft w:val="0"/>
              <w:marRight w:val="0"/>
              <w:marTop w:val="0"/>
              <w:marBottom w:val="0"/>
              <w:divBdr>
                <w:top w:val="none" w:sz="0" w:space="0" w:color="auto"/>
                <w:left w:val="none" w:sz="0" w:space="0" w:color="auto"/>
                <w:bottom w:val="none" w:sz="0" w:space="0" w:color="auto"/>
                <w:right w:val="none" w:sz="0" w:space="0" w:color="auto"/>
              </w:divBdr>
            </w:div>
            <w:div w:id="1718703505">
              <w:marLeft w:val="0"/>
              <w:marRight w:val="0"/>
              <w:marTop w:val="0"/>
              <w:marBottom w:val="0"/>
              <w:divBdr>
                <w:top w:val="none" w:sz="0" w:space="0" w:color="auto"/>
                <w:left w:val="none" w:sz="0" w:space="0" w:color="auto"/>
                <w:bottom w:val="none" w:sz="0" w:space="0" w:color="auto"/>
                <w:right w:val="none" w:sz="0" w:space="0" w:color="auto"/>
              </w:divBdr>
            </w:div>
            <w:div w:id="1184516010">
              <w:marLeft w:val="0"/>
              <w:marRight w:val="0"/>
              <w:marTop w:val="0"/>
              <w:marBottom w:val="0"/>
              <w:divBdr>
                <w:top w:val="none" w:sz="0" w:space="0" w:color="auto"/>
                <w:left w:val="none" w:sz="0" w:space="0" w:color="auto"/>
                <w:bottom w:val="none" w:sz="0" w:space="0" w:color="auto"/>
                <w:right w:val="none" w:sz="0" w:space="0" w:color="auto"/>
              </w:divBdr>
            </w:div>
            <w:div w:id="1364936342">
              <w:marLeft w:val="0"/>
              <w:marRight w:val="0"/>
              <w:marTop w:val="0"/>
              <w:marBottom w:val="0"/>
              <w:divBdr>
                <w:top w:val="none" w:sz="0" w:space="0" w:color="auto"/>
                <w:left w:val="none" w:sz="0" w:space="0" w:color="auto"/>
                <w:bottom w:val="none" w:sz="0" w:space="0" w:color="auto"/>
                <w:right w:val="none" w:sz="0" w:space="0" w:color="auto"/>
              </w:divBdr>
            </w:div>
            <w:div w:id="2003703142">
              <w:marLeft w:val="0"/>
              <w:marRight w:val="0"/>
              <w:marTop w:val="0"/>
              <w:marBottom w:val="0"/>
              <w:divBdr>
                <w:top w:val="none" w:sz="0" w:space="0" w:color="auto"/>
                <w:left w:val="none" w:sz="0" w:space="0" w:color="auto"/>
                <w:bottom w:val="none" w:sz="0" w:space="0" w:color="auto"/>
                <w:right w:val="none" w:sz="0" w:space="0" w:color="auto"/>
              </w:divBdr>
            </w:div>
            <w:div w:id="2083486164">
              <w:marLeft w:val="0"/>
              <w:marRight w:val="0"/>
              <w:marTop w:val="0"/>
              <w:marBottom w:val="0"/>
              <w:divBdr>
                <w:top w:val="none" w:sz="0" w:space="0" w:color="auto"/>
                <w:left w:val="none" w:sz="0" w:space="0" w:color="auto"/>
                <w:bottom w:val="none" w:sz="0" w:space="0" w:color="auto"/>
                <w:right w:val="none" w:sz="0" w:space="0" w:color="auto"/>
              </w:divBdr>
            </w:div>
            <w:div w:id="14658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1380">
      <w:bodyDiv w:val="1"/>
      <w:marLeft w:val="0"/>
      <w:marRight w:val="0"/>
      <w:marTop w:val="0"/>
      <w:marBottom w:val="0"/>
      <w:divBdr>
        <w:top w:val="none" w:sz="0" w:space="0" w:color="auto"/>
        <w:left w:val="none" w:sz="0" w:space="0" w:color="auto"/>
        <w:bottom w:val="none" w:sz="0" w:space="0" w:color="auto"/>
        <w:right w:val="none" w:sz="0" w:space="0" w:color="auto"/>
      </w:divBdr>
    </w:div>
    <w:div w:id="692657932">
      <w:bodyDiv w:val="1"/>
      <w:marLeft w:val="0"/>
      <w:marRight w:val="0"/>
      <w:marTop w:val="0"/>
      <w:marBottom w:val="0"/>
      <w:divBdr>
        <w:top w:val="none" w:sz="0" w:space="0" w:color="auto"/>
        <w:left w:val="none" w:sz="0" w:space="0" w:color="auto"/>
        <w:bottom w:val="none" w:sz="0" w:space="0" w:color="auto"/>
        <w:right w:val="none" w:sz="0" w:space="0" w:color="auto"/>
      </w:divBdr>
      <w:divsChild>
        <w:div w:id="225721626">
          <w:marLeft w:val="0"/>
          <w:marRight w:val="0"/>
          <w:marTop w:val="0"/>
          <w:marBottom w:val="0"/>
          <w:divBdr>
            <w:top w:val="none" w:sz="0" w:space="0" w:color="auto"/>
            <w:left w:val="none" w:sz="0" w:space="0" w:color="auto"/>
            <w:bottom w:val="none" w:sz="0" w:space="0" w:color="auto"/>
            <w:right w:val="none" w:sz="0" w:space="0" w:color="auto"/>
          </w:divBdr>
          <w:divsChild>
            <w:div w:id="13095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0598">
      <w:bodyDiv w:val="1"/>
      <w:marLeft w:val="0"/>
      <w:marRight w:val="0"/>
      <w:marTop w:val="0"/>
      <w:marBottom w:val="0"/>
      <w:divBdr>
        <w:top w:val="none" w:sz="0" w:space="0" w:color="auto"/>
        <w:left w:val="none" w:sz="0" w:space="0" w:color="auto"/>
        <w:bottom w:val="none" w:sz="0" w:space="0" w:color="auto"/>
        <w:right w:val="none" w:sz="0" w:space="0" w:color="auto"/>
      </w:divBdr>
      <w:divsChild>
        <w:div w:id="1519352521">
          <w:marLeft w:val="0"/>
          <w:marRight w:val="0"/>
          <w:marTop w:val="0"/>
          <w:marBottom w:val="0"/>
          <w:divBdr>
            <w:top w:val="none" w:sz="0" w:space="0" w:color="auto"/>
            <w:left w:val="none" w:sz="0" w:space="0" w:color="auto"/>
            <w:bottom w:val="none" w:sz="0" w:space="0" w:color="auto"/>
            <w:right w:val="none" w:sz="0" w:space="0" w:color="auto"/>
          </w:divBdr>
          <w:divsChild>
            <w:div w:id="8894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8741">
      <w:bodyDiv w:val="1"/>
      <w:marLeft w:val="0"/>
      <w:marRight w:val="0"/>
      <w:marTop w:val="0"/>
      <w:marBottom w:val="0"/>
      <w:divBdr>
        <w:top w:val="none" w:sz="0" w:space="0" w:color="auto"/>
        <w:left w:val="none" w:sz="0" w:space="0" w:color="auto"/>
        <w:bottom w:val="none" w:sz="0" w:space="0" w:color="auto"/>
        <w:right w:val="none" w:sz="0" w:space="0" w:color="auto"/>
      </w:divBdr>
      <w:divsChild>
        <w:div w:id="1986615937">
          <w:marLeft w:val="0"/>
          <w:marRight w:val="0"/>
          <w:marTop w:val="0"/>
          <w:marBottom w:val="0"/>
          <w:divBdr>
            <w:top w:val="none" w:sz="0" w:space="0" w:color="auto"/>
            <w:left w:val="none" w:sz="0" w:space="0" w:color="auto"/>
            <w:bottom w:val="none" w:sz="0" w:space="0" w:color="auto"/>
            <w:right w:val="none" w:sz="0" w:space="0" w:color="auto"/>
          </w:divBdr>
          <w:divsChild>
            <w:div w:id="138845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9458">
      <w:bodyDiv w:val="1"/>
      <w:marLeft w:val="0"/>
      <w:marRight w:val="0"/>
      <w:marTop w:val="0"/>
      <w:marBottom w:val="0"/>
      <w:divBdr>
        <w:top w:val="none" w:sz="0" w:space="0" w:color="auto"/>
        <w:left w:val="none" w:sz="0" w:space="0" w:color="auto"/>
        <w:bottom w:val="none" w:sz="0" w:space="0" w:color="auto"/>
        <w:right w:val="none" w:sz="0" w:space="0" w:color="auto"/>
      </w:divBdr>
      <w:divsChild>
        <w:div w:id="872425936">
          <w:marLeft w:val="0"/>
          <w:marRight w:val="0"/>
          <w:marTop w:val="0"/>
          <w:marBottom w:val="0"/>
          <w:divBdr>
            <w:top w:val="none" w:sz="0" w:space="0" w:color="auto"/>
            <w:left w:val="none" w:sz="0" w:space="0" w:color="auto"/>
            <w:bottom w:val="none" w:sz="0" w:space="0" w:color="auto"/>
            <w:right w:val="none" w:sz="0" w:space="0" w:color="auto"/>
          </w:divBdr>
          <w:divsChild>
            <w:div w:id="9147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408">
      <w:bodyDiv w:val="1"/>
      <w:marLeft w:val="0"/>
      <w:marRight w:val="0"/>
      <w:marTop w:val="0"/>
      <w:marBottom w:val="0"/>
      <w:divBdr>
        <w:top w:val="none" w:sz="0" w:space="0" w:color="auto"/>
        <w:left w:val="none" w:sz="0" w:space="0" w:color="auto"/>
        <w:bottom w:val="none" w:sz="0" w:space="0" w:color="auto"/>
        <w:right w:val="none" w:sz="0" w:space="0" w:color="auto"/>
      </w:divBdr>
    </w:div>
    <w:div w:id="722948290">
      <w:bodyDiv w:val="1"/>
      <w:marLeft w:val="0"/>
      <w:marRight w:val="0"/>
      <w:marTop w:val="0"/>
      <w:marBottom w:val="0"/>
      <w:divBdr>
        <w:top w:val="none" w:sz="0" w:space="0" w:color="auto"/>
        <w:left w:val="none" w:sz="0" w:space="0" w:color="auto"/>
        <w:bottom w:val="none" w:sz="0" w:space="0" w:color="auto"/>
        <w:right w:val="none" w:sz="0" w:space="0" w:color="auto"/>
      </w:divBdr>
      <w:divsChild>
        <w:div w:id="1553728673">
          <w:marLeft w:val="0"/>
          <w:marRight w:val="0"/>
          <w:marTop w:val="0"/>
          <w:marBottom w:val="0"/>
          <w:divBdr>
            <w:top w:val="none" w:sz="0" w:space="0" w:color="auto"/>
            <w:left w:val="none" w:sz="0" w:space="0" w:color="auto"/>
            <w:bottom w:val="none" w:sz="0" w:space="0" w:color="auto"/>
            <w:right w:val="none" w:sz="0" w:space="0" w:color="auto"/>
          </w:divBdr>
          <w:divsChild>
            <w:div w:id="972754855">
              <w:marLeft w:val="0"/>
              <w:marRight w:val="0"/>
              <w:marTop w:val="0"/>
              <w:marBottom w:val="0"/>
              <w:divBdr>
                <w:top w:val="none" w:sz="0" w:space="0" w:color="auto"/>
                <w:left w:val="none" w:sz="0" w:space="0" w:color="auto"/>
                <w:bottom w:val="none" w:sz="0" w:space="0" w:color="auto"/>
                <w:right w:val="none" w:sz="0" w:space="0" w:color="auto"/>
              </w:divBdr>
            </w:div>
            <w:div w:id="31657567">
              <w:marLeft w:val="0"/>
              <w:marRight w:val="0"/>
              <w:marTop w:val="0"/>
              <w:marBottom w:val="0"/>
              <w:divBdr>
                <w:top w:val="none" w:sz="0" w:space="0" w:color="auto"/>
                <w:left w:val="none" w:sz="0" w:space="0" w:color="auto"/>
                <w:bottom w:val="none" w:sz="0" w:space="0" w:color="auto"/>
                <w:right w:val="none" w:sz="0" w:space="0" w:color="auto"/>
              </w:divBdr>
            </w:div>
            <w:div w:id="1328437095">
              <w:marLeft w:val="0"/>
              <w:marRight w:val="0"/>
              <w:marTop w:val="0"/>
              <w:marBottom w:val="0"/>
              <w:divBdr>
                <w:top w:val="none" w:sz="0" w:space="0" w:color="auto"/>
                <w:left w:val="none" w:sz="0" w:space="0" w:color="auto"/>
                <w:bottom w:val="none" w:sz="0" w:space="0" w:color="auto"/>
                <w:right w:val="none" w:sz="0" w:space="0" w:color="auto"/>
              </w:divBdr>
            </w:div>
            <w:div w:id="609820754">
              <w:marLeft w:val="0"/>
              <w:marRight w:val="0"/>
              <w:marTop w:val="0"/>
              <w:marBottom w:val="0"/>
              <w:divBdr>
                <w:top w:val="none" w:sz="0" w:space="0" w:color="auto"/>
                <w:left w:val="none" w:sz="0" w:space="0" w:color="auto"/>
                <w:bottom w:val="none" w:sz="0" w:space="0" w:color="auto"/>
                <w:right w:val="none" w:sz="0" w:space="0" w:color="auto"/>
              </w:divBdr>
            </w:div>
            <w:div w:id="2075229653">
              <w:marLeft w:val="0"/>
              <w:marRight w:val="0"/>
              <w:marTop w:val="0"/>
              <w:marBottom w:val="0"/>
              <w:divBdr>
                <w:top w:val="none" w:sz="0" w:space="0" w:color="auto"/>
                <w:left w:val="none" w:sz="0" w:space="0" w:color="auto"/>
                <w:bottom w:val="none" w:sz="0" w:space="0" w:color="auto"/>
                <w:right w:val="none" w:sz="0" w:space="0" w:color="auto"/>
              </w:divBdr>
            </w:div>
            <w:div w:id="106656643">
              <w:marLeft w:val="0"/>
              <w:marRight w:val="0"/>
              <w:marTop w:val="0"/>
              <w:marBottom w:val="0"/>
              <w:divBdr>
                <w:top w:val="none" w:sz="0" w:space="0" w:color="auto"/>
                <w:left w:val="none" w:sz="0" w:space="0" w:color="auto"/>
                <w:bottom w:val="none" w:sz="0" w:space="0" w:color="auto"/>
                <w:right w:val="none" w:sz="0" w:space="0" w:color="auto"/>
              </w:divBdr>
            </w:div>
            <w:div w:id="5452185">
              <w:marLeft w:val="0"/>
              <w:marRight w:val="0"/>
              <w:marTop w:val="0"/>
              <w:marBottom w:val="0"/>
              <w:divBdr>
                <w:top w:val="none" w:sz="0" w:space="0" w:color="auto"/>
                <w:left w:val="none" w:sz="0" w:space="0" w:color="auto"/>
                <w:bottom w:val="none" w:sz="0" w:space="0" w:color="auto"/>
                <w:right w:val="none" w:sz="0" w:space="0" w:color="auto"/>
              </w:divBdr>
            </w:div>
            <w:div w:id="1360088617">
              <w:marLeft w:val="0"/>
              <w:marRight w:val="0"/>
              <w:marTop w:val="0"/>
              <w:marBottom w:val="0"/>
              <w:divBdr>
                <w:top w:val="none" w:sz="0" w:space="0" w:color="auto"/>
                <w:left w:val="none" w:sz="0" w:space="0" w:color="auto"/>
                <w:bottom w:val="none" w:sz="0" w:space="0" w:color="auto"/>
                <w:right w:val="none" w:sz="0" w:space="0" w:color="auto"/>
              </w:divBdr>
            </w:div>
            <w:div w:id="288440341">
              <w:marLeft w:val="0"/>
              <w:marRight w:val="0"/>
              <w:marTop w:val="0"/>
              <w:marBottom w:val="0"/>
              <w:divBdr>
                <w:top w:val="none" w:sz="0" w:space="0" w:color="auto"/>
                <w:left w:val="none" w:sz="0" w:space="0" w:color="auto"/>
                <w:bottom w:val="none" w:sz="0" w:space="0" w:color="auto"/>
                <w:right w:val="none" w:sz="0" w:space="0" w:color="auto"/>
              </w:divBdr>
            </w:div>
            <w:div w:id="1884750126">
              <w:marLeft w:val="0"/>
              <w:marRight w:val="0"/>
              <w:marTop w:val="0"/>
              <w:marBottom w:val="0"/>
              <w:divBdr>
                <w:top w:val="none" w:sz="0" w:space="0" w:color="auto"/>
                <w:left w:val="none" w:sz="0" w:space="0" w:color="auto"/>
                <w:bottom w:val="none" w:sz="0" w:space="0" w:color="auto"/>
                <w:right w:val="none" w:sz="0" w:space="0" w:color="auto"/>
              </w:divBdr>
            </w:div>
            <w:div w:id="959801927">
              <w:marLeft w:val="0"/>
              <w:marRight w:val="0"/>
              <w:marTop w:val="0"/>
              <w:marBottom w:val="0"/>
              <w:divBdr>
                <w:top w:val="none" w:sz="0" w:space="0" w:color="auto"/>
                <w:left w:val="none" w:sz="0" w:space="0" w:color="auto"/>
                <w:bottom w:val="none" w:sz="0" w:space="0" w:color="auto"/>
                <w:right w:val="none" w:sz="0" w:space="0" w:color="auto"/>
              </w:divBdr>
            </w:div>
            <w:div w:id="1106458163">
              <w:marLeft w:val="0"/>
              <w:marRight w:val="0"/>
              <w:marTop w:val="0"/>
              <w:marBottom w:val="0"/>
              <w:divBdr>
                <w:top w:val="none" w:sz="0" w:space="0" w:color="auto"/>
                <w:left w:val="none" w:sz="0" w:space="0" w:color="auto"/>
                <w:bottom w:val="none" w:sz="0" w:space="0" w:color="auto"/>
                <w:right w:val="none" w:sz="0" w:space="0" w:color="auto"/>
              </w:divBdr>
            </w:div>
            <w:div w:id="1658222152">
              <w:marLeft w:val="0"/>
              <w:marRight w:val="0"/>
              <w:marTop w:val="0"/>
              <w:marBottom w:val="0"/>
              <w:divBdr>
                <w:top w:val="none" w:sz="0" w:space="0" w:color="auto"/>
                <w:left w:val="none" w:sz="0" w:space="0" w:color="auto"/>
                <w:bottom w:val="none" w:sz="0" w:space="0" w:color="auto"/>
                <w:right w:val="none" w:sz="0" w:space="0" w:color="auto"/>
              </w:divBdr>
            </w:div>
            <w:div w:id="1714184756">
              <w:marLeft w:val="0"/>
              <w:marRight w:val="0"/>
              <w:marTop w:val="0"/>
              <w:marBottom w:val="0"/>
              <w:divBdr>
                <w:top w:val="none" w:sz="0" w:space="0" w:color="auto"/>
                <w:left w:val="none" w:sz="0" w:space="0" w:color="auto"/>
                <w:bottom w:val="none" w:sz="0" w:space="0" w:color="auto"/>
                <w:right w:val="none" w:sz="0" w:space="0" w:color="auto"/>
              </w:divBdr>
            </w:div>
            <w:div w:id="70780506">
              <w:marLeft w:val="0"/>
              <w:marRight w:val="0"/>
              <w:marTop w:val="0"/>
              <w:marBottom w:val="0"/>
              <w:divBdr>
                <w:top w:val="none" w:sz="0" w:space="0" w:color="auto"/>
                <w:left w:val="none" w:sz="0" w:space="0" w:color="auto"/>
                <w:bottom w:val="none" w:sz="0" w:space="0" w:color="auto"/>
                <w:right w:val="none" w:sz="0" w:space="0" w:color="auto"/>
              </w:divBdr>
            </w:div>
            <w:div w:id="1118717148">
              <w:marLeft w:val="0"/>
              <w:marRight w:val="0"/>
              <w:marTop w:val="0"/>
              <w:marBottom w:val="0"/>
              <w:divBdr>
                <w:top w:val="none" w:sz="0" w:space="0" w:color="auto"/>
                <w:left w:val="none" w:sz="0" w:space="0" w:color="auto"/>
                <w:bottom w:val="none" w:sz="0" w:space="0" w:color="auto"/>
                <w:right w:val="none" w:sz="0" w:space="0" w:color="auto"/>
              </w:divBdr>
            </w:div>
            <w:div w:id="1259874579">
              <w:marLeft w:val="0"/>
              <w:marRight w:val="0"/>
              <w:marTop w:val="0"/>
              <w:marBottom w:val="0"/>
              <w:divBdr>
                <w:top w:val="none" w:sz="0" w:space="0" w:color="auto"/>
                <w:left w:val="none" w:sz="0" w:space="0" w:color="auto"/>
                <w:bottom w:val="none" w:sz="0" w:space="0" w:color="auto"/>
                <w:right w:val="none" w:sz="0" w:space="0" w:color="auto"/>
              </w:divBdr>
            </w:div>
            <w:div w:id="1408453391">
              <w:marLeft w:val="0"/>
              <w:marRight w:val="0"/>
              <w:marTop w:val="0"/>
              <w:marBottom w:val="0"/>
              <w:divBdr>
                <w:top w:val="none" w:sz="0" w:space="0" w:color="auto"/>
                <w:left w:val="none" w:sz="0" w:space="0" w:color="auto"/>
                <w:bottom w:val="none" w:sz="0" w:space="0" w:color="auto"/>
                <w:right w:val="none" w:sz="0" w:space="0" w:color="auto"/>
              </w:divBdr>
            </w:div>
            <w:div w:id="173806948">
              <w:marLeft w:val="0"/>
              <w:marRight w:val="0"/>
              <w:marTop w:val="0"/>
              <w:marBottom w:val="0"/>
              <w:divBdr>
                <w:top w:val="none" w:sz="0" w:space="0" w:color="auto"/>
                <w:left w:val="none" w:sz="0" w:space="0" w:color="auto"/>
                <w:bottom w:val="none" w:sz="0" w:space="0" w:color="auto"/>
                <w:right w:val="none" w:sz="0" w:space="0" w:color="auto"/>
              </w:divBdr>
            </w:div>
            <w:div w:id="961618743">
              <w:marLeft w:val="0"/>
              <w:marRight w:val="0"/>
              <w:marTop w:val="0"/>
              <w:marBottom w:val="0"/>
              <w:divBdr>
                <w:top w:val="none" w:sz="0" w:space="0" w:color="auto"/>
                <w:left w:val="none" w:sz="0" w:space="0" w:color="auto"/>
                <w:bottom w:val="none" w:sz="0" w:space="0" w:color="auto"/>
                <w:right w:val="none" w:sz="0" w:space="0" w:color="auto"/>
              </w:divBdr>
            </w:div>
            <w:div w:id="334042357">
              <w:marLeft w:val="0"/>
              <w:marRight w:val="0"/>
              <w:marTop w:val="0"/>
              <w:marBottom w:val="0"/>
              <w:divBdr>
                <w:top w:val="none" w:sz="0" w:space="0" w:color="auto"/>
                <w:left w:val="none" w:sz="0" w:space="0" w:color="auto"/>
                <w:bottom w:val="none" w:sz="0" w:space="0" w:color="auto"/>
                <w:right w:val="none" w:sz="0" w:space="0" w:color="auto"/>
              </w:divBdr>
            </w:div>
            <w:div w:id="56707445">
              <w:marLeft w:val="0"/>
              <w:marRight w:val="0"/>
              <w:marTop w:val="0"/>
              <w:marBottom w:val="0"/>
              <w:divBdr>
                <w:top w:val="none" w:sz="0" w:space="0" w:color="auto"/>
                <w:left w:val="none" w:sz="0" w:space="0" w:color="auto"/>
                <w:bottom w:val="none" w:sz="0" w:space="0" w:color="auto"/>
                <w:right w:val="none" w:sz="0" w:space="0" w:color="auto"/>
              </w:divBdr>
            </w:div>
            <w:div w:id="895319981">
              <w:marLeft w:val="0"/>
              <w:marRight w:val="0"/>
              <w:marTop w:val="0"/>
              <w:marBottom w:val="0"/>
              <w:divBdr>
                <w:top w:val="none" w:sz="0" w:space="0" w:color="auto"/>
                <w:left w:val="none" w:sz="0" w:space="0" w:color="auto"/>
                <w:bottom w:val="none" w:sz="0" w:space="0" w:color="auto"/>
                <w:right w:val="none" w:sz="0" w:space="0" w:color="auto"/>
              </w:divBdr>
            </w:div>
            <w:div w:id="1277559567">
              <w:marLeft w:val="0"/>
              <w:marRight w:val="0"/>
              <w:marTop w:val="0"/>
              <w:marBottom w:val="0"/>
              <w:divBdr>
                <w:top w:val="none" w:sz="0" w:space="0" w:color="auto"/>
                <w:left w:val="none" w:sz="0" w:space="0" w:color="auto"/>
                <w:bottom w:val="none" w:sz="0" w:space="0" w:color="auto"/>
                <w:right w:val="none" w:sz="0" w:space="0" w:color="auto"/>
              </w:divBdr>
            </w:div>
            <w:div w:id="16704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1024">
      <w:bodyDiv w:val="1"/>
      <w:marLeft w:val="0"/>
      <w:marRight w:val="0"/>
      <w:marTop w:val="0"/>
      <w:marBottom w:val="0"/>
      <w:divBdr>
        <w:top w:val="none" w:sz="0" w:space="0" w:color="auto"/>
        <w:left w:val="none" w:sz="0" w:space="0" w:color="auto"/>
        <w:bottom w:val="none" w:sz="0" w:space="0" w:color="auto"/>
        <w:right w:val="none" w:sz="0" w:space="0" w:color="auto"/>
      </w:divBdr>
      <w:divsChild>
        <w:div w:id="231430949">
          <w:marLeft w:val="0"/>
          <w:marRight w:val="0"/>
          <w:marTop w:val="0"/>
          <w:marBottom w:val="0"/>
          <w:divBdr>
            <w:top w:val="none" w:sz="0" w:space="0" w:color="auto"/>
            <w:left w:val="none" w:sz="0" w:space="0" w:color="auto"/>
            <w:bottom w:val="none" w:sz="0" w:space="0" w:color="auto"/>
            <w:right w:val="none" w:sz="0" w:space="0" w:color="auto"/>
          </w:divBdr>
          <w:divsChild>
            <w:div w:id="18131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1906">
      <w:bodyDiv w:val="1"/>
      <w:marLeft w:val="0"/>
      <w:marRight w:val="0"/>
      <w:marTop w:val="0"/>
      <w:marBottom w:val="0"/>
      <w:divBdr>
        <w:top w:val="none" w:sz="0" w:space="0" w:color="auto"/>
        <w:left w:val="none" w:sz="0" w:space="0" w:color="auto"/>
        <w:bottom w:val="none" w:sz="0" w:space="0" w:color="auto"/>
        <w:right w:val="none" w:sz="0" w:space="0" w:color="auto"/>
      </w:divBdr>
    </w:div>
    <w:div w:id="776949735">
      <w:bodyDiv w:val="1"/>
      <w:marLeft w:val="0"/>
      <w:marRight w:val="0"/>
      <w:marTop w:val="0"/>
      <w:marBottom w:val="0"/>
      <w:divBdr>
        <w:top w:val="none" w:sz="0" w:space="0" w:color="auto"/>
        <w:left w:val="none" w:sz="0" w:space="0" w:color="auto"/>
        <w:bottom w:val="none" w:sz="0" w:space="0" w:color="auto"/>
        <w:right w:val="none" w:sz="0" w:space="0" w:color="auto"/>
      </w:divBdr>
    </w:div>
    <w:div w:id="853106264">
      <w:bodyDiv w:val="1"/>
      <w:marLeft w:val="0"/>
      <w:marRight w:val="0"/>
      <w:marTop w:val="0"/>
      <w:marBottom w:val="0"/>
      <w:divBdr>
        <w:top w:val="none" w:sz="0" w:space="0" w:color="auto"/>
        <w:left w:val="none" w:sz="0" w:space="0" w:color="auto"/>
        <w:bottom w:val="none" w:sz="0" w:space="0" w:color="auto"/>
        <w:right w:val="none" w:sz="0" w:space="0" w:color="auto"/>
      </w:divBdr>
      <w:divsChild>
        <w:div w:id="1714649004">
          <w:marLeft w:val="0"/>
          <w:marRight w:val="0"/>
          <w:marTop w:val="0"/>
          <w:marBottom w:val="0"/>
          <w:divBdr>
            <w:top w:val="none" w:sz="0" w:space="0" w:color="auto"/>
            <w:left w:val="none" w:sz="0" w:space="0" w:color="auto"/>
            <w:bottom w:val="none" w:sz="0" w:space="0" w:color="auto"/>
            <w:right w:val="none" w:sz="0" w:space="0" w:color="auto"/>
          </w:divBdr>
          <w:divsChild>
            <w:div w:id="710805769">
              <w:marLeft w:val="0"/>
              <w:marRight w:val="0"/>
              <w:marTop w:val="0"/>
              <w:marBottom w:val="0"/>
              <w:divBdr>
                <w:top w:val="none" w:sz="0" w:space="0" w:color="auto"/>
                <w:left w:val="none" w:sz="0" w:space="0" w:color="auto"/>
                <w:bottom w:val="none" w:sz="0" w:space="0" w:color="auto"/>
                <w:right w:val="none" w:sz="0" w:space="0" w:color="auto"/>
              </w:divBdr>
            </w:div>
            <w:div w:id="1004356249">
              <w:marLeft w:val="0"/>
              <w:marRight w:val="0"/>
              <w:marTop w:val="0"/>
              <w:marBottom w:val="0"/>
              <w:divBdr>
                <w:top w:val="none" w:sz="0" w:space="0" w:color="auto"/>
                <w:left w:val="none" w:sz="0" w:space="0" w:color="auto"/>
                <w:bottom w:val="none" w:sz="0" w:space="0" w:color="auto"/>
                <w:right w:val="none" w:sz="0" w:space="0" w:color="auto"/>
              </w:divBdr>
            </w:div>
            <w:div w:id="1318550">
              <w:marLeft w:val="0"/>
              <w:marRight w:val="0"/>
              <w:marTop w:val="0"/>
              <w:marBottom w:val="0"/>
              <w:divBdr>
                <w:top w:val="none" w:sz="0" w:space="0" w:color="auto"/>
                <w:left w:val="none" w:sz="0" w:space="0" w:color="auto"/>
                <w:bottom w:val="none" w:sz="0" w:space="0" w:color="auto"/>
                <w:right w:val="none" w:sz="0" w:space="0" w:color="auto"/>
              </w:divBdr>
            </w:div>
            <w:div w:id="2134866200">
              <w:marLeft w:val="0"/>
              <w:marRight w:val="0"/>
              <w:marTop w:val="0"/>
              <w:marBottom w:val="0"/>
              <w:divBdr>
                <w:top w:val="none" w:sz="0" w:space="0" w:color="auto"/>
                <w:left w:val="none" w:sz="0" w:space="0" w:color="auto"/>
                <w:bottom w:val="none" w:sz="0" w:space="0" w:color="auto"/>
                <w:right w:val="none" w:sz="0" w:space="0" w:color="auto"/>
              </w:divBdr>
            </w:div>
            <w:div w:id="1141654849">
              <w:marLeft w:val="0"/>
              <w:marRight w:val="0"/>
              <w:marTop w:val="0"/>
              <w:marBottom w:val="0"/>
              <w:divBdr>
                <w:top w:val="none" w:sz="0" w:space="0" w:color="auto"/>
                <w:left w:val="none" w:sz="0" w:space="0" w:color="auto"/>
                <w:bottom w:val="none" w:sz="0" w:space="0" w:color="auto"/>
                <w:right w:val="none" w:sz="0" w:space="0" w:color="auto"/>
              </w:divBdr>
            </w:div>
            <w:div w:id="1518694991">
              <w:marLeft w:val="0"/>
              <w:marRight w:val="0"/>
              <w:marTop w:val="0"/>
              <w:marBottom w:val="0"/>
              <w:divBdr>
                <w:top w:val="none" w:sz="0" w:space="0" w:color="auto"/>
                <w:left w:val="none" w:sz="0" w:space="0" w:color="auto"/>
                <w:bottom w:val="none" w:sz="0" w:space="0" w:color="auto"/>
                <w:right w:val="none" w:sz="0" w:space="0" w:color="auto"/>
              </w:divBdr>
            </w:div>
            <w:div w:id="1828744231">
              <w:marLeft w:val="0"/>
              <w:marRight w:val="0"/>
              <w:marTop w:val="0"/>
              <w:marBottom w:val="0"/>
              <w:divBdr>
                <w:top w:val="none" w:sz="0" w:space="0" w:color="auto"/>
                <w:left w:val="none" w:sz="0" w:space="0" w:color="auto"/>
                <w:bottom w:val="none" w:sz="0" w:space="0" w:color="auto"/>
                <w:right w:val="none" w:sz="0" w:space="0" w:color="auto"/>
              </w:divBdr>
            </w:div>
            <w:div w:id="1093697272">
              <w:marLeft w:val="0"/>
              <w:marRight w:val="0"/>
              <w:marTop w:val="0"/>
              <w:marBottom w:val="0"/>
              <w:divBdr>
                <w:top w:val="none" w:sz="0" w:space="0" w:color="auto"/>
                <w:left w:val="none" w:sz="0" w:space="0" w:color="auto"/>
                <w:bottom w:val="none" w:sz="0" w:space="0" w:color="auto"/>
                <w:right w:val="none" w:sz="0" w:space="0" w:color="auto"/>
              </w:divBdr>
            </w:div>
            <w:div w:id="230893962">
              <w:marLeft w:val="0"/>
              <w:marRight w:val="0"/>
              <w:marTop w:val="0"/>
              <w:marBottom w:val="0"/>
              <w:divBdr>
                <w:top w:val="none" w:sz="0" w:space="0" w:color="auto"/>
                <w:left w:val="none" w:sz="0" w:space="0" w:color="auto"/>
                <w:bottom w:val="none" w:sz="0" w:space="0" w:color="auto"/>
                <w:right w:val="none" w:sz="0" w:space="0" w:color="auto"/>
              </w:divBdr>
            </w:div>
            <w:div w:id="795835094">
              <w:marLeft w:val="0"/>
              <w:marRight w:val="0"/>
              <w:marTop w:val="0"/>
              <w:marBottom w:val="0"/>
              <w:divBdr>
                <w:top w:val="none" w:sz="0" w:space="0" w:color="auto"/>
                <w:left w:val="none" w:sz="0" w:space="0" w:color="auto"/>
                <w:bottom w:val="none" w:sz="0" w:space="0" w:color="auto"/>
                <w:right w:val="none" w:sz="0" w:space="0" w:color="auto"/>
              </w:divBdr>
            </w:div>
            <w:div w:id="2132941471">
              <w:marLeft w:val="0"/>
              <w:marRight w:val="0"/>
              <w:marTop w:val="0"/>
              <w:marBottom w:val="0"/>
              <w:divBdr>
                <w:top w:val="none" w:sz="0" w:space="0" w:color="auto"/>
                <w:left w:val="none" w:sz="0" w:space="0" w:color="auto"/>
                <w:bottom w:val="none" w:sz="0" w:space="0" w:color="auto"/>
                <w:right w:val="none" w:sz="0" w:space="0" w:color="auto"/>
              </w:divBdr>
            </w:div>
            <w:div w:id="1467888795">
              <w:marLeft w:val="0"/>
              <w:marRight w:val="0"/>
              <w:marTop w:val="0"/>
              <w:marBottom w:val="0"/>
              <w:divBdr>
                <w:top w:val="none" w:sz="0" w:space="0" w:color="auto"/>
                <w:left w:val="none" w:sz="0" w:space="0" w:color="auto"/>
                <w:bottom w:val="none" w:sz="0" w:space="0" w:color="auto"/>
                <w:right w:val="none" w:sz="0" w:space="0" w:color="auto"/>
              </w:divBdr>
            </w:div>
            <w:div w:id="668098716">
              <w:marLeft w:val="0"/>
              <w:marRight w:val="0"/>
              <w:marTop w:val="0"/>
              <w:marBottom w:val="0"/>
              <w:divBdr>
                <w:top w:val="none" w:sz="0" w:space="0" w:color="auto"/>
                <w:left w:val="none" w:sz="0" w:space="0" w:color="auto"/>
                <w:bottom w:val="none" w:sz="0" w:space="0" w:color="auto"/>
                <w:right w:val="none" w:sz="0" w:space="0" w:color="auto"/>
              </w:divBdr>
            </w:div>
            <w:div w:id="1886326750">
              <w:marLeft w:val="0"/>
              <w:marRight w:val="0"/>
              <w:marTop w:val="0"/>
              <w:marBottom w:val="0"/>
              <w:divBdr>
                <w:top w:val="none" w:sz="0" w:space="0" w:color="auto"/>
                <w:left w:val="none" w:sz="0" w:space="0" w:color="auto"/>
                <w:bottom w:val="none" w:sz="0" w:space="0" w:color="auto"/>
                <w:right w:val="none" w:sz="0" w:space="0" w:color="auto"/>
              </w:divBdr>
            </w:div>
            <w:div w:id="958730050">
              <w:marLeft w:val="0"/>
              <w:marRight w:val="0"/>
              <w:marTop w:val="0"/>
              <w:marBottom w:val="0"/>
              <w:divBdr>
                <w:top w:val="none" w:sz="0" w:space="0" w:color="auto"/>
                <w:left w:val="none" w:sz="0" w:space="0" w:color="auto"/>
                <w:bottom w:val="none" w:sz="0" w:space="0" w:color="auto"/>
                <w:right w:val="none" w:sz="0" w:space="0" w:color="auto"/>
              </w:divBdr>
            </w:div>
            <w:div w:id="1749040864">
              <w:marLeft w:val="0"/>
              <w:marRight w:val="0"/>
              <w:marTop w:val="0"/>
              <w:marBottom w:val="0"/>
              <w:divBdr>
                <w:top w:val="none" w:sz="0" w:space="0" w:color="auto"/>
                <w:left w:val="none" w:sz="0" w:space="0" w:color="auto"/>
                <w:bottom w:val="none" w:sz="0" w:space="0" w:color="auto"/>
                <w:right w:val="none" w:sz="0" w:space="0" w:color="auto"/>
              </w:divBdr>
            </w:div>
            <w:div w:id="1131635338">
              <w:marLeft w:val="0"/>
              <w:marRight w:val="0"/>
              <w:marTop w:val="0"/>
              <w:marBottom w:val="0"/>
              <w:divBdr>
                <w:top w:val="none" w:sz="0" w:space="0" w:color="auto"/>
                <w:left w:val="none" w:sz="0" w:space="0" w:color="auto"/>
                <w:bottom w:val="none" w:sz="0" w:space="0" w:color="auto"/>
                <w:right w:val="none" w:sz="0" w:space="0" w:color="auto"/>
              </w:divBdr>
            </w:div>
            <w:div w:id="1569880872">
              <w:marLeft w:val="0"/>
              <w:marRight w:val="0"/>
              <w:marTop w:val="0"/>
              <w:marBottom w:val="0"/>
              <w:divBdr>
                <w:top w:val="none" w:sz="0" w:space="0" w:color="auto"/>
                <w:left w:val="none" w:sz="0" w:space="0" w:color="auto"/>
                <w:bottom w:val="none" w:sz="0" w:space="0" w:color="auto"/>
                <w:right w:val="none" w:sz="0" w:space="0" w:color="auto"/>
              </w:divBdr>
            </w:div>
            <w:div w:id="1658915741">
              <w:marLeft w:val="0"/>
              <w:marRight w:val="0"/>
              <w:marTop w:val="0"/>
              <w:marBottom w:val="0"/>
              <w:divBdr>
                <w:top w:val="none" w:sz="0" w:space="0" w:color="auto"/>
                <w:left w:val="none" w:sz="0" w:space="0" w:color="auto"/>
                <w:bottom w:val="none" w:sz="0" w:space="0" w:color="auto"/>
                <w:right w:val="none" w:sz="0" w:space="0" w:color="auto"/>
              </w:divBdr>
            </w:div>
            <w:div w:id="443038015">
              <w:marLeft w:val="0"/>
              <w:marRight w:val="0"/>
              <w:marTop w:val="0"/>
              <w:marBottom w:val="0"/>
              <w:divBdr>
                <w:top w:val="none" w:sz="0" w:space="0" w:color="auto"/>
                <w:left w:val="none" w:sz="0" w:space="0" w:color="auto"/>
                <w:bottom w:val="none" w:sz="0" w:space="0" w:color="auto"/>
                <w:right w:val="none" w:sz="0" w:space="0" w:color="auto"/>
              </w:divBdr>
            </w:div>
            <w:div w:id="1206211967">
              <w:marLeft w:val="0"/>
              <w:marRight w:val="0"/>
              <w:marTop w:val="0"/>
              <w:marBottom w:val="0"/>
              <w:divBdr>
                <w:top w:val="none" w:sz="0" w:space="0" w:color="auto"/>
                <w:left w:val="none" w:sz="0" w:space="0" w:color="auto"/>
                <w:bottom w:val="none" w:sz="0" w:space="0" w:color="auto"/>
                <w:right w:val="none" w:sz="0" w:space="0" w:color="auto"/>
              </w:divBdr>
            </w:div>
            <w:div w:id="153302045">
              <w:marLeft w:val="0"/>
              <w:marRight w:val="0"/>
              <w:marTop w:val="0"/>
              <w:marBottom w:val="0"/>
              <w:divBdr>
                <w:top w:val="none" w:sz="0" w:space="0" w:color="auto"/>
                <w:left w:val="none" w:sz="0" w:space="0" w:color="auto"/>
                <w:bottom w:val="none" w:sz="0" w:space="0" w:color="auto"/>
                <w:right w:val="none" w:sz="0" w:space="0" w:color="auto"/>
              </w:divBdr>
            </w:div>
            <w:div w:id="1109930198">
              <w:marLeft w:val="0"/>
              <w:marRight w:val="0"/>
              <w:marTop w:val="0"/>
              <w:marBottom w:val="0"/>
              <w:divBdr>
                <w:top w:val="none" w:sz="0" w:space="0" w:color="auto"/>
                <w:left w:val="none" w:sz="0" w:space="0" w:color="auto"/>
                <w:bottom w:val="none" w:sz="0" w:space="0" w:color="auto"/>
                <w:right w:val="none" w:sz="0" w:space="0" w:color="auto"/>
              </w:divBdr>
            </w:div>
            <w:div w:id="149686328">
              <w:marLeft w:val="0"/>
              <w:marRight w:val="0"/>
              <w:marTop w:val="0"/>
              <w:marBottom w:val="0"/>
              <w:divBdr>
                <w:top w:val="none" w:sz="0" w:space="0" w:color="auto"/>
                <w:left w:val="none" w:sz="0" w:space="0" w:color="auto"/>
                <w:bottom w:val="none" w:sz="0" w:space="0" w:color="auto"/>
                <w:right w:val="none" w:sz="0" w:space="0" w:color="auto"/>
              </w:divBdr>
            </w:div>
            <w:div w:id="1156654531">
              <w:marLeft w:val="0"/>
              <w:marRight w:val="0"/>
              <w:marTop w:val="0"/>
              <w:marBottom w:val="0"/>
              <w:divBdr>
                <w:top w:val="none" w:sz="0" w:space="0" w:color="auto"/>
                <w:left w:val="none" w:sz="0" w:space="0" w:color="auto"/>
                <w:bottom w:val="none" w:sz="0" w:space="0" w:color="auto"/>
                <w:right w:val="none" w:sz="0" w:space="0" w:color="auto"/>
              </w:divBdr>
            </w:div>
            <w:div w:id="1281180936">
              <w:marLeft w:val="0"/>
              <w:marRight w:val="0"/>
              <w:marTop w:val="0"/>
              <w:marBottom w:val="0"/>
              <w:divBdr>
                <w:top w:val="none" w:sz="0" w:space="0" w:color="auto"/>
                <w:left w:val="none" w:sz="0" w:space="0" w:color="auto"/>
                <w:bottom w:val="none" w:sz="0" w:space="0" w:color="auto"/>
                <w:right w:val="none" w:sz="0" w:space="0" w:color="auto"/>
              </w:divBdr>
            </w:div>
            <w:div w:id="1625427011">
              <w:marLeft w:val="0"/>
              <w:marRight w:val="0"/>
              <w:marTop w:val="0"/>
              <w:marBottom w:val="0"/>
              <w:divBdr>
                <w:top w:val="none" w:sz="0" w:space="0" w:color="auto"/>
                <w:left w:val="none" w:sz="0" w:space="0" w:color="auto"/>
                <w:bottom w:val="none" w:sz="0" w:space="0" w:color="auto"/>
                <w:right w:val="none" w:sz="0" w:space="0" w:color="auto"/>
              </w:divBdr>
            </w:div>
            <w:div w:id="2024476641">
              <w:marLeft w:val="0"/>
              <w:marRight w:val="0"/>
              <w:marTop w:val="0"/>
              <w:marBottom w:val="0"/>
              <w:divBdr>
                <w:top w:val="none" w:sz="0" w:space="0" w:color="auto"/>
                <w:left w:val="none" w:sz="0" w:space="0" w:color="auto"/>
                <w:bottom w:val="none" w:sz="0" w:space="0" w:color="auto"/>
                <w:right w:val="none" w:sz="0" w:space="0" w:color="auto"/>
              </w:divBdr>
            </w:div>
            <w:div w:id="626545708">
              <w:marLeft w:val="0"/>
              <w:marRight w:val="0"/>
              <w:marTop w:val="0"/>
              <w:marBottom w:val="0"/>
              <w:divBdr>
                <w:top w:val="none" w:sz="0" w:space="0" w:color="auto"/>
                <w:left w:val="none" w:sz="0" w:space="0" w:color="auto"/>
                <w:bottom w:val="none" w:sz="0" w:space="0" w:color="auto"/>
                <w:right w:val="none" w:sz="0" w:space="0" w:color="auto"/>
              </w:divBdr>
            </w:div>
            <w:div w:id="1176387770">
              <w:marLeft w:val="0"/>
              <w:marRight w:val="0"/>
              <w:marTop w:val="0"/>
              <w:marBottom w:val="0"/>
              <w:divBdr>
                <w:top w:val="none" w:sz="0" w:space="0" w:color="auto"/>
                <w:left w:val="none" w:sz="0" w:space="0" w:color="auto"/>
                <w:bottom w:val="none" w:sz="0" w:space="0" w:color="auto"/>
                <w:right w:val="none" w:sz="0" w:space="0" w:color="auto"/>
              </w:divBdr>
            </w:div>
            <w:div w:id="1299073908">
              <w:marLeft w:val="0"/>
              <w:marRight w:val="0"/>
              <w:marTop w:val="0"/>
              <w:marBottom w:val="0"/>
              <w:divBdr>
                <w:top w:val="none" w:sz="0" w:space="0" w:color="auto"/>
                <w:left w:val="none" w:sz="0" w:space="0" w:color="auto"/>
                <w:bottom w:val="none" w:sz="0" w:space="0" w:color="auto"/>
                <w:right w:val="none" w:sz="0" w:space="0" w:color="auto"/>
              </w:divBdr>
            </w:div>
            <w:div w:id="1345131593">
              <w:marLeft w:val="0"/>
              <w:marRight w:val="0"/>
              <w:marTop w:val="0"/>
              <w:marBottom w:val="0"/>
              <w:divBdr>
                <w:top w:val="none" w:sz="0" w:space="0" w:color="auto"/>
                <w:left w:val="none" w:sz="0" w:space="0" w:color="auto"/>
                <w:bottom w:val="none" w:sz="0" w:space="0" w:color="auto"/>
                <w:right w:val="none" w:sz="0" w:space="0" w:color="auto"/>
              </w:divBdr>
            </w:div>
            <w:div w:id="1007564377">
              <w:marLeft w:val="0"/>
              <w:marRight w:val="0"/>
              <w:marTop w:val="0"/>
              <w:marBottom w:val="0"/>
              <w:divBdr>
                <w:top w:val="none" w:sz="0" w:space="0" w:color="auto"/>
                <w:left w:val="none" w:sz="0" w:space="0" w:color="auto"/>
                <w:bottom w:val="none" w:sz="0" w:space="0" w:color="auto"/>
                <w:right w:val="none" w:sz="0" w:space="0" w:color="auto"/>
              </w:divBdr>
            </w:div>
            <w:div w:id="255792933">
              <w:marLeft w:val="0"/>
              <w:marRight w:val="0"/>
              <w:marTop w:val="0"/>
              <w:marBottom w:val="0"/>
              <w:divBdr>
                <w:top w:val="none" w:sz="0" w:space="0" w:color="auto"/>
                <w:left w:val="none" w:sz="0" w:space="0" w:color="auto"/>
                <w:bottom w:val="none" w:sz="0" w:space="0" w:color="auto"/>
                <w:right w:val="none" w:sz="0" w:space="0" w:color="auto"/>
              </w:divBdr>
            </w:div>
            <w:div w:id="1807971574">
              <w:marLeft w:val="0"/>
              <w:marRight w:val="0"/>
              <w:marTop w:val="0"/>
              <w:marBottom w:val="0"/>
              <w:divBdr>
                <w:top w:val="none" w:sz="0" w:space="0" w:color="auto"/>
                <w:left w:val="none" w:sz="0" w:space="0" w:color="auto"/>
                <w:bottom w:val="none" w:sz="0" w:space="0" w:color="auto"/>
                <w:right w:val="none" w:sz="0" w:space="0" w:color="auto"/>
              </w:divBdr>
            </w:div>
            <w:div w:id="864292603">
              <w:marLeft w:val="0"/>
              <w:marRight w:val="0"/>
              <w:marTop w:val="0"/>
              <w:marBottom w:val="0"/>
              <w:divBdr>
                <w:top w:val="none" w:sz="0" w:space="0" w:color="auto"/>
                <w:left w:val="none" w:sz="0" w:space="0" w:color="auto"/>
                <w:bottom w:val="none" w:sz="0" w:space="0" w:color="auto"/>
                <w:right w:val="none" w:sz="0" w:space="0" w:color="auto"/>
              </w:divBdr>
            </w:div>
            <w:div w:id="758605036">
              <w:marLeft w:val="0"/>
              <w:marRight w:val="0"/>
              <w:marTop w:val="0"/>
              <w:marBottom w:val="0"/>
              <w:divBdr>
                <w:top w:val="none" w:sz="0" w:space="0" w:color="auto"/>
                <w:left w:val="none" w:sz="0" w:space="0" w:color="auto"/>
                <w:bottom w:val="none" w:sz="0" w:space="0" w:color="auto"/>
                <w:right w:val="none" w:sz="0" w:space="0" w:color="auto"/>
              </w:divBdr>
            </w:div>
            <w:div w:id="1472672407">
              <w:marLeft w:val="0"/>
              <w:marRight w:val="0"/>
              <w:marTop w:val="0"/>
              <w:marBottom w:val="0"/>
              <w:divBdr>
                <w:top w:val="none" w:sz="0" w:space="0" w:color="auto"/>
                <w:left w:val="none" w:sz="0" w:space="0" w:color="auto"/>
                <w:bottom w:val="none" w:sz="0" w:space="0" w:color="auto"/>
                <w:right w:val="none" w:sz="0" w:space="0" w:color="auto"/>
              </w:divBdr>
            </w:div>
            <w:div w:id="1475609629">
              <w:marLeft w:val="0"/>
              <w:marRight w:val="0"/>
              <w:marTop w:val="0"/>
              <w:marBottom w:val="0"/>
              <w:divBdr>
                <w:top w:val="none" w:sz="0" w:space="0" w:color="auto"/>
                <w:left w:val="none" w:sz="0" w:space="0" w:color="auto"/>
                <w:bottom w:val="none" w:sz="0" w:space="0" w:color="auto"/>
                <w:right w:val="none" w:sz="0" w:space="0" w:color="auto"/>
              </w:divBdr>
            </w:div>
            <w:div w:id="15639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4185">
      <w:bodyDiv w:val="1"/>
      <w:marLeft w:val="0"/>
      <w:marRight w:val="0"/>
      <w:marTop w:val="0"/>
      <w:marBottom w:val="0"/>
      <w:divBdr>
        <w:top w:val="none" w:sz="0" w:space="0" w:color="auto"/>
        <w:left w:val="none" w:sz="0" w:space="0" w:color="auto"/>
        <w:bottom w:val="none" w:sz="0" w:space="0" w:color="auto"/>
        <w:right w:val="none" w:sz="0" w:space="0" w:color="auto"/>
      </w:divBdr>
      <w:divsChild>
        <w:div w:id="2101364115">
          <w:marLeft w:val="0"/>
          <w:marRight w:val="0"/>
          <w:marTop w:val="0"/>
          <w:marBottom w:val="0"/>
          <w:divBdr>
            <w:top w:val="none" w:sz="0" w:space="0" w:color="auto"/>
            <w:left w:val="none" w:sz="0" w:space="0" w:color="auto"/>
            <w:bottom w:val="none" w:sz="0" w:space="0" w:color="auto"/>
            <w:right w:val="none" w:sz="0" w:space="0" w:color="auto"/>
          </w:divBdr>
          <w:divsChild>
            <w:div w:id="91351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7715">
      <w:bodyDiv w:val="1"/>
      <w:marLeft w:val="0"/>
      <w:marRight w:val="0"/>
      <w:marTop w:val="0"/>
      <w:marBottom w:val="0"/>
      <w:divBdr>
        <w:top w:val="none" w:sz="0" w:space="0" w:color="auto"/>
        <w:left w:val="none" w:sz="0" w:space="0" w:color="auto"/>
        <w:bottom w:val="none" w:sz="0" w:space="0" w:color="auto"/>
        <w:right w:val="none" w:sz="0" w:space="0" w:color="auto"/>
      </w:divBdr>
    </w:div>
    <w:div w:id="887034602">
      <w:bodyDiv w:val="1"/>
      <w:marLeft w:val="0"/>
      <w:marRight w:val="0"/>
      <w:marTop w:val="0"/>
      <w:marBottom w:val="0"/>
      <w:divBdr>
        <w:top w:val="none" w:sz="0" w:space="0" w:color="auto"/>
        <w:left w:val="none" w:sz="0" w:space="0" w:color="auto"/>
        <w:bottom w:val="none" w:sz="0" w:space="0" w:color="auto"/>
        <w:right w:val="none" w:sz="0" w:space="0" w:color="auto"/>
      </w:divBdr>
      <w:divsChild>
        <w:div w:id="952327643">
          <w:marLeft w:val="0"/>
          <w:marRight w:val="0"/>
          <w:marTop w:val="0"/>
          <w:marBottom w:val="0"/>
          <w:divBdr>
            <w:top w:val="none" w:sz="0" w:space="0" w:color="auto"/>
            <w:left w:val="none" w:sz="0" w:space="0" w:color="auto"/>
            <w:bottom w:val="none" w:sz="0" w:space="0" w:color="auto"/>
            <w:right w:val="none" w:sz="0" w:space="0" w:color="auto"/>
          </w:divBdr>
          <w:divsChild>
            <w:div w:id="18788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0673">
      <w:bodyDiv w:val="1"/>
      <w:marLeft w:val="0"/>
      <w:marRight w:val="0"/>
      <w:marTop w:val="0"/>
      <w:marBottom w:val="0"/>
      <w:divBdr>
        <w:top w:val="none" w:sz="0" w:space="0" w:color="auto"/>
        <w:left w:val="none" w:sz="0" w:space="0" w:color="auto"/>
        <w:bottom w:val="none" w:sz="0" w:space="0" w:color="auto"/>
        <w:right w:val="none" w:sz="0" w:space="0" w:color="auto"/>
      </w:divBdr>
      <w:divsChild>
        <w:div w:id="434982966">
          <w:marLeft w:val="0"/>
          <w:marRight w:val="0"/>
          <w:marTop w:val="0"/>
          <w:marBottom w:val="0"/>
          <w:divBdr>
            <w:top w:val="none" w:sz="0" w:space="0" w:color="auto"/>
            <w:left w:val="none" w:sz="0" w:space="0" w:color="auto"/>
            <w:bottom w:val="none" w:sz="0" w:space="0" w:color="auto"/>
            <w:right w:val="none" w:sz="0" w:space="0" w:color="auto"/>
          </w:divBdr>
          <w:divsChild>
            <w:div w:id="5489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66034">
      <w:bodyDiv w:val="1"/>
      <w:marLeft w:val="0"/>
      <w:marRight w:val="0"/>
      <w:marTop w:val="0"/>
      <w:marBottom w:val="0"/>
      <w:divBdr>
        <w:top w:val="none" w:sz="0" w:space="0" w:color="auto"/>
        <w:left w:val="none" w:sz="0" w:space="0" w:color="auto"/>
        <w:bottom w:val="none" w:sz="0" w:space="0" w:color="auto"/>
        <w:right w:val="none" w:sz="0" w:space="0" w:color="auto"/>
      </w:divBdr>
    </w:div>
    <w:div w:id="905920956">
      <w:bodyDiv w:val="1"/>
      <w:marLeft w:val="0"/>
      <w:marRight w:val="0"/>
      <w:marTop w:val="0"/>
      <w:marBottom w:val="0"/>
      <w:divBdr>
        <w:top w:val="none" w:sz="0" w:space="0" w:color="auto"/>
        <w:left w:val="none" w:sz="0" w:space="0" w:color="auto"/>
        <w:bottom w:val="none" w:sz="0" w:space="0" w:color="auto"/>
        <w:right w:val="none" w:sz="0" w:space="0" w:color="auto"/>
      </w:divBdr>
      <w:divsChild>
        <w:div w:id="680815822">
          <w:marLeft w:val="0"/>
          <w:marRight w:val="0"/>
          <w:marTop w:val="0"/>
          <w:marBottom w:val="0"/>
          <w:divBdr>
            <w:top w:val="none" w:sz="0" w:space="0" w:color="auto"/>
            <w:left w:val="none" w:sz="0" w:space="0" w:color="auto"/>
            <w:bottom w:val="none" w:sz="0" w:space="0" w:color="auto"/>
            <w:right w:val="none" w:sz="0" w:space="0" w:color="auto"/>
          </w:divBdr>
          <w:divsChild>
            <w:div w:id="287048704">
              <w:marLeft w:val="0"/>
              <w:marRight w:val="0"/>
              <w:marTop w:val="0"/>
              <w:marBottom w:val="0"/>
              <w:divBdr>
                <w:top w:val="none" w:sz="0" w:space="0" w:color="auto"/>
                <w:left w:val="none" w:sz="0" w:space="0" w:color="auto"/>
                <w:bottom w:val="none" w:sz="0" w:space="0" w:color="auto"/>
                <w:right w:val="none" w:sz="0" w:space="0" w:color="auto"/>
              </w:divBdr>
            </w:div>
            <w:div w:id="2093744580">
              <w:marLeft w:val="0"/>
              <w:marRight w:val="0"/>
              <w:marTop w:val="0"/>
              <w:marBottom w:val="0"/>
              <w:divBdr>
                <w:top w:val="none" w:sz="0" w:space="0" w:color="auto"/>
                <w:left w:val="none" w:sz="0" w:space="0" w:color="auto"/>
                <w:bottom w:val="none" w:sz="0" w:space="0" w:color="auto"/>
                <w:right w:val="none" w:sz="0" w:space="0" w:color="auto"/>
              </w:divBdr>
            </w:div>
            <w:div w:id="1253011285">
              <w:marLeft w:val="0"/>
              <w:marRight w:val="0"/>
              <w:marTop w:val="0"/>
              <w:marBottom w:val="0"/>
              <w:divBdr>
                <w:top w:val="none" w:sz="0" w:space="0" w:color="auto"/>
                <w:left w:val="none" w:sz="0" w:space="0" w:color="auto"/>
                <w:bottom w:val="none" w:sz="0" w:space="0" w:color="auto"/>
                <w:right w:val="none" w:sz="0" w:space="0" w:color="auto"/>
              </w:divBdr>
            </w:div>
            <w:div w:id="1244338872">
              <w:marLeft w:val="0"/>
              <w:marRight w:val="0"/>
              <w:marTop w:val="0"/>
              <w:marBottom w:val="0"/>
              <w:divBdr>
                <w:top w:val="none" w:sz="0" w:space="0" w:color="auto"/>
                <w:left w:val="none" w:sz="0" w:space="0" w:color="auto"/>
                <w:bottom w:val="none" w:sz="0" w:space="0" w:color="auto"/>
                <w:right w:val="none" w:sz="0" w:space="0" w:color="auto"/>
              </w:divBdr>
            </w:div>
            <w:div w:id="355932051">
              <w:marLeft w:val="0"/>
              <w:marRight w:val="0"/>
              <w:marTop w:val="0"/>
              <w:marBottom w:val="0"/>
              <w:divBdr>
                <w:top w:val="none" w:sz="0" w:space="0" w:color="auto"/>
                <w:left w:val="none" w:sz="0" w:space="0" w:color="auto"/>
                <w:bottom w:val="none" w:sz="0" w:space="0" w:color="auto"/>
                <w:right w:val="none" w:sz="0" w:space="0" w:color="auto"/>
              </w:divBdr>
            </w:div>
            <w:div w:id="1963069614">
              <w:marLeft w:val="0"/>
              <w:marRight w:val="0"/>
              <w:marTop w:val="0"/>
              <w:marBottom w:val="0"/>
              <w:divBdr>
                <w:top w:val="none" w:sz="0" w:space="0" w:color="auto"/>
                <w:left w:val="none" w:sz="0" w:space="0" w:color="auto"/>
                <w:bottom w:val="none" w:sz="0" w:space="0" w:color="auto"/>
                <w:right w:val="none" w:sz="0" w:space="0" w:color="auto"/>
              </w:divBdr>
            </w:div>
            <w:div w:id="1986007710">
              <w:marLeft w:val="0"/>
              <w:marRight w:val="0"/>
              <w:marTop w:val="0"/>
              <w:marBottom w:val="0"/>
              <w:divBdr>
                <w:top w:val="none" w:sz="0" w:space="0" w:color="auto"/>
                <w:left w:val="none" w:sz="0" w:space="0" w:color="auto"/>
                <w:bottom w:val="none" w:sz="0" w:space="0" w:color="auto"/>
                <w:right w:val="none" w:sz="0" w:space="0" w:color="auto"/>
              </w:divBdr>
            </w:div>
            <w:div w:id="1342581655">
              <w:marLeft w:val="0"/>
              <w:marRight w:val="0"/>
              <w:marTop w:val="0"/>
              <w:marBottom w:val="0"/>
              <w:divBdr>
                <w:top w:val="none" w:sz="0" w:space="0" w:color="auto"/>
                <w:left w:val="none" w:sz="0" w:space="0" w:color="auto"/>
                <w:bottom w:val="none" w:sz="0" w:space="0" w:color="auto"/>
                <w:right w:val="none" w:sz="0" w:space="0" w:color="auto"/>
              </w:divBdr>
            </w:div>
            <w:div w:id="1377121685">
              <w:marLeft w:val="0"/>
              <w:marRight w:val="0"/>
              <w:marTop w:val="0"/>
              <w:marBottom w:val="0"/>
              <w:divBdr>
                <w:top w:val="none" w:sz="0" w:space="0" w:color="auto"/>
                <w:left w:val="none" w:sz="0" w:space="0" w:color="auto"/>
                <w:bottom w:val="none" w:sz="0" w:space="0" w:color="auto"/>
                <w:right w:val="none" w:sz="0" w:space="0" w:color="auto"/>
              </w:divBdr>
            </w:div>
            <w:div w:id="780031882">
              <w:marLeft w:val="0"/>
              <w:marRight w:val="0"/>
              <w:marTop w:val="0"/>
              <w:marBottom w:val="0"/>
              <w:divBdr>
                <w:top w:val="none" w:sz="0" w:space="0" w:color="auto"/>
                <w:left w:val="none" w:sz="0" w:space="0" w:color="auto"/>
                <w:bottom w:val="none" w:sz="0" w:space="0" w:color="auto"/>
                <w:right w:val="none" w:sz="0" w:space="0" w:color="auto"/>
              </w:divBdr>
            </w:div>
            <w:div w:id="2061053646">
              <w:marLeft w:val="0"/>
              <w:marRight w:val="0"/>
              <w:marTop w:val="0"/>
              <w:marBottom w:val="0"/>
              <w:divBdr>
                <w:top w:val="none" w:sz="0" w:space="0" w:color="auto"/>
                <w:left w:val="none" w:sz="0" w:space="0" w:color="auto"/>
                <w:bottom w:val="none" w:sz="0" w:space="0" w:color="auto"/>
                <w:right w:val="none" w:sz="0" w:space="0" w:color="auto"/>
              </w:divBdr>
            </w:div>
            <w:div w:id="415439729">
              <w:marLeft w:val="0"/>
              <w:marRight w:val="0"/>
              <w:marTop w:val="0"/>
              <w:marBottom w:val="0"/>
              <w:divBdr>
                <w:top w:val="none" w:sz="0" w:space="0" w:color="auto"/>
                <w:left w:val="none" w:sz="0" w:space="0" w:color="auto"/>
                <w:bottom w:val="none" w:sz="0" w:space="0" w:color="auto"/>
                <w:right w:val="none" w:sz="0" w:space="0" w:color="auto"/>
              </w:divBdr>
            </w:div>
            <w:div w:id="1047948455">
              <w:marLeft w:val="0"/>
              <w:marRight w:val="0"/>
              <w:marTop w:val="0"/>
              <w:marBottom w:val="0"/>
              <w:divBdr>
                <w:top w:val="none" w:sz="0" w:space="0" w:color="auto"/>
                <w:left w:val="none" w:sz="0" w:space="0" w:color="auto"/>
                <w:bottom w:val="none" w:sz="0" w:space="0" w:color="auto"/>
                <w:right w:val="none" w:sz="0" w:space="0" w:color="auto"/>
              </w:divBdr>
            </w:div>
            <w:div w:id="1480999623">
              <w:marLeft w:val="0"/>
              <w:marRight w:val="0"/>
              <w:marTop w:val="0"/>
              <w:marBottom w:val="0"/>
              <w:divBdr>
                <w:top w:val="none" w:sz="0" w:space="0" w:color="auto"/>
                <w:left w:val="none" w:sz="0" w:space="0" w:color="auto"/>
                <w:bottom w:val="none" w:sz="0" w:space="0" w:color="auto"/>
                <w:right w:val="none" w:sz="0" w:space="0" w:color="auto"/>
              </w:divBdr>
            </w:div>
            <w:div w:id="1983269706">
              <w:marLeft w:val="0"/>
              <w:marRight w:val="0"/>
              <w:marTop w:val="0"/>
              <w:marBottom w:val="0"/>
              <w:divBdr>
                <w:top w:val="none" w:sz="0" w:space="0" w:color="auto"/>
                <w:left w:val="none" w:sz="0" w:space="0" w:color="auto"/>
                <w:bottom w:val="none" w:sz="0" w:space="0" w:color="auto"/>
                <w:right w:val="none" w:sz="0" w:space="0" w:color="auto"/>
              </w:divBdr>
            </w:div>
            <w:div w:id="1870407234">
              <w:marLeft w:val="0"/>
              <w:marRight w:val="0"/>
              <w:marTop w:val="0"/>
              <w:marBottom w:val="0"/>
              <w:divBdr>
                <w:top w:val="none" w:sz="0" w:space="0" w:color="auto"/>
                <w:left w:val="none" w:sz="0" w:space="0" w:color="auto"/>
                <w:bottom w:val="none" w:sz="0" w:space="0" w:color="auto"/>
                <w:right w:val="none" w:sz="0" w:space="0" w:color="auto"/>
              </w:divBdr>
            </w:div>
            <w:div w:id="1372878541">
              <w:marLeft w:val="0"/>
              <w:marRight w:val="0"/>
              <w:marTop w:val="0"/>
              <w:marBottom w:val="0"/>
              <w:divBdr>
                <w:top w:val="none" w:sz="0" w:space="0" w:color="auto"/>
                <w:left w:val="none" w:sz="0" w:space="0" w:color="auto"/>
                <w:bottom w:val="none" w:sz="0" w:space="0" w:color="auto"/>
                <w:right w:val="none" w:sz="0" w:space="0" w:color="auto"/>
              </w:divBdr>
            </w:div>
            <w:div w:id="822433514">
              <w:marLeft w:val="0"/>
              <w:marRight w:val="0"/>
              <w:marTop w:val="0"/>
              <w:marBottom w:val="0"/>
              <w:divBdr>
                <w:top w:val="none" w:sz="0" w:space="0" w:color="auto"/>
                <w:left w:val="none" w:sz="0" w:space="0" w:color="auto"/>
                <w:bottom w:val="none" w:sz="0" w:space="0" w:color="auto"/>
                <w:right w:val="none" w:sz="0" w:space="0" w:color="auto"/>
              </w:divBdr>
            </w:div>
            <w:div w:id="2036617437">
              <w:marLeft w:val="0"/>
              <w:marRight w:val="0"/>
              <w:marTop w:val="0"/>
              <w:marBottom w:val="0"/>
              <w:divBdr>
                <w:top w:val="none" w:sz="0" w:space="0" w:color="auto"/>
                <w:left w:val="none" w:sz="0" w:space="0" w:color="auto"/>
                <w:bottom w:val="none" w:sz="0" w:space="0" w:color="auto"/>
                <w:right w:val="none" w:sz="0" w:space="0" w:color="auto"/>
              </w:divBdr>
            </w:div>
            <w:div w:id="1471708001">
              <w:marLeft w:val="0"/>
              <w:marRight w:val="0"/>
              <w:marTop w:val="0"/>
              <w:marBottom w:val="0"/>
              <w:divBdr>
                <w:top w:val="none" w:sz="0" w:space="0" w:color="auto"/>
                <w:left w:val="none" w:sz="0" w:space="0" w:color="auto"/>
                <w:bottom w:val="none" w:sz="0" w:space="0" w:color="auto"/>
                <w:right w:val="none" w:sz="0" w:space="0" w:color="auto"/>
              </w:divBdr>
            </w:div>
            <w:div w:id="1543247654">
              <w:marLeft w:val="0"/>
              <w:marRight w:val="0"/>
              <w:marTop w:val="0"/>
              <w:marBottom w:val="0"/>
              <w:divBdr>
                <w:top w:val="none" w:sz="0" w:space="0" w:color="auto"/>
                <w:left w:val="none" w:sz="0" w:space="0" w:color="auto"/>
                <w:bottom w:val="none" w:sz="0" w:space="0" w:color="auto"/>
                <w:right w:val="none" w:sz="0" w:space="0" w:color="auto"/>
              </w:divBdr>
            </w:div>
            <w:div w:id="300693137">
              <w:marLeft w:val="0"/>
              <w:marRight w:val="0"/>
              <w:marTop w:val="0"/>
              <w:marBottom w:val="0"/>
              <w:divBdr>
                <w:top w:val="none" w:sz="0" w:space="0" w:color="auto"/>
                <w:left w:val="none" w:sz="0" w:space="0" w:color="auto"/>
                <w:bottom w:val="none" w:sz="0" w:space="0" w:color="auto"/>
                <w:right w:val="none" w:sz="0" w:space="0" w:color="auto"/>
              </w:divBdr>
            </w:div>
            <w:div w:id="2067991044">
              <w:marLeft w:val="0"/>
              <w:marRight w:val="0"/>
              <w:marTop w:val="0"/>
              <w:marBottom w:val="0"/>
              <w:divBdr>
                <w:top w:val="none" w:sz="0" w:space="0" w:color="auto"/>
                <w:left w:val="none" w:sz="0" w:space="0" w:color="auto"/>
                <w:bottom w:val="none" w:sz="0" w:space="0" w:color="auto"/>
                <w:right w:val="none" w:sz="0" w:space="0" w:color="auto"/>
              </w:divBdr>
            </w:div>
            <w:div w:id="1052462120">
              <w:marLeft w:val="0"/>
              <w:marRight w:val="0"/>
              <w:marTop w:val="0"/>
              <w:marBottom w:val="0"/>
              <w:divBdr>
                <w:top w:val="none" w:sz="0" w:space="0" w:color="auto"/>
                <w:left w:val="none" w:sz="0" w:space="0" w:color="auto"/>
                <w:bottom w:val="none" w:sz="0" w:space="0" w:color="auto"/>
                <w:right w:val="none" w:sz="0" w:space="0" w:color="auto"/>
              </w:divBdr>
            </w:div>
            <w:div w:id="640230747">
              <w:marLeft w:val="0"/>
              <w:marRight w:val="0"/>
              <w:marTop w:val="0"/>
              <w:marBottom w:val="0"/>
              <w:divBdr>
                <w:top w:val="none" w:sz="0" w:space="0" w:color="auto"/>
                <w:left w:val="none" w:sz="0" w:space="0" w:color="auto"/>
                <w:bottom w:val="none" w:sz="0" w:space="0" w:color="auto"/>
                <w:right w:val="none" w:sz="0" w:space="0" w:color="auto"/>
              </w:divBdr>
            </w:div>
            <w:div w:id="654647597">
              <w:marLeft w:val="0"/>
              <w:marRight w:val="0"/>
              <w:marTop w:val="0"/>
              <w:marBottom w:val="0"/>
              <w:divBdr>
                <w:top w:val="none" w:sz="0" w:space="0" w:color="auto"/>
                <w:left w:val="none" w:sz="0" w:space="0" w:color="auto"/>
                <w:bottom w:val="none" w:sz="0" w:space="0" w:color="auto"/>
                <w:right w:val="none" w:sz="0" w:space="0" w:color="auto"/>
              </w:divBdr>
            </w:div>
            <w:div w:id="1237474717">
              <w:marLeft w:val="0"/>
              <w:marRight w:val="0"/>
              <w:marTop w:val="0"/>
              <w:marBottom w:val="0"/>
              <w:divBdr>
                <w:top w:val="none" w:sz="0" w:space="0" w:color="auto"/>
                <w:left w:val="none" w:sz="0" w:space="0" w:color="auto"/>
                <w:bottom w:val="none" w:sz="0" w:space="0" w:color="auto"/>
                <w:right w:val="none" w:sz="0" w:space="0" w:color="auto"/>
              </w:divBdr>
            </w:div>
            <w:div w:id="2115243167">
              <w:marLeft w:val="0"/>
              <w:marRight w:val="0"/>
              <w:marTop w:val="0"/>
              <w:marBottom w:val="0"/>
              <w:divBdr>
                <w:top w:val="none" w:sz="0" w:space="0" w:color="auto"/>
                <w:left w:val="none" w:sz="0" w:space="0" w:color="auto"/>
                <w:bottom w:val="none" w:sz="0" w:space="0" w:color="auto"/>
                <w:right w:val="none" w:sz="0" w:space="0" w:color="auto"/>
              </w:divBdr>
            </w:div>
            <w:div w:id="1306814841">
              <w:marLeft w:val="0"/>
              <w:marRight w:val="0"/>
              <w:marTop w:val="0"/>
              <w:marBottom w:val="0"/>
              <w:divBdr>
                <w:top w:val="none" w:sz="0" w:space="0" w:color="auto"/>
                <w:left w:val="none" w:sz="0" w:space="0" w:color="auto"/>
                <w:bottom w:val="none" w:sz="0" w:space="0" w:color="auto"/>
                <w:right w:val="none" w:sz="0" w:space="0" w:color="auto"/>
              </w:divBdr>
            </w:div>
            <w:div w:id="2038198035">
              <w:marLeft w:val="0"/>
              <w:marRight w:val="0"/>
              <w:marTop w:val="0"/>
              <w:marBottom w:val="0"/>
              <w:divBdr>
                <w:top w:val="none" w:sz="0" w:space="0" w:color="auto"/>
                <w:left w:val="none" w:sz="0" w:space="0" w:color="auto"/>
                <w:bottom w:val="none" w:sz="0" w:space="0" w:color="auto"/>
                <w:right w:val="none" w:sz="0" w:space="0" w:color="auto"/>
              </w:divBdr>
            </w:div>
            <w:div w:id="1706909709">
              <w:marLeft w:val="0"/>
              <w:marRight w:val="0"/>
              <w:marTop w:val="0"/>
              <w:marBottom w:val="0"/>
              <w:divBdr>
                <w:top w:val="none" w:sz="0" w:space="0" w:color="auto"/>
                <w:left w:val="none" w:sz="0" w:space="0" w:color="auto"/>
                <w:bottom w:val="none" w:sz="0" w:space="0" w:color="auto"/>
                <w:right w:val="none" w:sz="0" w:space="0" w:color="auto"/>
              </w:divBdr>
            </w:div>
            <w:div w:id="83116072">
              <w:marLeft w:val="0"/>
              <w:marRight w:val="0"/>
              <w:marTop w:val="0"/>
              <w:marBottom w:val="0"/>
              <w:divBdr>
                <w:top w:val="none" w:sz="0" w:space="0" w:color="auto"/>
                <w:left w:val="none" w:sz="0" w:space="0" w:color="auto"/>
                <w:bottom w:val="none" w:sz="0" w:space="0" w:color="auto"/>
                <w:right w:val="none" w:sz="0" w:space="0" w:color="auto"/>
              </w:divBdr>
            </w:div>
            <w:div w:id="1323389665">
              <w:marLeft w:val="0"/>
              <w:marRight w:val="0"/>
              <w:marTop w:val="0"/>
              <w:marBottom w:val="0"/>
              <w:divBdr>
                <w:top w:val="none" w:sz="0" w:space="0" w:color="auto"/>
                <w:left w:val="none" w:sz="0" w:space="0" w:color="auto"/>
                <w:bottom w:val="none" w:sz="0" w:space="0" w:color="auto"/>
                <w:right w:val="none" w:sz="0" w:space="0" w:color="auto"/>
              </w:divBdr>
            </w:div>
            <w:div w:id="689798493">
              <w:marLeft w:val="0"/>
              <w:marRight w:val="0"/>
              <w:marTop w:val="0"/>
              <w:marBottom w:val="0"/>
              <w:divBdr>
                <w:top w:val="none" w:sz="0" w:space="0" w:color="auto"/>
                <w:left w:val="none" w:sz="0" w:space="0" w:color="auto"/>
                <w:bottom w:val="none" w:sz="0" w:space="0" w:color="auto"/>
                <w:right w:val="none" w:sz="0" w:space="0" w:color="auto"/>
              </w:divBdr>
            </w:div>
            <w:div w:id="161434685">
              <w:marLeft w:val="0"/>
              <w:marRight w:val="0"/>
              <w:marTop w:val="0"/>
              <w:marBottom w:val="0"/>
              <w:divBdr>
                <w:top w:val="none" w:sz="0" w:space="0" w:color="auto"/>
                <w:left w:val="none" w:sz="0" w:space="0" w:color="auto"/>
                <w:bottom w:val="none" w:sz="0" w:space="0" w:color="auto"/>
                <w:right w:val="none" w:sz="0" w:space="0" w:color="auto"/>
              </w:divBdr>
            </w:div>
            <w:div w:id="1860386535">
              <w:marLeft w:val="0"/>
              <w:marRight w:val="0"/>
              <w:marTop w:val="0"/>
              <w:marBottom w:val="0"/>
              <w:divBdr>
                <w:top w:val="none" w:sz="0" w:space="0" w:color="auto"/>
                <w:left w:val="none" w:sz="0" w:space="0" w:color="auto"/>
                <w:bottom w:val="none" w:sz="0" w:space="0" w:color="auto"/>
                <w:right w:val="none" w:sz="0" w:space="0" w:color="auto"/>
              </w:divBdr>
            </w:div>
            <w:div w:id="758722142">
              <w:marLeft w:val="0"/>
              <w:marRight w:val="0"/>
              <w:marTop w:val="0"/>
              <w:marBottom w:val="0"/>
              <w:divBdr>
                <w:top w:val="none" w:sz="0" w:space="0" w:color="auto"/>
                <w:left w:val="none" w:sz="0" w:space="0" w:color="auto"/>
                <w:bottom w:val="none" w:sz="0" w:space="0" w:color="auto"/>
                <w:right w:val="none" w:sz="0" w:space="0" w:color="auto"/>
              </w:divBdr>
            </w:div>
            <w:div w:id="1678341714">
              <w:marLeft w:val="0"/>
              <w:marRight w:val="0"/>
              <w:marTop w:val="0"/>
              <w:marBottom w:val="0"/>
              <w:divBdr>
                <w:top w:val="none" w:sz="0" w:space="0" w:color="auto"/>
                <w:left w:val="none" w:sz="0" w:space="0" w:color="auto"/>
                <w:bottom w:val="none" w:sz="0" w:space="0" w:color="auto"/>
                <w:right w:val="none" w:sz="0" w:space="0" w:color="auto"/>
              </w:divBdr>
            </w:div>
            <w:div w:id="1507163464">
              <w:marLeft w:val="0"/>
              <w:marRight w:val="0"/>
              <w:marTop w:val="0"/>
              <w:marBottom w:val="0"/>
              <w:divBdr>
                <w:top w:val="none" w:sz="0" w:space="0" w:color="auto"/>
                <w:left w:val="none" w:sz="0" w:space="0" w:color="auto"/>
                <w:bottom w:val="none" w:sz="0" w:space="0" w:color="auto"/>
                <w:right w:val="none" w:sz="0" w:space="0" w:color="auto"/>
              </w:divBdr>
            </w:div>
            <w:div w:id="1718582564">
              <w:marLeft w:val="0"/>
              <w:marRight w:val="0"/>
              <w:marTop w:val="0"/>
              <w:marBottom w:val="0"/>
              <w:divBdr>
                <w:top w:val="none" w:sz="0" w:space="0" w:color="auto"/>
                <w:left w:val="none" w:sz="0" w:space="0" w:color="auto"/>
                <w:bottom w:val="none" w:sz="0" w:space="0" w:color="auto"/>
                <w:right w:val="none" w:sz="0" w:space="0" w:color="auto"/>
              </w:divBdr>
            </w:div>
            <w:div w:id="19088457">
              <w:marLeft w:val="0"/>
              <w:marRight w:val="0"/>
              <w:marTop w:val="0"/>
              <w:marBottom w:val="0"/>
              <w:divBdr>
                <w:top w:val="none" w:sz="0" w:space="0" w:color="auto"/>
                <w:left w:val="none" w:sz="0" w:space="0" w:color="auto"/>
                <w:bottom w:val="none" w:sz="0" w:space="0" w:color="auto"/>
                <w:right w:val="none" w:sz="0" w:space="0" w:color="auto"/>
              </w:divBdr>
            </w:div>
            <w:div w:id="849641456">
              <w:marLeft w:val="0"/>
              <w:marRight w:val="0"/>
              <w:marTop w:val="0"/>
              <w:marBottom w:val="0"/>
              <w:divBdr>
                <w:top w:val="none" w:sz="0" w:space="0" w:color="auto"/>
                <w:left w:val="none" w:sz="0" w:space="0" w:color="auto"/>
                <w:bottom w:val="none" w:sz="0" w:space="0" w:color="auto"/>
                <w:right w:val="none" w:sz="0" w:space="0" w:color="auto"/>
              </w:divBdr>
            </w:div>
            <w:div w:id="930893666">
              <w:marLeft w:val="0"/>
              <w:marRight w:val="0"/>
              <w:marTop w:val="0"/>
              <w:marBottom w:val="0"/>
              <w:divBdr>
                <w:top w:val="none" w:sz="0" w:space="0" w:color="auto"/>
                <w:left w:val="none" w:sz="0" w:space="0" w:color="auto"/>
                <w:bottom w:val="none" w:sz="0" w:space="0" w:color="auto"/>
                <w:right w:val="none" w:sz="0" w:space="0" w:color="auto"/>
              </w:divBdr>
            </w:div>
            <w:div w:id="1968655033">
              <w:marLeft w:val="0"/>
              <w:marRight w:val="0"/>
              <w:marTop w:val="0"/>
              <w:marBottom w:val="0"/>
              <w:divBdr>
                <w:top w:val="none" w:sz="0" w:space="0" w:color="auto"/>
                <w:left w:val="none" w:sz="0" w:space="0" w:color="auto"/>
                <w:bottom w:val="none" w:sz="0" w:space="0" w:color="auto"/>
                <w:right w:val="none" w:sz="0" w:space="0" w:color="auto"/>
              </w:divBdr>
            </w:div>
            <w:div w:id="106359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65571">
      <w:bodyDiv w:val="1"/>
      <w:marLeft w:val="0"/>
      <w:marRight w:val="0"/>
      <w:marTop w:val="0"/>
      <w:marBottom w:val="0"/>
      <w:divBdr>
        <w:top w:val="none" w:sz="0" w:space="0" w:color="auto"/>
        <w:left w:val="none" w:sz="0" w:space="0" w:color="auto"/>
        <w:bottom w:val="none" w:sz="0" w:space="0" w:color="auto"/>
        <w:right w:val="none" w:sz="0" w:space="0" w:color="auto"/>
      </w:divBdr>
      <w:divsChild>
        <w:div w:id="144979576">
          <w:marLeft w:val="0"/>
          <w:marRight w:val="0"/>
          <w:marTop w:val="0"/>
          <w:marBottom w:val="0"/>
          <w:divBdr>
            <w:top w:val="none" w:sz="0" w:space="0" w:color="auto"/>
            <w:left w:val="none" w:sz="0" w:space="0" w:color="auto"/>
            <w:bottom w:val="none" w:sz="0" w:space="0" w:color="auto"/>
            <w:right w:val="none" w:sz="0" w:space="0" w:color="auto"/>
          </w:divBdr>
          <w:divsChild>
            <w:div w:id="2143839388">
              <w:marLeft w:val="0"/>
              <w:marRight w:val="0"/>
              <w:marTop w:val="0"/>
              <w:marBottom w:val="0"/>
              <w:divBdr>
                <w:top w:val="none" w:sz="0" w:space="0" w:color="auto"/>
                <w:left w:val="none" w:sz="0" w:space="0" w:color="auto"/>
                <w:bottom w:val="none" w:sz="0" w:space="0" w:color="auto"/>
                <w:right w:val="none" w:sz="0" w:space="0" w:color="auto"/>
              </w:divBdr>
            </w:div>
            <w:div w:id="1478376136">
              <w:marLeft w:val="0"/>
              <w:marRight w:val="0"/>
              <w:marTop w:val="0"/>
              <w:marBottom w:val="0"/>
              <w:divBdr>
                <w:top w:val="none" w:sz="0" w:space="0" w:color="auto"/>
                <w:left w:val="none" w:sz="0" w:space="0" w:color="auto"/>
                <w:bottom w:val="none" w:sz="0" w:space="0" w:color="auto"/>
                <w:right w:val="none" w:sz="0" w:space="0" w:color="auto"/>
              </w:divBdr>
            </w:div>
            <w:div w:id="704598565">
              <w:marLeft w:val="0"/>
              <w:marRight w:val="0"/>
              <w:marTop w:val="0"/>
              <w:marBottom w:val="0"/>
              <w:divBdr>
                <w:top w:val="none" w:sz="0" w:space="0" w:color="auto"/>
                <w:left w:val="none" w:sz="0" w:space="0" w:color="auto"/>
                <w:bottom w:val="none" w:sz="0" w:space="0" w:color="auto"/>
                <w:right w:val="none" w:sz="0" w:space="0" w:color="auto"/>
              </w:divBdr>
            </w:div>
            <w:div w:id="51736540">
              <w:marLeft w:val="0"/>
              <w:marRight w:val="0"/>
              <w:marTop w:val="0"/>
              <w:marBottom w:val="0"/>
              <w:divBdr>
                <w:top w:val="none" w:sz="0" w:space="0" w:color="auto"/>
                <w:left w:val="none" w:sz="0" w:space="0" w:color="auto"/>
                <w:bottom w:val="none" w:sz="0" w:space="0" w:color="auto"/>
                <w:right w:val="none" w:sz="0" w:space="0" w:color="auto"/>
              </w:divBdr>
            </w:div>
            <w:div w:id="2041082973">
              <w:marLeft w:val="0"/>
              <w:marRight w:val="0"/>
              <w:marTop w:val="0"/>
              <w:marBottom w:val="0"/>
              <w:divBdr>
                <w:top w:val="none" w:sz="0" w:space="0" w:color="auto"/>
                <w:left w:val="none" w:sz="0" w:space="0" w:color="auto"/>
                <w:bottom w:val="none" w:sz="0" w:space="0" w:color="auto"/>
                <w:right w:val="none" w:sz="0" w:space="0" w:color="auto"/>
              </w:divBdr>
            </w:div>
            <w:div w:id="1220244882">
              <w:marLeft w:val="0"/>
              <w:marRight w:val="0"/>
              <w:marTop w:val="0"/>
              <w:marBottom w:val="0"/>
              <w:divBdr>
                <w:top w:val="none" w:sz="0" w:space="0" w:color="auto"/>
                <w:left w:val="none" w:sz="0" w:space="0" w:color="auto"/>
                <w:bottom w:val="none" w:sz="0" w:space="0" w:color="auto"/>
                <w:right w:val="none" w:sz="0" w:space="0" w:color="auto"/>
              </w:divBdr>
            </w:div>
            <w:div w:id="262803978">
              <w:marLeft w:val="0"/>
              <w:marRight w:val="0"/>
              <w:marTop w:val="0"/>
              <w:marBottom w:val="0"/>
              <w:divBdr>
                <w:top w:val="none" w:sz="0" w:space="0" w:color="auto"/>
                <w:left w:val="none" w:sz="0" w:space="0" w:color="auto"/>
                <w:bottom w:val="none" w:sz="0" w:space="0" w:color="auto"/>
                <w:right w:val="none" w:sz="0" w:space="0" w:color="auto"/>
              </w:divBdr>
            </w:div>
            <w:div w:id="403375245">
              <w:marLeft w:val="0"/>
              <w:marRight w:val="0"/>
              <w:marTop w:val="0"/>
              <w:marBottom w:val="0"/>
              <w:divBdr>
                <w:top w:val="none" w:sz="0" w:space="0" w:color="auto"/>
                <w:left w:val="none" w:sz="0" w:space="0" w:color="auto"/>
                <w:bottom w:val="none" w:sz="0" w:space="0" w:color="auto"/>
                <w:right w:val="none" w:sz="0" w:space="0" w:color="auto"/>
              </w:divBdr>
            </w:div>
            <w:div w:id="514612863">
              <w:marLeft w:val="0"/>
              <w:marRight w:val="0"/>
              <w:marTop w:val="0"/>
              <w:marBottom w:val="0"/>
              <w:divBdr>
                <w:top w:val="none" w:sz="0" w:space="0" w:color="auto"/>
                <w:left w:val="none" w:sz="0" w:space="0" w:color="auto"/>
                <w:bottom w:val="none" w:sz="0" w:space="0" w:color="auto"/>
                <w:right w:val="none" w:sz="0" w:space="0" w:color="auto"/>
              </w:divBdr>
            </w:div>
            <w:div w:id="1092580193">
              <w:marLeft w:val="0"/>
              <w:marRight w:val="0"/>
              <w:marTop w:val="0"/>
              <w:marBottom w:val="0"/>
              <w:divBdr>
                <w:top w:val="none" w:sz="0" w:space="0" w:color="auto"/>
                <w:left w:val="none" w:sz="0" w:space="0" w:color="auto"/>
                <w:bottom w:val="none" w:sz="0" w:space="0" w:color="auto"/>
                <w:right w:val="none" w:sz="0" w:space="0" w:color="auto"/>
              </w:divBdr>
            </w:div>
            <w:div w:id="2073695954">
              <w:marLeft w:val="0"/>
              <w:marRight w:val="0"/>
              <w:marTop w:val="0"/>
              <w:marBottom w:val="0"/>
              <w:divBdr>
                <w:top w:val="none" w:sz="0" w:space="0" w:color="auto"/>
                <w:left w:val="none" w:sz="0" w:space="0" w:color="auto"/>
                <w:bottom w:val="none" w:sz="0" w:space="0" w:color="auto"/>
                <w:right w:val="none" w:sz="0" w:space="0" w:color="auto"/>
              </w:divBdr>
            </w:div>
            <w:div w:id="81685375">
              <w:marLeft w:val="0"/>
              <w:marRight w:val="0"/>
              <w:marTop w:val="0"/>
              <w:marBottom w:val="0"/>
              <w:divBdr>
                <w:top w:val="none" w:sz="0" w:space="0" w:color="auto"/>
                <w:left w:val="none" w:sz="0" w:space="0" w:color="auto"/>
                <w:bottom w:val="none" w:sz="0" w:space="0" w:color="auto"/>
                <w:right w:val="none" w:sz="0" w:space="0" w:color="auto"/>
              </w:divBdr>
            </w:div>
            <w:div w:id="451940885">
              <w:marLeft w:val="0"/>
              <w:marRight w:val="0"/>
              <w:marTop w:val="0"/>
              <w:marBottom w:val="0"/>
              <w:divBdr>
                <w:top w:val="none" w:sz="0" w:space="0" w:color="auto"/>
                <w:left w:val="none" w:sz="0" w:space="0" w:color="auto"/>
                <w:bottom w:val="none" w:sz="0" w:space="0" w:color="auto"/>
                <w:right w:val="none" w:sz="0" w:space="0" w:color="auto"/>
              </w:divBdr>
            </w:div>
            <w:div w:id="1146049696">
              <w:marLeft w:val="0"/>
              <w:marRight w:val="0"/>
              <w:marTop w:val="0"/>
              <w:marBottom w:val="0"/>
              <w:divBdr>
                <w:top w:val="none" w:sz="0" w:space="0" w:color="auto"/>
                <w:left w:val="none" w:sz="0" w:space="0" w:color="auto"/>
                <w:bottom w:val="none" w:sz="0" w:space="0" w:color="auto"/>
                <w:right w:val="none" w:sz="0" w:space="0" w:color="auto"/>
              </w:divBdr>
            </w:div>
            <w:div w:id="7294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6017">
      <w:bodyDiv w:val="1"/>
      <w:marLeft w:val="0"/>
      <w:marRight w:val="0"/>
      <w:marTop w:val="0"/>
      <w:marBottom w:val="0"/>
      <w:divBdr>
        <w:top w:val="none" w:sz="0" w:space="0" w:color="auto"/>
        <w:left w:val="none" w:sz="0" w:space="0" w:color="auto"/>
        <w:bottom w:val="none" w:sz="0" w:space="0" w:color="auto"/>
        <w:right w:val="none" w:sz="0" w:space="0" w:color="auto"/>
      </w:divBdr>
    </w:div>
    <w:div w:id="930966251">
      <w:bodyDiv w:val="1"/>
      <w:marLeft w:val="0"/>
      <w:marRight w:val="0"/>
      <w:marTop w:val="0"/>
      <w:marBottom w:val="0"/>
      <w:divBdr>
        <w:top w:val="none" w:sz="0" w:space="0" w:color="auto"/>
        <w:left w:val="none" w:sz="0" w:space="0" w:color="auto"/>
        <w:bottom w:val="none" w:sz="0" w:space="0" w:color="auto"/>
        <w:right w:val="none" w:sz="0" w:space="0" w:color="auto"/>
      </w:divBdr>
    </w:div>
    <w:div w:id="938416937">
      <w:bodyDiv w:val="1"/>
      <w:marLeft w:val="0"/>
      <w:marRight w:val="0"/>
      <w:marTop w:val="0"/>
      <w:marBottom w:val="0"/>
      <w:divBdr>
        <w:top w:val="none" w:sz="0" w:space="0" w:color="auto"/>
        <w:left w:val="none" w:sz="0" w:space="0" w:color="auto"/>
        <w:bottom w:val="none" w:sz="0" w:space="0" w:color="auto"/>
        <w:right w:val="none" w:sz="0" w:space="0" w:color="auto"/>
      </w:divBdr>
      <w:divsChild>
        <w:div w:id="1002049448">
          <w:marLeft w:val="0"/>
          <w:marRight w:val="0"/>
          <w:marTop w:val="0"/>
          <w:marBottom w:val="0"/>
          <w:divBdr>
            <w:top w:val="none" w:sz="0" w:space="0" w:color="auto"/>
            <w:left w:val="none" w:sz="0" w:space="0" w:color="auto"/>
            <w:bottom w:val="none" w:sz="0" w:space="0" w:color="auto"/>
            <w:right w:val="none" w:sz="0" w:space="0" w:color="auto"/>
          </w:divBdr>
          <w:divsChild>
            <w:div w:id="839396665">
              <w:marLeft w:val="0"/>
              <w:marRight w:val="0"/>
              <w:marTop w:val="0"/>
              <w:marBottom w:val="0"/>
              <w:divBdr>
                <w:top w:val="none" w:sz="0" w:space="0" w:color="auto"/>
                <w:left w:val="none" w:sz="0" w:space="0" w:color="auto"/>
                <w:bottom w:val="none" w:sz="0" w:space="0" w:color="auto"/>
                <w:right w:val="none" w:sz="0" w:space="0" w:color="auto"/>
              </w:divBdr>
            </w:div>
            <w:div w:id="1858960066">
              <w:marLeft w:val="0"/>
              <w:marRight w:val="0"/>
              <w:marTop w:val="0"/>
              <w:marBottom w:val="0"/>
              <w:divBdr>
                <w:top w:val="none" w:sz="0" w:space="0" w:color="auto"/>
                <w:left w:val="none" w:sz="0" w:space="0" w:color="auto"/>
                <w:bottom w:val="none" w:sz="0" w:space="0" w:color="auto"/>
                <w:right w:val="none" w:sz="0" w:space="0" w:color="auto"/>
              </w:divBdr>
            </w:div>
            <w:div w:id="531697251">
              <w:marLeft w:val="0"/>
              <w:marRight w:val="0"/>
              <w:marTop w:val="0"/>
              <w:marBottom w:val="0"/>
              <w:divBdr>
                <w:top w:val="none" w:sz="0" w:space="0" w:color="auto"/>
                <w:left w:val="none" w:sz="0" w:space="0" w:color="auto"/>
                <w:bottom w:val="none" w:sz="0" w:space="0" w:color="auto"/>
                <w:right w:val="none" w:sz="0" w:space="0" w:color="auto"/>
              </w:divBdr>
            </w:div>
            <w:div w:id="1863933237">
              <w:marLeft w:val="0"/>
              <w:marRight w:val="0"/>
              <w:marTop w:val="0"/>
              <w:marBottom w:val="0"/>
              <w:divBdr>
                <w:top w:val="none" w:sz="0" w:space="0" w:color="auto"/>
                <w:left w:val="none" w:sz="0" w:space="0" w:color="auto"/>
                <w:bottom w:val="none" w:sz="0" w:space="0" w:color="auto"/>
                <w:right w:val="none" w:sz="0" w:space="0" w:color="auto"/>
              </w:divBdr>
            </w:div>
            <w:div w:id="1652708484">
              <w:marLeft w:val="0"/>
              <w:marRight w:val="0"/>
              <w:marTop w:val="0"/>
              <w:marBottom w:val="0"/>
              <w:divBdr>
                <w:top w:val="none" w:sz="0" w:space="0" w:color="auto"/>
                <w:left w:val="none" w:sz="0" w:space="0" w:color="auto"/>
                <w:bottom w:val="none" w:sz="0" w:space="0" w:color="auto"/>
                <w:right w:val="none" w:sz="0" w:space="0" w:color="auto"/>
              </w:divBdr>
            </w:div>
            <w:div w:id="1965042813">
              <w:marLeft w:val="0"/>
              <w:marRight w:val="0"/>
              <w:marTop w:val="0"/>
              <w:marBottom w:val="0"/>
              <w:divBdr>
                <w:top w:val="none" w:sz="0" w:space="0" w:color="auto"/>
                <w:left w:val="none" w:sz="0" w:space="0" w:color="auto"/>
                <w:bottom w:val="none" w:sz="0" w:space="0" w:color="auto"/>
                <w:right w:val="none" w:sz="0" w:space="0" w:color="auto"/>
              </w:divBdr>
            </w:div>
            <w:div w:id="1411656605">
              <w:marLeft w:val="0"/>
              <w:marRight w:val="0"/>
              <w:marTop w:val="0"/>
              <w:marBottom w:val="0"/>
              <w:divBdr>
                <w:top w:val="none" w:sz="0" w:space="0" w:color="auto"/>
                <w:left w:val="none" w:sz="0" w:space="0" w:color="auto"/>
                <w:bottom w:val="none" w:sz="0" w:space="0" w:color="auto"/>
                <w:right w:val="none" w:sz="0" w:space="0" w:color="auto"/>
              </w:divBdr>
            </w:div>
            <w:div w:id="1193882954">
              <w:marLeft w:val="0"/>
              <w:marRight w:val="0"/>
              <w:marTop w:val="0"/>
              <w:marBottom w:val="0"/>
              <w:divBdr>
                <w:top w:val="none" w:sz="0" w:space="0" w:color="auto"/>
                <w:left w:val="none" w:sz="0" w:space="0" w:color="auto"/>
                <w:bottom w:val="none" w:sz="0" w:space="0" w:color="auto"/>
                <w:right w:val="none" w:sz="0" w:space="0" w:color="auto"/>
              </w:divBdr>
            </w:div>
            <w:div w:id="1950776146">
              <w:marLeft w:val="0"/>
              <w:marRight w:val="0"/>
              <w:marTop w:val="0"/>
              <w:marBottom w:val="0"/>
              <w:divBdr>
                <w:top w:val="none" w:sz="0" w:space="0" w:color="auto"/>
                <w:left w:val="none" w:sz="0" w:space="0" w:color="auto"/>
                <w:bottom w:val="none" w:sz="0" w:space="0" w:color="auto"/>
                <w:right w:val="none" w:sz="0" w:space="0" w:color="auto"/>
              </w:divBdr>
            </w:div>
            <w:div w:id="827864996">
              <w:marLeft w:val="0"/>
              <w:marRight w:val="0"/>
              <w:marTop w:val="0"/>
              <w:marBottom w:val="0"/>
              <w:divBdr>
                <w:top w:val="none" w:sz="0" w:space="0" w:color="auto"/>
                <w:left w:val="none" w:sz="0" w:space="0" w:color="auto"/>
                <w:bottom w:val="none" w:sz="0" w:space="0" w:color="auto"/>
                <w:right w:val="none" w:sz="0" w:space="0" w:color="auto"/>
              </w:divBdr>
            </w:div>
            <w:div w:id="857893496">
              <w:marLeft w:val="0"/>
              <w:marRight w:val="0"/>
              <w:marTop w:val="0"/>
              <w:marBottom w:val="0"/>
              <w:divBdr>
                <w:top w:val="none" w:sz="0" w:space="0" w:color="auto"/>
                <w:left w:val="none" w:sz="0" w:space="0" w:color="auto"/>
                <w:bottom w:val="none" w:sz="0" w:space="0" w:color="auto"/>
                <w:right w:val="none" w:sz="0" w:space="0" w:color="auto"/>
              </w:divBdr>
            </w:div>
            <w:div w:id="882401891">
              <w:marLeft w:val="0"/>
              <w:marRight w:val="0"/>
              <w:marTop w:val="0"/>
              <w:marBottom w:val="0"/>
              <w:divBdr>
                <w:top w:val="none" w:sz="0" w:space="0" w:color="auto"/>
                <w:left w:val="none" w:sz="0" w:space="0" w:color="auto"/>
                <w:bottom w:val="none" w:sz="0" w:space="0" w:color="auto"/>
                <w:right w:val="none" w:sz="0" w:space="0" w:color="auto"/>
              </w:divBdr>
            </w:div>
            <w:div w:id="330454370">
              <w:marLeft w:val="0"/>
              <w:marRight w:val="0"/>
              <w:marTop w:val="0"/>
              <w:marBottom w:val="0"/>
              <w:divBdr>
                <w:top w:val="none" w:sz="0" w:space="0" w:color="auto"/>
                <w:left w:val="none" w:sz="0" w:space="0" w:color="auto"/>
                <w:bottom w:val="none" w:sz="0" w:space="0" w:color="auto"/>
                <w:right w:val="none" w:sz="0" w:space="0" w:color="auto"/>
              </w:divBdr>
            </w:div>
            <w:div w:id="627199871">
              <w:marLeft w:val="0"/>
              <w:marRight w:val="0"/>
              <w:marTop w:val="0"/>
              <w:marBottom w:val="0"/>
              <w:divBdr>
                <w:top w:val="none" w:sz="0" w:space="0" w:color="auto"/>
                <w:left w:val="none" w:sz="0" w:space="0" w:color="auto"/>
                <w:bottom w:val="none" w:sz="0" w:space="0" w:color="auto"/>
                <w:right w:val="none" w:sz="0" w:space="0" w:color="auto"/>
              </w:divBdr>
            </w:div>
            <w:div w:id="1328554220">
              <w:marLeft w:val="0"/>
              <w:marRight w:val="0"/>
              <w:marTop w:val="0"/>
              <w:marBottom w:val="0"/>
              <w:divBdr>
                <w:top w:val="none" w:sz="0" w:space="0" w:color="auto"/>
                <w:left w:val="none" w:sz="0" w:space="0" w:color="auto"/>
                <w:bottom w:val="none" w:sz="0" w:space="0" w:color="auto"/>
                <w:right w:val="none" w:sz="0" w:space="0" w:color="auto"/>
              </w:divBdr>
            </w:div>
            <w:div w:id="233862088">
              <w:marLeft w:val="0"/>
              <w:marRight w:val="0"/>
              <w:marTop w:val="0"/>
              <w:marBottom w:val="0"/>
              <w:divBdr>
                <w:top w:val="none" w:sz="0" w:space="0" w:color="auto"/>
                <w:left w:val="none" w:sz="0" w:space="0" w:color="auto"/>
                <w:bottom w:val="none" w:sz="0" w:space="0" w:color="auto"/>
                <w:right w:val="none" w:sz="0" w:space="0" w:color="auto"/>
              </w:divBdr>
            </w:div>
            <w:div w:id="1684436065">
              <w:marLeft w:val="0"/>
              <w:marRight w:val="0"/>
              <w:marTop w:val="0"/>
              <w:marBottom w:val="0"/>
              <w:divBdr>
                <w:top w:val="none" w:sz="0" w:space="0" w:color="auto"/>
                <w:left w:val="none" w:sz="0" w:space="0" w:color="auto"/>
                <w:bottom w:val="none" w:sz="0" w:space="0" w:color="auto"/>
                <w:right w:val="none" w:sz="0" w:space="0" w:color="auto"/>
              </w:divBdr>
            </w:div>
            <w:div w:id="1748378540">
              <w:marLeft w:val="0"/>
              <w:marRight w:val="0"/>
              <w:marTop w:val="0"/>
              <w:marBottom w:val="0"/>
              <w:divBdr>
                <w:top w:val="none" w:sz="0" w:space="0" w:color="auto"/>
                <w:left w:val="none" w:sz="0" w:space="0" w:color="auto"/>
                <w:bottom w:val="none" w:sz="0" w:space="0" w:color="auto"/>
                <w:right w:val="none" w:sz="0" w:space="0" w:color="auto"/>
              </w:divBdr>
            </w:div>
            <w:div w:id="128472805">
              <w:marLeft w:val="0"/>
              <w:marRight w:val="0"/>
              <w:marTop w:val="0"/>
              <w:marBottom w:val="0"/>
              <w:divBdr>
                <w:top w:val="none" w:sz="0" w:space="0" w:color="auto"/>
                <w:left w:val="none" w:sz="0" w:space="0" w:color="auto"/>
                <w:bottom w:val="none" w:sz="0" w:space="0" w:color="auto"/>
                <w:right w:val="none" w:sz="0" w:space="0" w:color="auto"/>
              </w:divBdr>
            </w:div>
            <w:div w:id="1089697289">
              <w:marLeft w:val="0"/>
              <w:marRight w:val="0"/>
              <w:marTop w:val="0"/>
              <w:marBottom w:val="0"/>
              <w:divBdr>
                <w:top w:val="none" w:sz="0" w:space="0" w:color="auto"/>
                <w:left w:val="none" w:sz="0" w:space="0" w:color="auto"/>
                <w:bottom w:val="none" w:sz="0" w:space="0" w:color="auto"/>
                <w:right w:val="none" w:sz="0" w:space="0" w:color="auto"/>
              </w:divBdr>
            </w:div>
            <w:div w:id="1436245465">
              <w:marLeft w:val="0"/>
              <w:marRight w:val="0"/>
              <w:marTop w:val="0"/>
              <w:marBottom w:val="0"/>
              <w:divBdr>
                <w:top w:val="none" w:sz="0" w:space="0" w:color="auto"/>
                <w:left w:val="none" w:sz="0" w:space="0" w:color="auto"/>
                <w:bottom w:val="none" w:sz="0" w:space="0" w:color="auto"/>
                <w:right w:val="none" w:sz="0" w:space="0" w:color="auto"/>
              </w:divBdr>
            </w:div>
            <w:div w:id="1695109971">
              <w:marLeft w:val="0"/>
              <w:marRight w:val="0"/>
              <w:marTop w:val="0"/>
              <w:marBottom w:val="0"/>
              <w:divBdr>
                <w:top w:val="none" w:sz="0" w:space="0" w:color="auto"/>
                <w:left w:val="none" w:sz="0" w:space="0" w:color="auto"/>
                <w:bottom w:val="none" w:sz="0" w:space="0" w:color="auto"/>
                <w:right w:val="none" w:sz="0" w:space="0" w:color="auto"/>
              </w:divBdr>
            </w:div>
            <w:div w:id="696471537">
              <w:marLeft w:val="0"/>
              <w:marRight w:val="0"/>
              <w:marTop w:val="0"/>
              <w:marBottom w:val="0"/>
              <w:divBdr>
                <w:top w:val="none" w:sz="0" w:space="0" w:color="auto"/>
                <w:left w:val="none" w:sz="0" w:space="0" w:color="auto"/>
                <w:bottom w:val="none" w:sz="0" w:space="0" w:color="auto"/>
                <w:right w:val="none" w:sz="0" w:space="0" w:color="auto"/>
              </w:divBdr>
            </w:div>
            <w:div w:id="1640719282">
              <w:marLeft w:val="0"/>
              <w:marRight w:val="0"/>
              <w:marTop w:val="0"/>
              <w:marBottom w:val="0"/>
              <w:divBdr>
                <w:top w:val="none" w:sz="0" w:space="0" w:color="auto"/>
                <w:left w:val="none" w:sz="0" w:space="0" w:color="auto"/>
                <w:bottom w:val="none" w:sz="0" w:space="0" w:color="auto"/>
                <w:right w:val="none" w:sz="0" w:space="0" w:color="auto"/>
              </w:divBdr>
            </w:div>
            <w:div w:id="1552114658">
              <w:marLeft w:val="0"/>
              <w:marRight w:val="0"/>
              <w:marTop w:val="0"/>
              <w:marBottom w:val="0"/>
              <w:divBdr>
                <w:top w:val="none" w:sz="0" w:space="0" w:color="auto"/>
                <w:left w:val="none" w:sz="0" w:space="0" w:color="auto"/>
                <w:bottom w:val="none" w:sz="0" w:space="0" w:color="auto"/>
                <w:right w:val="none" w:sz="0" w:space="0" w:color="auto"/>
              </w:divBdr>
            </w:div>
            <w:div w:id="10962232">
              <w:marLeft w:val="0"/>
              <w:marRight w:val="0"/>
              <w:marTop w:val="0"/>
              <w:marBottom w:val="0"/>
              <w:divBdr>
                <w:top w:val="none" w:sz="0" w:space="0" w:color="auto"/>
                <w:left w:val="none" w:sz="0" w:space="0" w:color="auto"/>
                <w:bottom w:val="none" w:sz="0" w:space="0" w:color="auto"/>
                <w:right w:val="none" w:sz="0" w:space="0" w:color="auto"/>
              </w:divBdr>
            </w:div>
            <w:div w:id="620233478">
              <w:marLeft w:val="0"/>
              <w:marRight w:val="0"/>
              <w:marTop w:val="0"/>
              <w:marBottom w:val="0"/>
              <w:divBdr>
                <w:top w:val="none" w:sz="0" w:space="0" w:color="auto"/>
                <w:left w:val="none" w:sz="0" w:space="0" w:color="auto"/>
                <w:bottom w:val="none" w:sz="0" w:space="0" w:color="auto"/>
                <w:right w:val="none" w:sz="0" w:space="0" w:color="auto"/>
              </w:divBdr>
            </w:div>
            <w:div w:id="297878240">
              <w:marLeft w:val="0"/>
              <w:marRight w:val="0"/>
              <w:marTop w:val="0"/>
              <w:marBottom w:val="0"/>
              <w:divBdr>
                <w:top w:val="none" w:sz="0" w:space="0" w:color="auto"/>
                <w:left w:val="none" w:sz="0" w:space="0" w:color="auto"/>
                <w:bottom w:val="none" w:sz="0" w:space="0" w:color="auto"/>
                <w:right w:val="none" w:sz="0" w:space="0" w:color="auto"/>
              </w:divBdr>
            </w:div>
            <w:div w:id="420224076">
              <w:marLeft w:val="0"/>
              <w:marRight w:val="0"/>
              <w:marTop w:val="0"/>
              <w:marBottom w:val="0"/>
              <w:divBdr>
                <w:top w:val="none" w:sz="0" w:space="0" w:color="auto"/>
                <w:left w:val="none" w:sz="0" w:space="0" w:color="auto"/>
                <w:bottom w:val="none" w:sz="0" w:space="0" w:color="auto"/>
                <w:right w:val="none" w:sz="0" w:space="0" w:color="auto"/>
              </w:divBdr>
            </w:div>
            <w:div w:id="771821782">
              <w:marLeft w:val="0"/>
              <w:marRight w:val="0"/>
              <w:marTop w:val="0"/>
              <w:marBottom w:val="0"/>
              <w:divBdr>
                <w:top w:val="none" w:sz="0" w:space="0" w:color="auto"/>
                <w:left w:val="none" w:sz="0" w:space="0" w:color="auto"/>
                <w:bottom w:val="none" w:sz="0" w:space="0" w:color="auto"/>
                <w:right w:val="none" w:sz="0" w:space="0" w:color="auto"/>
              </w:divBdr>
            </w:div>
            <w:div w:id="1541555256">
              <w:marLeft w:val="0"/>
              <w:marRight w:val="0"/>
              <w:marTop w:val="0"/>
              <w:marBottom w:val="0"/>
              <w:divBdr>
                <w:top w:val="none" w:sz="0" w:space="0" w:color="auto"/>
                <w:left w:val="none" w:sz="0" w:space="0" w:color="auto"/>
                <w:bottom w:val="none" w:sz="0" w:space="0" w:color="auto"/>
                <w:right w:val="none" w:sz="0" w:space="0" w:color="auto"/>
              </w:divBdr>
            </w:div>
            <w:div w:id="1052660365">
              <w:marLeft w:val="0"/>
              <w:marRight w:val="0"/>
              <w:marTop w:val="0"/>
              <w:marBottom w:val="0"/>
              <w:divBdr>
                <w:top w:val="none" w:sz="0" w:space="0" w:color="auto"/>
                <w:left w:val="none" w:sz="0" w:space="0" w:color="auto"/>
                <w:bottom w:val="none" w:sz="0" w:space="0" w:color="auto"/>
                <w:right w:val="none" w:sz="0" w:space="0" w:color="auto"/>
              </w:divBdr>
            </w:div>
            <w:div w:id="204709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8148">
      <w:bodyDiv w:val="1"/>
      <w:marLeft w:val="0"/>
      <w:marRight w:val="0"/>
      <w:marTop w:val="0"/>
      <w:marBottom w:val="0"/>
      <w:divBdr>
        <w:top w:val="none" w:sz="0" w:space="0" w:color="auto"/>
        <w:left w:val="none" w:sz="0" w:space="0" w:color="auto"/>
        <w:bottom w:val="none" w:sz="0" w:space="0" w:color="auto"/>
        <w:right w:val="none" w:sz="0" w:space="0" w:color="auto"/>
      </w:divBdr>
      <w:divsChild>
        <w:div w:id="915631180">
          <w:marLeft w:val="0"/>
          <w:marRight w:val="0"/>
          <w:marTop w:val="0"/>
          <w:marBottom w:val="0"/>
          <w:divBdr>
            <w:top w:val="none" w:sz="0" w:space="0" w:color="auto"/>
            <w:left w:val="none" w:sz="0" w:space="0" w:color="auto"/>
            <w:bottom w:val="none" w:sz="0" w:space="0" w:color="auto"/>
            <w:right w:val="none" w:sz="0" w:space="0" w:color="auto"/>
          </w:divBdr>
          <w:divsChild>
            <w:div w:id="1883861545">
              <w:marLeft w:val="0"/>
              <w:marRight w:val="0"/>
              <w:marTop w:val="0"/>
              <w:marBottom w:val="0"/>
              <w:divBdr>
                <w:top w:val="none" w:sz="0" w:space="0" w:color="auto"/>
                <w:left w:val="none" w:sz="0" w:space="0" w:color="auto"/>
                <w:bottom w:val="none" w:sz="0" w:space="0" w:color="auto"/>
                <w:right w:val="none" w:sz="0" w:space="0" w:color="auto"/>
              </w:divBdr>
            </w:div>
            <w:div w:id="1030843078">
              <w:marLeft w:val="0"/>
              <w:marRight w:val="0"/>
              <w:marTop w:val="0"/>
              <w:marBottom w:val="0"/>
              <w:divBdr>
                <w:top w:val="none" w:sz="0" w:space="0" w:color="auto"/>
                <w:left w:val="none" w:sz="0" w:space="0" w:color="auto"/>
                <w:bottom w:val="none" w:sz="0" w:space="0" w:color="auto"/>
                <w:right w:val="none" w:sz="0" w:space="0" w:color="auto"/>
              </w:divBdr>
            </w:div>
            <w:div w:id="1652827746">
              <w:marLeft w:val="0"/>
              <w:marRight w:val="0"/>
              <w:marTop w:val="0"/>
              <w:marBottom w:val="0"/>
              <w:divBdr>
                <w:top w:val="none" w:sz="0" w:space="0" w:color="auto"/>
                <w:left w:val="none" w:sz="0" w:space="0" w:color="auto"/>
                <w:bottom w:val="none" w:sz="0" w:space="0" w:color="auto"/>
                <w:right w:val="none" w:sz="0" w:space="0" w:color="auto"/>
              </w:divBdr>
            </w:div>
            <w:div w:id="442774087">
              <w:marLeft w:val="0"/>
              <w:marRight w:val="0"/>
              <w:marTop w:val="0"/>
              <w:marBottom w:val="0"/>
              <w:divBdr>
                <w:top w:val="none" w:sz="0" w:space="0" w:color="auto"/>
                <w:left w:val="none" w:sz="0" w:space="0" w:color="auto"/>
                <w:bottom w:val="none" w:sz="0" w:space="0" w:color="auto"/>
                <w:right w:val="none" w:sz="0" w:space="0" w:color="auto"/>
              </w:divBdr>
            </w:div>
            <w:div w:id="1971207186">
              <w:marLeft w:val="0"/>
              <w:marRight w:val="0"/>
              <w:marTop w:val="0"/>
              <w:marBottom w:val="0"/>
              <w:divBdr>
                <w:top w:val="none" w:sz="0" w:space="0" w:color="auto"/>
                <w:left w:val="none" w:sz="0" w:space="0" w:color="auto"/>
                <w:bottom w:val="none" w:sz="0" w:space="0" w:color="auto"/>
                <w:right w:val="none" w:sz="0" w:space="0" w:color="auto"/>
              </w:divBdr>
            </w:div>
            <w:div w:id="696079584">
              <w:marLeft w:val="0"/>
              <w:marRight w:val="0"/>
              <w:marTop w:val="0"/>
              <w:marBottom w:val="0"/>
              <w:divBdr>
                <w:top w:val="none" w:sz="0" w:space="0" w:color="auto"/>
                <w:left w:val="none" w:sz="0" w:space="0" w:color="auto"/>
                <w:bottom w:val="none" w:sz="0" w:space="0" w:color="auto"/>
                <w:right w:val="none" w:sz="0" w:space="0" w:color="auto"/>
              </w:divBdr>
            </w:div>
            <w:div w:id="599141056">
              <w:marLeft w:val="0"/>
              <w:marRight w:val="0"/>
              <w:marTop w:val="0"/>
              <w:marBottom w:val="0"/>
              <w:divBdr>
                <w:top w:val="none" w:sz="0" w:space="0" w:color="auto"/>
                <w:left w:val="none" w:sz="0" w:space="0" w:color="auto"/>
                <w:bottom w:val="none" w:sz="0" w:space="0" w:color="auto"/>
                <w:right w:val="none" w:sz="0" w:space="0" w:color="auto"/>
              </w:divBdr>
            </w:div>
            <w:div w:id="353195757">
              <w:marLeft w:val="0"/>
              <w:marRight w:val="0"/>
              <w:marTop w:val="0"/>
              <w:marBottom w:val="0"/>
              <w:divBdr>
                <w:top w:val="none" w:sz="0" w:space="0" w:color="auto"/>
                <w:left w:val="none" w:sz="0" w:space="0" w:color="auto"/>
                <w:bottom w:val="none" w:sz="0" w:space="0" w:color="auto"/>
                <w:right w:val="none" w:sz="0" w:space="0" w:color="auto"/>
              </w:divBdr>
            </w:div>
            <w:div w:id="1440375576">
              <w:marLeft w:val="0"/>
              <w:marRight w:val="0"/>
              <w:marTop w:val="0"/>
              <w:marBottom w:val="0"/>
              <w:divBdr>
                <w:top w:val="none" w:sz="0" w:space="0" w:color="auto"/>
                <w:left w:val="none" w:sz="0" w:space="0" w:color="auto"/>
                <w:bottom w:val="none" w:sz="0" w:space="0" w:color="auto"/>
                <w:right w:val="none" w:sz="0" w:space="0" w:color="auto"/>
              </w:divBdr>
            </w:div>
            <w:div w:id="929583125">
              <w:marLeft w:val="0"/>
              <w:marRight w:val="0"/>
              <w:marTop w:val="0"/>
              <w:marBottom w:val="0"/>
              <w:divBdr>
                <w:top w:val="none" w:sz="0" w:space="0" w:color="auto"/>
                <w:left w:val="none" w:sz="0" w:space="0" w:color="auto"/>
                <w:bottom w:val="none" w:sz="0" w:space="0" w:color="auto"/>
                <w:right w:val="none" w:sz="0" w:space="0" w:color="auto"/>
              </w:divBdr>
            </w:div>
            <w:div w:id="1602643425">
              <w:marLeft w:val="0"/>
              <w:marRight w:val="0"/>
              <w:marTop w:val="0"/>
              <w:marBottom w:val="0"/>
              <w:divBdr>
                <w:top w:val="none" w:sz="0" w:space="0" w:color="auto"/>
                <w:left w:val="none" w:sz="0" w:space="0" w:color="auto"/>
                <w:bottom w:val="none" w:sz="0" w:space="0" w:color="auto"/>
                <w:right w:val="none" w:sz="0" w:space="0" w:color="auto"/>
              </w:divBdr>
            </w:div>
            <w:div w:id="243415210">
              <w:marLeft w:val="0"/>
              <w:marRight w:val="0"/>
              <w:marTop w:val="0"/>
              <w:marBottom w:val="0"/>
              <w:divBdr>
                <w:top w:val="none" w:sz="0" w:space="0" w:color="auto"/>
                <w:left w:val="none" w:sz="0" w:space="0" w:color="auto"/>
                <w:bottom w:val="none" w:sz="0" w:space="0" w:color="auto"/>
                <w:right w:val="none" w:sz="0" w:space="0" w:color="auto"/>
              </w:divBdr>
            </w:div>
            <w:div w:id="2098557333">
              <w:marLeft w:val="0"/>
              <w:marRight w:val="0"/>
              <w:marTop w:val="0"/>
              <w:marBottom w:val="0"/>
              <w:divBdr>
                <w:top w:val="none" w:sz="0" w:space="0" w:color="auto"/>
                <w:left w:val="none" w:sz="0" w:space="0" w:color="auto"/>
                <w:bottom w:val="none" w:sz="0" w:space="0" w:color="auto"/>
                <w:right w:val="none" w:sz="0" w:space="0" w:color="auto"/>
              </w:divBdr>
            </w:div>
            <w:div w:id="20479382">
              <w:marLeft w:val="0"/>
              <w:marRight w:val="0"/>
              <w:marTop w:val="0"/>
              <w:marBottom w:val="0"/>
              <w:divBdr>
                <w:top w:val="none" w:sz="0" w:space="0" w:color="auto"/>
                <w:left w:val="none" w:sz="0" w:space="0" w:color="auto"/>
                <w:bottom w:val="none" w:sz="0" w:space="0" w:color="auto"/>
                <w:right w:val="none" w:sz="0" w:space="0" w:color="auto"/>
              </w:divBdr>
            </w:div>
            <w:div w:id="352608707">
              <w:marLeft w:val="0"/>
              <w:marRight w:val="0"/>
              <w:marTop w:val="0"/>
              <w:marBottom w:val="0"/>
              <w:divBdr>
                <w:top w:val="none" w:sz="0" w:space="0" w:color="auto"/>
                <w:left w:val="none" w:sz="0" w:space="0" w:color="auto"/>
                <w:bottom w:val="none" w:sz="0" w:space="0" w:color="auto"/>
                <w:right w:val="none" w:sz="0" w:space="0" w:color="auto"/>
              </w:divBdr>
            </w:div>
            <w:div w:id="656879365">
              <w:marLeft w:val="0"/>
              <w:marRight w:val="0"/>
              <w:marTop w:val="0"/>
              <w:marBottom w:val="0"/>
              <w:divBdr>
                <w:top w:val="none" w:sz="0" w:space="0" w:color="auto"/>
                <w:left w:val="none" w:sz="0" w:space="0" w:color="auto"/>
                <w:bottom w:val="none" w:sz="0" w:space="0" w:color="auto"/>
                <w:right w:val="none" w:sz="0" w:space="0" w:color="auto"/>
              </w:divBdr>
            </w:div>
            <w:div w:id="1865485004">
              <w:marLeft w:val="0"/>
              <w:marRight w:val="0"/>
              <w:marTop w:val="0"/>
              <w:marBottom w:val="0"/>
              <w:divBdr>
                <w:top w:val="none" w:sz="0" w:space="0" w:color="auto"/>
                <w:left w:val="none" w:sz="0" w:space="0" w:color="auto"/>
                <w:bottom w:val="none" w:sz="0" w:space="0" w:color="auto"/>
                <w:right w:val="none" w:sz="0" w:space="0" w:color="auto"/>
              </w:divBdr>
            </w:div>
            <w:div w:id="1182352729">
              <w:marLeft w:val="0"/>
              <w:marRight w:val="0"/>
              <w:marTop w:val="0"/>
              <w:marBottom w:val="0"/>
              <w:divBdr>
                <w:top w:val="none" w:sz="0" w:space="0" w:color="auto"/>
                <w:left w:val="none" w:sz="0" w:space="0" w:color="auto"/>
                <w:bottom w:val="none" w:sz="0" w:space="0" w:color="auto"/>
                <w:right w:val="none" w:sz="0" w:space="0" w:color="auto"/>
              </w:divBdr>
            </w:div>
            <w:div w:id="66615825">
              <w:marLeft w:val="0"/>
              <w:marRight w:val="0"/>
              <w:marTop w:val="0"/>
              <w:marBottom w:val="0"/>
              <w:divBdr>
                <w:top w:val="none" w:sz="0" w:space="0" w:color="auto"/>
                <w:left w:val="none" w:sz="0" w:space="0" w:color="auto"/>
                <w:bottom w:val="none" w:sz="0" w:space="0" w:color="auto"/>
                <w:right w:val="none" w:sz="0" w:space="0" w:color="auto"/>
              </w:divBdr>
            </w:div>
            <w:div w:id="55321962">
              <w:marLeft w:val="0"/>
              <w:marRight w:val="0"/>
              <w:marTop w:val="0"/>
              <w:marBottom w:val="0"/>
              <w:divBdr>
                <w:top w:val="none" w:sz="0" w:space="0" w:color="auto"/>
                <w:left w:val="none" w:sz="0" w:space="0" w:color="auto"/>
                <w:bottom w:val="none" w:sz="0" w:space="0" w:color="auto"/>
                <w:right w:val="none" w:sz="0" w:space="0" w:color="auto"/>
              </w:divBdr>
            </w:div>
            <w:div w:id="1718697972">
              <w:marLeft w:val="0"/>
              <w:marRight w:val="0"/>
              <w:marTop w:val="0"/>
              <w:marBottom w:val="0"/>
              <w:divBdr>
                <w:top w:val="none" w:sz="0" w:space="0" w:color="auto"/>
                <w:left w:val="none" w:sz="0" w:space="0" w:color="auto"/>
                <w:bottom w:val="none" w:sz="0" w:space="0" w:color="auto"/>
                <w:right w:val="none" w:sz="0" w:space="0" w:color="auto"/>
              </w:divBdr>
            </w:div>
            <w:div w:id="344946674">
              <w:marLeft w:val="0"/>
              <w:marRight w:val="0"/>
              <w:marTop w:val="0"/>
              <w:marBottom w:val="0"/>
              <w:divBdr>
                <w:top w:val="none" w:sz="0" w:space="0" w:color="auto"/>
                <w:left w:val="none" w:sz="0" w:space="0" w:color="auto"/>
                <w:bottom w:val="none" w:sz="0" w:space="0" w:color="auto"/>
                <w:right w:val="none" w:sz="0" w:space="0" w:color="auto"/>
              </w:divBdr>
            </w:div>
            <w:div w:id="909075895">
              <w:marLeft w:val="0"/>
              <w:marRight w:val="0"/>
              <w:marTop w:val="0"/>
              <w:marBottom w:val="0"/>
              <w:divBdr>
                <w:top w:val="none" w:sz="0" w:space="0" w:color="auto"/>
                <w:left w:val="none" w:sz="0" w:space="0" w:color="auto"/>
                <w:bottom w:val="none" w:sz="0" w:space="0" w:color="auto"/>
                <w:right w:val="none" w:sz="0" w:space="0" w:color="auto"/>
              </w:divBdr>
            </w:div>
            <w:div w:id="14385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3587">
      <w:bodyDiv w:val="1"/>
      <w:marLeft w:val="0"/>
      <w:marRight w:val="0"/>
      <w:marTop w:val="0"/>
      <w:marBottom w:val="0"/>
      <w:divBdr>
        <w:top w:val="none" w:sz="0" w:space="0" w:color="auto"/>
        <w:left w:val="none" w:sz="0" w:space="0" w:color="auto"/>
        <w:bottom w:val="none" w:sz="0" w:space="0" w:color="auto"/>
        <w:right w:val="none" w:sz="0" w:space="0" w:color="auto"/>
      </w:divBdr>
      <w:divsChild>
        <w:div w:id="197813884">
          <w:marLeft w:val="0"/>
          <w:marRight w:val="0"/>
          <w:marTop w:val="0"/>
          <w:marBottom w:val="0"/>
          <w:divBdr>
            <w:top w:val="none" w:sz="0" w:space="0" w:color="auto"/>
            <w:left w:val="none" w:sz="0" w:space="0" w:color="auto"/>
            <w:bottom w:val="none" w:sz="0" w:space="0" w:color="auto"/>
            <w:right w:val="none" w:sz="0" w:space="0" w:color="auto"/>
          </w:divBdr>
          <w:divsChild>
            <w:div w:id="1966226791">
              <w:marLeft w:val="0"/>
              <w:marRight w:val="0"/>
              <w:marTop w:val="0"/>
              <w:marBottom w:val="0"/>
              <w:divBdr>
                <w:top w:val="none" w:sz="0" w:space="0" w:color="auto"/>
                <w:left w:val="none" w:sz="0" w:space="0" w:color="auto"/>
                <w:bottom w:val="none" w:sz="0" w:space="0" w:color="auto"/>
                <w:right w:val="none" w:sz="0" w:space="0" w:color="auto"/>
              </w:divBdr>
            </w:div>
            <w:div w:id="913703746">
              <w:marLeft w:val="0"/>
              <w:marRight w:val="0"/>
              <w:marTop w:val="0"/>
              <w:marBottom w:val="0"/>
              <w:divBdr>
                <w:top w:val="none" w:sz="0" w:space="0" w:color="auto"/>
                <w:left w:val="none" w:sz="0" w:space="0" w:color="auto"/>
                <w:bottom w:val="none" w:sz="0" w:space="0" w:color="auto"/>
                <w:right w:val="none" w:sz="0" w:space="0" w:color="auto"/>
              </w:divBdr>
            </w:div>
            <w:div w:id="221797029">
              <w:marLeft w:val="0"/>
              <w:marRight w:val="0"/>
              <w:marTop w:val="0"/>
              <w:marBottom w:val="0"/>
              <w:divBdr>
                <w:top w:val="none" w:sz="0" w:space="0" w:color="auto"/>
                <w:left w:val="none" w:sz="0" w:space="0" w:color="auto"/>
                <w:bottom w:val="none" w:sz="0" w:space="0" w:color="auto"/>
                <w:right w:val="none" w:sz="0" w:space="0" w:color="auto"/>
              </w:divBdr>
            </w:div>
            <w:div w:id="401366752">
              <w:marLeft w:val="0"/>
              <w:marRight w:val="0"/>
              <w:marTop w:val="0"/>
              <w:marBottom w:val="0"/>
              <w:divBdr>
                <w:top w:val="none" w:sz="0" w:space="0" w:color="auto"/>
                <w:left w:val="none" w:sz="0" w:space="0" w:color="auto"/>
                <w:bottom w:val="none" w:sz="0" w:space="0" w:color="auto"/>
                <w:right w:val="none" w:sz="0" w:space="0" w:color="auto"/>
              </w:divBdr>
            </w:div>
            <w:div w:id="1328629931">
              <w:marLeft w:val="0"/>
              <w:marRight w:val="0"/>
              <w:marTop w:val="0"/>
              <w:marBottom w:val="0"/>
              <w:divBdr>
                <w:top w:val="none" w:sz="0" w:space="0" w:color="auto"/>
                <w:left w:val="none" w:sz="0" w:space="0" w:color="auto"/>
                <w:bottom w:val="none" w:sz="0" w:space="0" w:color="auto"/>
                <w:right w:val="none" w:sz="0" w:space="0" w:color="auto"/>
              </w:divBdr>
            </w:div>
            <w:div w:id="1693074107">
              <w:marLeft w:val="0"/>
              <w:marRight w:val="0"/>
              <w:marTop w:val="0"/>
              <w:marBottom w:val="0"/>
              <w:divBdr>
                <w:top w:val="none" w:sz="0" w:space="0" w:color="auto"/>
                <w:left w:val="none" w:sz="0" w:space="0" w:color="auto"/>
                <w:bottom w:val="none" w:sz="0" w:space="0" w:color="auto"/>
                <w:right w:val="none" w:sz="0" w:space="0" w:color="auto"/>
              </w:divBdr>
            </w:div>
            <w:div w:id="738602857">
              <w:marLeft w:val="0"/>
              <w:marRight w:val="0"/>
              <w:marTop w:val="0"/>
              <w:marBottom w:val="0"/>
              <w:divBdr>
                <w:top w:val="none" w:sz="0" w:space="0" w:color="auto"/>
                <w:left w:val="none" w:sz="0" w:space="0" w:color="auto"/>
                <w:bottom w:val="none" w:sz="0" w:space="0" w:color="auto"/>
                <w:right w:val="none" w:sz="0" w:space="0" w:color="auto"/>
              </w:divBdr>
            </w:div>
            <w:div w:id="1742170034">
              <w:marLeft w:val="0"/>
              <w:marRight w:val="0"/>
              <w:marTop w:val="0"/>
              <w:marBottom w:val="0"/>
              <w:divBdr>
                <w:top w:val="none" w:sz="0" w:space="0" w:color="auto"/>
                <w:left w:val="none" w:sz="0" w:space="0" w:color="auto"/>
                <w:bottom w:val="none" w:sz="0" w:space="0" w:color="auto"/>
                <w:right w:val="none" w:sz="0" w:space="0" w:color="auto"/>
              </w:divBdr>
            </w:div>
            <w:div w:id="1265311007">
              <w:marLeft w:val="0"/>
              <w:marRight w:val="0"/>
              <w:marTop w:val="0"/>
              <w:marBottom w:val="0"/>
              <w:divBdr>
                <w:top w:val="none" w:sz="0" w:space="0" w:color="auto"/>
                <w:left w:val="none" w:sz="0" w:space="0" w:color="auto"/>
                <w:bottom w:val="none" w:sz="0" w:space="0" w:color="auto"/>
                <w:right w:val="none" w:sz="0" w:space="0" w:color="auto"/>
              </w:divBdr>
            </w:div>
            <w:div w:id="1020854714">
              <w:marLeft w:val="0"/>
              <w:marRight w:val="0"/>
              <w:marTop w:val="0"/>
              <w:marBottom w:val="0"/>
              <w:divBdr>
                <w:top w:val="none" w:sz="0" w:space="0" w:color="auto"/>
                <w:left w:val="none" w:sz="0" w:space="0" w:color="auto"/>
                <w:bottom w:val="none" w:sz="0" w:space="0" w:color="auto"/>
                <w:right w:val="none" w:sz="0" w:space="0" w:color="auto"/>
              </w:divBdr>
            </w:div>
            <w:div w:id="1409645564">
              <w:marLeft w:val="0"/>
              <w:marRight w:val="0"/>
              <w:marTop w:val="0"/>
              <w:marBottom w:val="0"/>
              <w:divBdr>
                <w:top w:val="none" w:sz="0" w:space="0" w:color="auto"/>
                <w:left w:val="none" w:sz="0" w:space="0" w:color="auto"/>
                <w:bottom w:val="none" w:sz="0" w:space="0" w:color="auto"/>
                <w:right w:val="none" w:sz="0" w:space="0" w:color="auto"/>
              </w:divBdr>
            </w:div>
            <w:div w:id="257446736">
              <w:marLeft w:val="0"/>
              <w:marRight w:val="0"/>
              <w:marTop w:val="0"/>
              <w:marBottom w:val="0"/>
              <w:divBdr>
                <w:top w:val="none" w:sz="0" w:space="0" w:color="auto"/>
                <w:left w:val="none" w:sz="0" w:space="0" w:color="auto"/>
                <w:bottom w:val="none" w:sz="0" w:space="0" w:color="auto"/>
                <w:right w:val="none" w:sz="0" w:space="0" w:color="auto"/>
              </w:divBdr>
            </w:div>
            <w:div w:id="985009281">
              <w:marLeft w:val="0"/>
              <w:marRight w:val="0"/>
              <w:marTop w:val="0"/>
              <w:marBottom w:val="0"/>
              <w:divBdr>
                <w:top w:val="none" w:sz="0" w:space="0" w:color="auto"/>
                <w:left w:val="none" w:sz="0" w:space="0" w:color="auto"/>
                <w:bottom w:val="none" w:sz="0" w:space="0" w:color="auto"/>
                <w:right w:val="none" w:sz="0" w:space="0" w:color="auto"/>
              </w:divBdr>
            </w:div>
            <w:div w:id="980647827">
              <w:marLeft w:val="0"/>
              <w:marRight w:val="0"/>
              <w:marTop w:val="0"/>
              <w:marBottom w:val="0"/>
              <w:divBdr>
                <w:top w:val="none" w:sz="0" w:space="0" w:color="auto"/>
                <w:left w:val="none" w:sz="0" w:space="0" w:color="auto"/>
                <w:bottom w:val="none" w:sz="0" w:space="0" w:color="auto"/>
                <w:right w:val="none" w:sz="0" w:space="0" w:color="auto"/>
              </w:divBdr>
            </w:div>
            <w:div w:id="1255044319">
              <w:marLeft w:val="0"/>
              <w:marRight w:val="0"/>
              <w:marTop w:val="0"/>
              <w:marBottom w:val="0"/>
              <w:divBdr>
                <w:top w:val="none" w:sz="0" w:space="0" w:color="auto"/>
                <w:left w:val="none" w:sz="0" w:space="0" w:color="auto"/>
                <w:bottom w:val="none" w:sz="0" w:space="0" w:color="auto"/>
                <w:right w:val="none" w:sz="0" w:space="0" w:color="auto"/>
              </w:divBdr>
            </w:div>
            <w:div w:id="866680241">
              <w:marLeft w:val="0"/>
              <w:marRight w:val="0"/>
              <w:marTop w:val="0"/>
              <w:marBottom w:val="0"/>
              <w:divBdr>
                <w:top w:val="none" w:sz="0" w:space="0" w:color="auto"/>
                <w:left w:val="none" w:sz="0" w:space="0" w:color="auto"/>
                <w:bottom w:val="none" w:sz="0" w:space="0" w:color="auto"/>
                <w:right w:val="none" w:sz="0" w:space="0" w:color="auto"/>
              </w:divBdr>
            </w:div>
            <w:div w:id="557789070">
              <w:marLeft w:val="0"/>
              <w:marRight w:val="0"/>
              <w:marTop w:val="0"/>
              <w:marBottom w:val="0"/>
              <w:divBdr>
                <w:top w:val="none" w:sz="0" w:space="0" w:color="auto"/>
                <w:left w:val="none" w:sz="0" w:space="0" w:color="auto"/>
                <w:bottom w:val="none" w:sz="0" w:space="0" w:color="auto"/>
                <w:right w:val="none" w:sz="0" w:space="0" w:color="auto"/>
              </w:divBdr>
            </w:div>
            <w:div w:id="1614820419">
              <w:marLeft w:val="0"/>
              <w:marRight w:val="0"/>
              <w:marTop w:val="0"/>
              <w:marBottom w:val="0"/>
              <w:divBdr>
                <w:top w:val="none" w:sz="0" w:space="0" w:color="auto"/>
                <w:left w:val="none" w:sz="0" w:space="0" w:color="auto"/>
                <w:bottom w:val="none" w:sz="0" w:space="0" w:color="auto"/>
                <w:right w:val="none" w:sz="0" w:space="0" w:color="auto"/>
              </w:divBdr>
            </w:div>
            <w:div w:id="179592402">
              <w:marLeft w:val="0"/>
              <w:marRight w:val="0"/>
              <w:marTop w:val="0"/>
              <w:marBottom w:val="0"/>
              <w:divBdr>
                <w:top w:val="none" w:sz="0" w:space="0" w:color="auto"/>
                <w:left w:val="none" w:sz="0" w:space="0" w:color="auto"/>
                <w:bottom w:val="none" w:sz="0" w:space="0" w:color="auto"/>
                <w:right w:val="none" w:sz="0" w:space="0" w:color="auto"/>
              </w:divBdr>
            </w:div>
            <w:div w:id="2024890372">
              <w:marLeft w:val="0"/>
              <w:marRight w:val="0"/>
              <w:marTop w:val="0"/>
              <w:marBottom w:val="0"/>
              <w:divBdr>
                <w:top w:val="none" w:sz="0" w:space="0" w:color="auto"/>
                <w:left w:val="none" w:sz="0" w:space="0" w:color="auto"/>
                <w:bottom w:val="none" w:sz="0" w:space="0" w:color="auto"/>
                <w:right w:val="none" w:sz="0" w:space="0" w:color="auto"/>
              </w:divBdr>
            </w:div>
            <w:div w:id="435633168">
              <w:marLeft w:val="0"/>
              <w:marRight w:val="0"/>
              <w:marTop w:val="0"/>
              <w:marBottom w:val="0"/>
              <w:divBdr>
                <w:top w:val="none" w:sz="0" w:space="0" w:color="auto"/>
                <w:left w:val="none" w:sz="0" w:space="0" w:color="auto"/>
                <w:bottom w:val="none" w:sz="0" w:space="0" w:color="auto"/>
                <w:right w:val="none" w:sz="0" w:space="0" w:color="auto"/>
              </w:divBdr>
            </w:div>
            <w:div w:id="999194111">
              <w:marLeft w:val="0"/>
              <w:marRight w:val="0"/>
              <w:marTop w:val="0"/>
              <w:marBottom w:val="0"/>
              <w:divBdr>
                <w:top w:val="none" w:sz="0" w:space="0" w:color="auto"/>
                <w:left w:val="none" w:sz="0" w:space="0" w:color="auto"/>
                <w:bottom w:val="none" w:sz="0" w:space="0" w:color="auto"/>
                <w:right w:val="none" w:sz="0" w:space="0" w:color="auto"/>
              </w:divBdr>
            </w:div>
            <w:div w:id="1307855317">
              <w:marLeft w:val="0"/>
              <w:marRight w:val="0"/>
              <w:marTop w:val="0"/>
              <w:marBottom w:val="0"/>
              <w:divBdr>
                <w:top w:val="none" w:sz="0" w:space="0" w:color="auto"/>
                <w:left w:val="none" w:sz="0" w:space="0" w:color="auto"/>
                <w:bottom w:val="none" w:sz="0" w:space="0" w:color="auto"/>
                <w:right w:val="none" w:sz="0" w:space="0" w:color="auto"/>
              </w:divBdr>
            </w:div>
            <w:div w:id="245311866">
              <w:marLeft w:val="0"/>
              <w:marRight w:val="0"/>
              <w:marTop w:val="0"/>
              <w:marBottom w:val="0"/>
              <w:divBdr>
                <w:top w:val="none" w:sz="0" w:space="0" w:color="auto"/>
                <w:left w:val="none" w:sz="0" w:space="0" w:color="auto"/>
                <w:bottom w:val="none" w:sz="0" w:space="0" w:color="auto"/>
                <w:right w:val="none" w:sz="0" w:space="0" w:color="auto"/>
              </w:divBdr>
            </w:div>
            <w:div w:id="1021202354">
              <w:marLeft w:val="0"/>
              <w:marRight w:val="0"/>
              <w:marTop w:val="0"/>
              <w:marBottom w:val="0"/>
              <w:divBdr>
                <w:top w:val="none" w:sz="0" w:space="0" w:color="auto"/>
                <w:left w:val="none" w:sz="0" w:space="0" w:color="auto"/>
                <w:bottom w:val="none" w:sz="0" w:space="0" w:color="auto"/>
                <w:right w:val="none" w:sz="0" w:space="0" w:color="auto"/>
              </w:divBdr>
            </w:div>
            <w:div w:id="18493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298">
      <w:bodyDiv w:val="1"/>
      <w:marLeft w:val="0"/>
      <w:marRight w:val="0"/>
      <w:marTop w:val="0"/>
      <w:marBottom w:val="0"/>
      <w:divBdr>
        <w:top w:val="none" w:sz="0" w:space="0" w:color="auto"/>
        <w:left w:val="none" w:sz="0" w:space="0" w:color="auto"/>
        <w:bottom w:val="none" w:sz="0" w:space="0" w:color="auto"/>
        <w:right w:val="none" w:sz="0" w:space="0" w:color="auto"/>
      </w:divBdr>
      <w:divsChild>
        <w:div w:id="912467365">
          <w:marLeft w:val="0"/>
          <w:marRight w:val="0"/>
          <w:marTop w:val="0"/>
          <w:marBottom w:val="0"/>
          <w:divBdr>
            <w:top w:val="none" w:sz="0" w:space="0" w:color="auto"/>
            <w:left w:val="none" w:sz="0" w:space="0" w:color="auto"/>
            <w:bottom w:val="none" w:sz="0" w:space="0" w:color="auto"/>
            <w:right w:val="none" w:sz="0" w:space="0" w:color="auto"/>
          </w:divBdr>
          <w:divsChild>
            <w:div w:id="713431027">
              <w:marLeft w:val="0"/>
              <w:marRight w:val="0"/>
              <w:marTop w:val="0"/>
              <w:marBottom w:val="0"/>
              <w:divBdr>
                <w:top w:val="none" w:sz="0" w:space="0" w:color="auto"/>
                <w:left w:val="none" w:sz="0" w:space="0" w:color="auto"/>
                <w:bottom w:val="none" w:sz="0" w:space="0" w:color="auto"/>
                <w:right w:val="none" w:sz="0" w:space="0" w:color="auto"/>
              </w:divBdr>
            </w:div>
            <w:div w:id="1573079936">
              <w:marLeft w:val="0"/>
              <w:marRight w:val="0"/>
              <w:marTop w:val="0"/>
              <w:marBottom w:val="0"/>
              <w:divBdr>
                <w:top w:val="none" w:sz="0" w:space="0" w:color="auto"/>
                <w:left w:val="none" w:sz="0" w:space="0" w:color="auto"/>
                <w:bottom w:val="none" w:sz="0" w:space="0" w:color="auto"/>
                <w:right w:val="none" w:sz="0" w:space="0" w:color="auto"/>
              </w:divBdr>
            </w:div>
            <w:div w:id="300967217">
              <w:marLeft w:val="0"/>
              <w:marRight w:val="0"/>
              <w:marTop w:val="0"/>
              <w:marBottom w:val="0"/>
              <w:divBdr>
                <w:top w:val="none" w:sz="0" w:space="0" w:color="auto"/>
                <w:left w:val="none" w:sz="0" w:space="0" w:color="auto"/>
                <w:bottom w:val="none" w:sz="0" w:space="0" w:color="auto"/>
                <w:right w:val="none" w:sz="0" w:space="0" w:color="auto"/>
              </w:divBdr>
            </w:div>
            <w:div w:id="497615074">
              <w:marLeft w:val="0"/>
              <w:marRight w:val="0"/>
              <w:marTop w:val="0"/>
              <w:marBottom w:val="0"/>
              <w:divBdr>
                <w:top w:val="none" w:sz="0" w:space="0" w:color="auto"/>
                <w:left w:val="none" w:sz="0" w:space="0" w:color="auto"/>
                <w:bottom w:val="none" w:sz="0" w:space="0" w:color="auto"/>
                <w:right w:val="none" w:sz="0" w:space="0" w:color="auto"/>
              </w:divBdr>
            </w:div>
            <w:div w:id="1479685700">
              <w:marLeft w:val="0"/>
              <w:marRight w:val="0"/>
              <w:marTop w:val="0"/>
              <w:marBottom w:val="0"/>
              <w:divBdr>
                <w:top w:val="none" w:sz="0" w:space="0" w:color="auto"/>
                <w:left w:val="none" w:sz="0" w:space="0" w:color="auto"/>
                <w:bottom w:val="none" w:sz="0" w:space="0" w:color="auto"/>
                <w:right w:val="none" w:sz="0" w:space="0" w:color="auto"/>
              </w:divBdr>
            </w:div>
            <w:div w:id="1882588726">
              <w:marLeft w:val="0"/>
              <w:marRight w:val="0"/>
              <w:marTop w:val="0"/>
              <w:marBottom w:val="0"/>
              <w:divBdr>
                <w:top w:val="none" w:sz="0" w:space="0" w:color="auto"/>
                <w:left w:val="none" w:sz="0" w:space="0" w:color="auto"/>
                <w:bottom w:val="none" w:sz="0" w:space="0" w:color="auto"/>
                <w:right w:val="none" w:sz="0" w:space="0" w:color="auto"/>
              </w:divBdr>
            </w:div>
            <w:div w:id="1344091278">
              <w:marLeft w:val="0"/>
              <w:marRight w:val="0"/>
              <w:marTop w:val="0"/>
              <w:marBottom w:val="0"/>
              <w:divBdr>
                <w:top w:val="none" w:sz="0" w:space="0" w:color="auto"/>
                <w:left w:val="none" w:sz="0" w:space="0" w:color="auto"/>
                <w:bottom w:val="none" w:sz="0" w:space="0" w:color="auto"/>
                <w:right w:val="none" w:sz="0" w:space="0" w:color="auto"/>
              </w:divBdr>
            </w:div>
            <w:div w:id="816914590">
              <w:marLeft w:val="0"/>
              <w:marRight w:val="0"/>
              <w:marTop w:val="0"/>
              <w:marBottom w:val="0"/>
              <w:divBdr>
                <w:top w:val="none" w:sz="0" w:space="0" w:color="auto"/>
                <w:left w:val="none" w:sz="0" w:space="0" w:color="auto"/>
                <w:bottom w:val="none" w:sz="0" w:space="0" w:color="auto"/>
                <w:right w:val="none" w:sz="0" w:space="0" w:color="auto"/>
              </w:divBdr>
            </w:div>
            <w:div w:id="1474173226">
              <w:marLeft w:val="0"/>
              <w:marRight w:val="0"/>
              <w:marTop w:val="0"/>
              <w:marBottom w:val="0"/>
              <w:divBdr>
                <w:top w:val="none" w:sz="0" w:space="0" w:color="auto"/>
                <w:left w:val="none" w:sz="0" w:space="0" w:color="auto"/>
                <w:bottom w:val="none" w:sz="0" w:space="0" w:color="auto"/>
                <w:right w:val="none" w:sz="0" w:space="0" w:color="auto"/>
              </w:divBdr>
            </w:div>
            <w:div w:id="1967271661">
              <w:marLeft w:val="0"/>
              <w:marRight w:val="0"/>
              <w:marTop w:val="0"/>
              <w:marBottom w:val="0"/>
              <w:divBdr>
                <w:top w:val="none" w:sz="0" w:space="0" w:color="auto"/>
                <w:left w:val="none" w:sz="0" w:space="0" w:color="auto"/>
                <w:bottom w:val="none" w:sz="0" w:space="0" w:color="auto"/>
                <w:right w:val="none" w:sz="0" w:space="0" w:color="auto"/>
              </w:divBdr>
            </w:div>
            <w:div w:id="1151560086">
              <w:marLeft w:val="0"/>
              <w:marRight w:val="0"/>
              <w:marTop w:val="0"/>
              <w:marBottom w:val="0"/>
              <w:divBdr>
                <w:top w:val="none" w:sz="0" w:space="0" w:color="auto"/>
                <w:left w:val="none" w:sz="0" w:space="0" w:color="auto"/>
                <w:bottom w:val="none" w:sz="0" w:space="0" w:color="auto"/>
                <w:right w:val="none" w:sz="0" w:space="0" w:color="auto"/>
              </w:divBdr>
            </w:div>
            <w:div w:id="1211334549">
              <w:marLeft w:val="0"/>
              <w:marRight w:val="0"/>
              <w:marTop w:val="0"/>
              <w:marBottom w:val="0"/>
              <w:divBdr>
                <w:top w:val="none" w:sz="0" w:space="0" w:color="auto"/>
                <w:left w:val="none" w:sz="0" w:space="0" w:color="auto"/>
                <w:bottom w:val="none" w:sz="0" w:space="0" w:color="auto"/>
                <w:right w:val="none" w:sz="0" w:space="0" w:color="auto"/>
              </w:divBdr>
            </w:div>
            <w:div w:id="435828238">
              <w:marLeft w:val="0"/>
              <w:marRight w:val="0"/>
              <w:marTop w:val="0"/>
              <w:marBottom w:val="0"/>
              <w:divBdr>
                <w:top w:val="none" w:sz="0" w:space="0" w:color="auto"/>
                <w:left w:val="none" w:sz="0" w:space="0" w:color="auto"/>
                <w:bottom w:val="none" w:sz="0" w:space="0" w:color="auto"/>
                <w:right w:val="none" w:sz="0" w:space="0" w:color="auto"/>
              </w:divBdr>
            </w:div>
            <w:div w:id="1598977967">
              <w:marLeft w:val="0"/>
              <w:marRight w:val="0"/>
              <w:marTop w:val="0"/>
              <w:marBottom w:val="0"/>
              <w:divBdr>
                <w:top w:val="none" w:sz="0" w:space="0" w:color="auto"/>
                <w:left w:val="none" w:sz="0" w:space="0" w:color="auto"/>
                <w:bottom w:val="none" w:sz="0" w:space="0" w:color="auto"/>
                <w:right w:val="none" w:sz="0" w:space="0" w:color="auto"/>
              </w:divBdr>
            </w:div>
            <w:div w:id="294071182">
              <w:marLeft w:val="0"/>
              <w:marRight w:val="0"/>
              <w:marTop w:val="0"/>
              <w:marBottom w:val="0"/>
              <w:divBdr>
                <w:top w:val="none" w:sz="0" w:space="0" w:color="auto"/>
                <w:left w:val="none" w:sz="0" w:space="0" w:color="auto"/>
                <w:bottom w:val="none" w:sz="0" w:space="0" w:color="auto"/>
                <w:right w:val="none" w:sz="0" w:space="0" w:color="auto"/>
              </w:divBdr>
            </w:div>
            <w:div w:id="1922517400">
              <w:marLeft w:val="0"/>
              <w:marRight w:val="0"/>
              <w:marTop w:val="0"/>
              <w:marBottom w:val="0"/>
              <w:divBdr>
                <w:top w:val="none" w:sz="0" w:space="0" w:color="auto"/>
                <w:left w:val="none" w:sz="0" w:space="0" w:color="auto"/>
                <w:bottom w:val="none" w:sz="0" w:space="0" w:color="auto"/>
                <w:right w:val="none" w:sz="0" w:space="0" w:color="auto"/>
              </w:divBdr>
            </w:div>
            <w:div w:id="1517764326">
              <w:marLeft w:val="0"/>
              <w:marRight w:val="0"/>
              <w:marTop w:val="0"/>
              <w:marBottom w:val="0"/>
              <w:divBdr>
                <w:top w:val="none" w:sz="0" w:space="0" w:color="auto"/>
                <w:left w:val="none" w:sz="0" w:space="0" w:color="auto"/>
                <w:bottom w:val="none" w:sz="0" w:space="0" w:color="auto"/>
                <w:right w:val="none" w:sz="0" w:space="0" w:color="auto"/>
              </w:divBdr>
            </w:div>
            <w:div w:id="340740722">
              <w:marLeft w:val="0"/>
              <w:marRight w:val="0"/>
              <w:marTop w:val="0"/>
              <w:marBottom w:val="0"/>
              <w:divBdr>
                <w:top w:val="none" w:sz="0" w:space="0" w:color="auto"/>
                <w:left w:val="none" w:sz="0" w:space="0" w:color="auto"/>
                <w:bottom w:val="none" w:sz="0" w:space="0" w:color="auto"/>
                <w:right w:val="none" w:sz="0" w:space="0" w:color="auto"/>
              </w:divBdr>
            </w:div>
            <w:div w:id="166023152">
              <w:marLeft w:val="0"/>
              <w:marRight w:val="0"/>
              <w:marTop w:val="0"/>
              <w:marBottom w:val="0"/>
              <w:divBdr>
                <w:top w:val="none" w:sz="0" w:space="0" w:color="auto"/>
                <w:left w:val="none" w:sz="0" w:space="0" w:color="auto"/>
                <w:bottom w:val="none" w:sz="0" w:space="0" w:color="auto"/>
                <w:right w:val="none" w:sz="0" w:space="0" w:color="auto"/>
              </w:divBdr>
            </w:div>
            <w:div w:id="1364671177">
              <w:marLeft w:val="0"/>
              <w:marRight w:val="0"/>
              <w:marTop w:val="0"/>
              <w:marBottom w:val="0"/>
              <w:divBdr>
                <w:top w:val="none" w:sz="0" w:space="0" w:color="auto"/>
                <w:left w:val="none" w:sz="0" w:space="0" w:color="auto"/>
                <w:bottom w:val="none" w:sz="0" w:space="0" w:color="auto"/>
                <w:right w:val="none" w:sz="0" w:space="0" w:color="auto"/>
              </w:divBdr>
            </w:div>
            <w:div w:id="1037465421">
              <w:marLeft w:val="0"/>
              <w:marRight w:val="0"/>
              <w:marTop w:val="0"/>
              <w:marBottom w:val="0"/>
              <w:divBdr>
                <w:top w:val="none" w:sz="0" w:space="0" w:color="auto"/>
                <w:left w:val="none" w:sz="0" w:space="0" w:color="auto"/>
                <w:bottom w:val="none" w:sz="0" w:space="0" w:color="auto"/>
                <w:right w:val="none" w:sz="0" w:space="0" w:color="auto"/>
              </w:divBdr>
            </w:div>
            <w:div w:id="1856923399">
              <w:marLeft w:val="0"/>
              <w:marRight w:val="0"/>
              <w:marTop w:val="0"/>
              <w:marBottom w:val="0"/>
              <w:divBdr>
                <w:top w:val="none" w:sz="0" w:space="0" w:color="auto"/>
                <w:left w:val="none" w:sz="0" w:space="0" w:color="auto"/>
                <w:bottom w:val="none" w:sz="0" w:space="0" w:color="auto"/>
                <w:right w:val="none" w:sz="0" w:space="0" w:color="auto"/>
              </w:divBdr>
            </w:div>
            <w:div w:id="4244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6977">
      <w:bodyDiv w:val="1"/>
      <w:marLeft w:val="0"/>
      <w:marRight w:val="0"/>
      <w:marTop w:val="0"/>
      <w:marBottom w:val="0"/>
      <w:divBdr>
        <w:top w:val="none" w:sz="0" w:space="0" w:color="auto"/>
        <w:left w:val="none" w:sz="0" w:space="0" w:color="auto"/>
        <w:bottom w:val="none" w:sz="0" w:space="0" w:color="auto"/>
        <w:right w:val="none" w:sz="0" w:space="0" w:color="auto"/>
      </w:divBdr>
      <w:divsChild>
        <w:div w:id="1310939400">
          <w:marLeft w:val="0"/>
          <w:marRight w:val="0"/>
          <w:marTop w:val="0"/>
          <w:marBottom w:val="0"/>
          <w:divBdr>
            <w:top w:val="none" w:sz="0" w:space="0" w:color="auto"/>
            <w:left w:val="none" w:sz="0" w:space="0" w:color="auto"/>
            <w:bottom w:val="none" w:sz="0" w:space="0" w:color="auto"/>
            <w:right w:val="none" w:sz="0" w:space="0" w:color="auto"/>
          </w:divBdr>
          <w:divsChild>
            <w:div w:id="326640948">
              <w:marLeft w:val="0"/>
              <w:marRight w:val="0"/>
              <w:marTop w:val="0"/>
              <w:marBottom w:val="0"/>
              <w:divBdr>
                <w:top w:val="none" w:sz="0" w:space="0" w:color="auto"/>
                <w:left w:val="none" w:sz="0" w:space="0" w:color="auto"/>
                <w:bottom w:val="none" w:sz="0" w:space="0" w:color="auto"/>
                <w:right w:val="none" w:sz="0" w:space="0" w:color="auto"/>
              </w:divBdr>
            </w:div>
            <w:div w:id="1341934579">
              <w:marLeft w:val="0"/>
              <w:marRight w:val="0"/>
              <w:marTop w:val="0"/>
              <w:marBottom w:val="0"/>
              <w:divBdr>
                <w:top w:val="none" w:sz="0" w:space="0" w:color="auto"/>
                <w:left w:val="none" w:sz="0" w:space="0" w:color="auto"/>
                <w:bottom w:val="none" w:sz="0" w:space="0" w:color="auto"/>
                <w:right w:val="none" w:sz="0" w:space="0" w:color="auto"/>
              </w:divBdr>
            </w:div>
            <w:div w:id="1378092667">
              <w:marLeft w:val="0"/>
              <w:marRight w:val="0"/>
              <w:marTop w:val="0"/>
              <w:marBottom w:val="0"/>
              <w:divBdr>
                <w:top w:val="none" w:sz="0" w:space="0" w:color="auto"/>
                <w:left w:val="none" w:sz="0" w:space="0" w:color="auto"/>
                <w:bottom w:val="none" w:sz="0" w:space="0" w:color="auto"/>
                <w:right w:val="none" w:sz="0" w:space="0" w:color="auto"/>
              </w:divBdr>
            </w:div>
            <w:div w:id="872697421">
              <w:marLeft w:val="0"/>
              <w:marRight w:val="0"/>
              <w:marTop w:val="0"/>
              <w:marBottom w:val="0"/>
              <w:divBdr>
                <w:top w:val="none" w:sz="0" w:space="0" w:color="auto"/>
                <w:left w:val="none" w:sz="0" w:space="0" w:color="auto"/>
                <w:bottom w:val="none" w:sz="0" w:space="0" w:color="auto"/>
                <w:right w:val="none" w:sz="0" w:space="0" w:color="auto"/>
              </w:divBdr>
            </w:div>
            <w:div w:id="54864159">
              <w:marLeft w:val="0"/>
              <w:marRight w:val="0"/>
              <w:marTop w:val="0"/>
              <w:marBottom w:val="0"/>
              <w:divBdr>
                <w:top w:val="none" w:sz="0" w:space="0" w:color="auto"/>
                <w:left w:val="none" w:sz="0" w:space="0" w:color="auto"/>
                <w:bottom w:val="none" w:sz="0" w:space="0" w:color="auto"/>
                <w:right w:val="none" w:sz="0" w:space="0" w:color="auto"/>
              </w:divBdr>
            </w:div>
            <w:div w:id="768741090">
              <w:marLeft w:val="0"/>
              <w:marRight w:val="0"/>
              <w:marTop w:val="0"/>
              <w:marBottom w:val="0"/>
              <w:divBdr>
                <w:top w:val="none" w:sz="0" w:space="0" w:color="auto"/>
                <w:left w:val="none" w:sz="0" w:space="0" w:color="auto"/>
                <w:bottom w:val="none" w:sz="0" w:space="0" w:color="auto"/>
                <w:right w:val="none" w:sz="0" w:space="0" w:color="auto"/>
              </w:divBdr>
            </w:div>
            <w:div w:id="1954969735">
              <w:marLeft w:val="0"/>
              <w:marRight w:val="0"/>
              <w:marTop w:val="0"/>
              <w:marBottom w:val="0"/>
              <w:divBdr>
                <w:top w:val="none" w:sz="0" w:space="0" w:color="auto"/>
                <w:left w:val="none" w:sz="0" w:space="0" w:color="auto"/>
                <w:bottom w:val="none" w:sz="0" w:space="0" w:color="auto"/>
                <w:right w:val="none" w:sz="0" w:space="0" w:color="auto"/>
              </w:divBdr>
            </w:div>
            <w:div w:id="2051294869">
              <w:marLeft w:val="0"/>
              <w:marRight w:val="0"/>
              <w:marTop w:val="0"/>
              <w:marBottom w:val="0"/>
              <w:divBdr>
                <w:top w:val="none" w:sz="0" w:space="0" w:color="auto"/>
                <w:left w:val="none" w:sz="0" w:space="0" w:color="auto"/>
                <w:bottom w:val="none" w:sz="0" w:space="0" w:color="auto"/>
                <w:right w:val="none" w:sz="0" w:space="0" w:color="auto"/>
              </w:divBdr>
            </w:div>
            <w:div w:id="1289698968">
              <w:marLeft w:val="0"/>
              <w:marRight w:val="0"/>
              <w:marTop w:val="0"/>
              <w:marBottom w:val="0"/>
              <w:divBdr>
                <w:top w:val="none" w:sz="0" w:space="0" w:color="auto"/>
                <w:left w:val="none" w:sz="0" w:space="0" w:color="auto"/>
                <w:bottom w:val="none" w:sz="0" w:space="0" w:color="auto"/>
                <w:right w:val="none" w:sz="0" w:space="0" w:color="auto"/>
              </w:divBdr>
            </w:div>
            <w:div w:id="1980760886">
              <w:marLeft w:val="0"/>
              <w:marRight w:val="0"/>
              <w:marTop w:val="0"/>
              <w:marBottom w:val="0"/>
              <w:divBdr>
                <w:top w:val="none" w:sz="0" w:space="0" w:color="auto"/>
                <w:left w:val="none" w:sz="0" w:space="0" w:color="auto"/>
                <w:bottom w:val="none" w:sz="0" w:space="0" w:color="auto"/>
                <w:right w:val="none" w:sz="0" w:space="0" w:color="auto"/>
              </w:divBdr>
            </w:div>
            <w:div w:id="745613633">
              <w:marLeft w:val="0"/>
              <w:marRight w:val="0"/>
              <w:marTop w:val="0"/>
              <w:marBottom w:val="0"/>
              <w:divBdr>
                <w:top w:val="none" w:sz="0" w:space="0" w:color="auto"/>
                <w:left w:val="none" w:sz="0" w:space="0" w:color="auto"/>
                <w:bottom w:val="none" w:sz="0" w:space="0" w:color="auto"/>
                <w:right w:val="none" w:sz="0" w:space="0" w:color="auto"/>
              </w:divBdr>
            </w:div>
            <w:div w:id="666634418">
              <w:marLeft w:val="0"/>
              <w:marRight w:val="0"/>
              <w:marTop w:val="0"/>
              <w:marBottom w:val="0"/>
              <w:divBdr>
                <w:top w:val="none" w:sz="0" w:space="0" w:color="auto"/>
                <w:left w:val="none" w:sz="0" w:space="0" w:color="auto"/>
                <w:bottom w:val="none" w:sz="0" w:space="0" w:color="auto"/>
                <w:right w:val="none" w:sz="0" w:space="0" w:color="auto"/>
              </w:divBdr>
            </w:div>
            <w:div w:id="298652984">
              <w:marLeft w:val="0"/>
              <w:marRight w:val="0"/>
              <w:marTop w:val="0"/>
              <w:marBottom w:val="0"/>
              <w:divBdr>
                <w:top w:val="none" w:sz="0" w:space="0" w:color="auto"/>
                <w:left w:val="none" w:sz="0" w:space="0" w:color="auto"/>
                <w:bottom w:val="none" w:sz="0" w:space="0" w:color="auto"/>
                <w:right w:val="none" w:sz="0" w:space="0" w:color="auto"/>
              </w:divBdr>
            </w:div>
            <w:div w:id="529881974">
              <w:marLeft w:val="0"/>
              <w:marRight w:val="0"/>
              <w:marTop w:val="0"/>
              <w:marBottom w:val="0"/>
              <w:divBdr>
                <w:top w:val="none" w:sz="0" w:space="0" w:color="auto"/>
                <w:left w:val="none" w:sz="0" w:space="0" w:color="auto"/>
                <w:bottom w:val="none" w:sz="0" w:space="0" w:color="auto"/>
                <w:right w:val="none" w:sz="0" w:space="0" w:color="auto"/>
              </w:divBdr>
            </w:div>
            <w:div w:id="1580291220">
              <w:marLeft w:val="0"/>
              <w:marRight w:val="0"/>
              <w:marTop w:val="0"/>
              <w:marBottom w:val="0"/>
              <w:divBdr>
                <w:top w:val="none" w:sz="0" w:space="0" w:color="auto"/>
                <w:left w:val="none" w:sz="0" w:space="0" w:color="auto"/>
                <w:bottom w:val="none" w:sz="0" w:space="0" w:color="auto"/>
                <w:right w:val="none" w:sz="0" w:space="0" w:color="auto"/>
              </w:divBdr>
            </w:div>
            <w:div w:id="1261067686">
              <w:marLeft w:val="0"/>
              <w:marRight w:val="0"/>
              <w:marTop w:val="0"/>
              <w:marBottom w:val="0"/>
              <w:divBdr>
                <w:top w:val="none" w:sz="0" w:space="0" w:color="auto"/>
                <w:left w:val="none" w:sz="0" w:space="0" w:color="auto"/>
                <w:bottom w:val="none" w:sz="0" w:space="0" w:color="auto"/>
                <w:right w:val="none" w:sz="0" w:space="0" w:color="auto"/>
              </w:divBdr>
            </w:div>
            <w:div w:id="1178353741">
              <w:marLeft w:val="0"/>
              <w:marRight w:val="0"/>
              <w:marTop w:val="0"/>
              <w:marBottom w:val="0"/>
              <w:divBdr>
                <w:top w:val="none" w:sz="0" w:space="0" w:color="auto"/>
                <w:left w:val="none" w:sz="0" w:space="0" w:color="auto"/>
                <w:bottom w:val="none" w:sz="0" w:space="0" w:color="auto"/>
                <w:right w:val="none" w:sz="0" w:space="0" w:color="auto"/>
              </w:divBdr>
            </w:div>
            <w:div w:id="1983926154">
              <w:marLeft w:val="0"/>
              <w:marRight w:val="0"/>
              <w:marTop w:val="0"/>
              <w:marBottom w:val="0"/>
              <w:divBdr>
                <w:top w:val="none" w:sz="0" w:space="0" w:color="auto"/>
                <w:left w:val="none" w:sz="0" w:space="0" w:color="auto"/>
                <w:bottom w:val="none" w:sz="0" w:space="0" w:color="auto"/>
                <w:right w:val="none" w:sz="0" w:space="0" w:color="auto"/>
              </w:divBdr>
            </w:div>
            <w:div w:id="259879910">
              <w:marLeft w:val="0"/>
              <w:marRight w:val="0"/>
              <w:marTop w:val="0"/>
              <w:marBottom w:val="0"/>
              <w:divBdr>
                <w:top w:val="none" w:sz="0" w:space="0" w:color="auto"/>
                <w:left w:val="none" w:sz="0" w:space="0" w:color="auto"/>
                <w:bottom w:val="none" w:sz="0" w:space="0" w:color="auto"/>
                <w:right w:val="none" w:sz="0" w:space="0" w:color="auto"/>
              </w:divBdr>
            </w:div>
            <w:div w:id="2040429114">
              <w:marLeft w:val="0"/>
              <w:marRight w:val="0"/>
              <w:marTop w:val="0"/>
              <w:marBottom w:val="0"/>
              <w:divBdr>
                <w:top w:val="none" w:sz="0" w:space="0" w:color="auto"/>
                <w:left w:val="none" w:sz="0" w:space="0" w:color="auto"/>
                <w:bottom w:val="none" w:sz="0" w:space="0" w:color="auto"/>
                <w:right w:val="none" w:sz="0" w:space="0" w:color="auto"/>
              </w:divBdr>
            </w:div>
            <w:div w:id="567810654">
              <w:marLeft w:val="0"/>
              <w:marRight w:val="0"/>
              <w:marTop w:val="0"/>
              <w:marBottom w:val="0"/>
              <w:divBdr>
                <w:top w:val="none" w:sz="0" w:space="0" w:color="auto"/>
                <w:left w:val="none" w:sz="0" w:space="0" w:color="auto"/>
                <w:bottom w:val="none" w:sz="0" w:space="0" w:color="auto"/>
                <w:right w:val="none" w:sz="0" w:space="0" w:color="auto"/>
              </w:divBdr>
            </w:div>
            <w:div w:id="511261352">
              <w:marLeft w:val="0"/>
              <w:marRight w:val="0"/>
              <w:marTop w:val="0"/>
              <w:marBottom w:val="0"/>
              <w:divBdr>
                <w:top w:val="none" w:sz="0" w:space="0" w:color="auto"/>
                <w:left w:val="none" w:sz="0" w:space="0" w:color="auto"/>
                <w:bottom w:val="none" w:sz="0" w:space="0" w:color="auto"/>
                <w:right w:val="none" w:sz="0" w:space="0" w:color="auto"/>
              </w:divBdr>
            </w:div>
            <w:div w:id="1432899847">
              <w:marLeft w:val="0"/>
              <w:marRight w:val="0"/>
              <w:marTop w:val="0"/>
              <w:marBottom w:val="0"/>
              <w:divBdr>
                <w:top w:val="none" w:sz="0" w:space="0" w:color="auto"/>
                <w:left w:val="none" w:sz="0" w:space="0" w:color="auto"/>
                <w:bottom w:val="none" w:sz="0" w:space="0" w:color="auto"/>
                <w:right w:val="none" w:sz="0" w:space="0" w:color="auto"/>
              </w:divBdr>
            </w:div>
            <w:div w:id="610012084">
              <w:marLeft w:val="0"/>
              <w:marRight w:val="0"/>
              <w:marTop w:val="0"/>
              <w:marBottom w:val="0"/>
              <w:divBdr>
                <w:top w:val="none" w:sz="0" w:space="0" w:color="auto"/>
                <w:left w:val="none" w:sz="0" w:space="0" w:color="auto"/>
                <w:bottom w:val="none" w:sz="0" w:space="0" w:color="auto"/>
                <w:right w:val="none" w:sz="0" w:space="0" w:color="auto"/>
              </w:divBdr>
            </w:div>
            <w:div w:id="329723947">
              <w:marLeft w:val="0"/>
              <w:marRight w:val="0"/>
              <w:marTop w:val="0"/>
              <w:marBottom w:val="0"/>
              <w:divBdr>
                <w:top w:val="none" w:sz="0" w:space="0" w:color="auto"/>
                <w:left w:val="none" w:sz="0" w:space="0" w:color="auto"/>
                <w:bottom w:val="none" w:sz="0" w:space="0" w:color="auto"/>
                <w:right w:val="none" w:sz="0" w:space="0" w:color="auto"/>
              </w:divBdr>
            </w:div>
            <w:div w:id="1936669712">
              <w:marLeft w:val="0"/>
              <w:marRight w:val="0"/>
              <w:marTop w:val="0"/>
              <w:marBottom w:val="0"/>
              <w:divBdr>
                <w:top w:val="none" w:sz="0" w:space="0" w:color="auto"/>
                <w:left w:val="none" w:sz="0" w:space="0" w:color="auto"/>
                <w:bottom w:val="none" w:sz="0" w:space="0" w:color="auto"/>
                <w:right w:val="none" w:sz="0" w:space="0" w:color="auto"/>
              </w:divBdr>
            </w:div>
            <w:div w:id="1264649589">
              <w:marLeft w:val="0"/>
              <w:marRight w:val="0"/>
              <w:marTop w:val="0"/>
              <w:marBottom w:val="0"/>
              <w:divBdr>
                <w:top w:val="none" w:sz="0" w:space="0" w:color="auto"/>
                <w:left w:val="none" w:sz="0" w:space="0" w:color="auto"/>
                <w:bottom w:val="none" w:sz="0" w:space="0" w:color="auto"/>
                <w:right w:val="none" w:sz="0" w:space="0" w:color="auto"/>
              </w:divBdr>
            </w:div>
            <w:div w:id="1603954605">
              <w:marLeft w:val="0"/>
              <w:marRight w:val="0"/>
              <w:marTop w:val="0"/>
              <w:marBottom w:val="0"/>
              <w:divBdr>
                <w:top w:val="none" w:sz="0" w:space="0" w:color="auto"/>
                <w:left w:val="none" w:sz="0" w:space="0" w:color="auto"/>
                <w:bottom w:val="none" w:sz="0" w:space="0" w:color="auto"/>
                <w:right w:val="none" w:sz="0" w:space="0" w:color="auto"/>
              </w:divBdr>
            </w:div>
            <w:div w:id="222063552">
              <w:marLeft w:val="0"/>
              <w:marRight w:val="0"/>
              <w:marTop w:val="0"/>
              <w:marBottom w:val="0"/>
              <w:divBdr>
                <w:top w:val="none" w:sz="0" w:space="0" w:color="auto"/>
                <w:left w:val="none" w:sz="0" w:space="0" w:color="auto"/>
                <w:bottom w:val="none" w:sz="0" w:space="0" w:color="auto"/>
                <w:right w:val="none" w:sz="0" w:space="0" w:color="auto"/>
              </w:divBdr>
            </w:div>
            <w:div w:id="1576889556">
              <w:marLeft w:val="0"/>
              <w:marRight w:val="0"/>
              <w:marTop w:val="0"/>
              <w:marBottom w:val="0"/>
              <w:divBdr>
                <w:top w:val="none" w:sz="0" w:space="0" w:color="auto"/>
                <w:left w:val="none" w:sz="0" w:space="0" w:color="auto"/>
                <w:bottom w:val="none" w:sz="0" w:space="0" w:color="auto"/>
                <w:right w:val="none" w:sz="0" w:space="0" w:color="auto"/>
              </w:divBdr>
            </w:div>
            <w:div w:id="781387537">
              <w:marLeft w:val="0"/>
              <w:marRight w:val="0"/>
              <w:marTop w:val="0"/>
              <w:marBottom w:val="0"/>
              <w:divBdr>
                <w:top w:val="none" w:sz="0" w:space="0" w:color="auto"/>
                <w:left w:val="none" w:sz="0" w:space="0" w:color="auto"/>
                <w:bottom w:val="none" w:sz="0" w:space="0" w:color="auto"/>
                <w:right w:val="none" w:sz="0" w:space="0" w:color="auto"/>
              </w:divBdr>
            </w:div>
            <w:div w:id="601229453">
              <w:marLeft w:val="0"/>
              <w:marRight w:val="0"/>
              <w:marTop w:val="0"/>
              <w:marBottom w:val="0"/>
              <w:divBdr>
                <w:top w:val="none" w:sz="0" w:space="0" w:color="auto"/>
                <w:left w:val="none" w:sz="0" w:space="0" w:color="auto"/>
                <w:bottom w:val="none" w:sz="0" w:space="0" w:color="auto"/>
                <w:right w:val="none" w:sz="0" w:space="0" w:color="auto"/>
              </w:divBdr>
            </w:div>
            <w:div w:id="62141334">
              <w:marLeft w:val="0"/>
              <w:marRight w:val="0"/>
              <w:marTop w:val="0"/>
              <w:marBottom w:val="0"/>
              <w:divBdr>
                <w:top w:val="none" w:sz="0" w:space="0" w:color="auto"/>
                <w:left w:val="none" w:sz="0" w:space="0" w:color="auto"/>
                <w:bottom w:val="none" w:sz="0" w:space="0" w:color="auto"/>
                <w:right w:val="none" w:sz="0" w:space="0" w:color="auto"/>
              </w:divBdr>
            </w:div>
            <w:div w:id="459805088">
              <w:marLeft w:val="0"/>
              <w:marRight w:val="0"/>
              <w:marTop w:val="0"/>
              <w:marBottom w:val="0"/>
              <w:divBdr>
                <w:top w:val="none" w:sz="0" w:space="0" w:color="auto"/>
                <w:left w:val="none" w:sz="0" w:space="0" w:color="auto"/>
                <w:bottom w:val="none" w:sz="0" w:space="0" w:color="auto"/>
                <w:right w:val="none" w:sz="0" w:space="0" w:color="auto"/>
              </w:divBdr>
            </w:div>
            <w:div w:id="596711792">
              <w:marLeft w:val="0"/>
              <w:marRight w:val="0"/>
              <w:marTop w:val="0"/>
              <w:marBottom w:val="0"/>
              <w:divBdr>
                <w:top w:val="none" w:sz="0" w:space="0" w:color="auto"/>
                <w:left w:val="none" w:sz="0" w:space="0" w:color="auto"/>
                <w:bottom w:val="none" w:sz="0" w:space="0" w:color="auto"/>
                <w:right w:val="none" w:sz="0" w:space="0" w:color="auto"/>
              </w:divBdr>
            </w:div>
            <w:div w:id="1906721675">
              <w:marLeft w:val="0"/>
              <w:marRight w:val="0"/>
              <w:marTop w:val="0"/>
              <w:marBottom w:val="0"/>
              <w:divBdr>
                <w:top w:val="none" w:sz="0" w:space="0" w:color="auto"/>
                <w:left w:val="none" w:sz="0" w:space="0" w:color="auto"/>
                <w:bottom w:val="none" w:sz="0" w:space="0" w:color="auto"/>
                <w:right w:val="none" w:sz="0" w:space="0" w:color="auto"/>
              </w:divBdr>
            </w:div>
            <w:div w:id="1348629295">
              <w:marLeft w:val="0"/>
              <w:marRight w:val="0"/>
              <w:marTop w:val="0"/>
              <w:marBottom w:val="0"/>
              <w:divBdr>
                <w:top w:val="none" w:sz="0" w:space="0" w:color="auto"/>
                <w:left w:val="none" w:sz="0" w:space="0" w:color="auto"/>
                <w:bottom w:val="none" w:sz="0" w:space="0" w:color="auto"/>
                <w:right w:val="none" w:sz="0" w:space="0" w:color="auto"/>
              </w:divBdr>
            </w:div>
            <w:div w:id="135689813">
              <w:marLeft w:val="0"/>
              <w:marRight w:val="0"/>
              <w:marTop w:val="0"/>
              <w:marBottom w:val="0"/>
              <w:divBdr>
                <w:top w:val="none" w:sz="0" w:space="0" w:color="auto"/>
                <w:left w:val="none" w:sz="0" w:space="0" w:color="auto"/>
                <w:bottom w:val="none" w:sz="0" w:space="0" w:color="auto"/>
                <w:right w:val="none" w:sz="0" w:space="0" w:color="auto"/>
              </w:divBdr>
            </w:div>
            <w:div w:id="921376530">
              <w:marLeft w:val="0"/>
              <w:marRight w:val="0"/>
              <w:marTop w:val="0"/>
              <w:marBottom w:val="0"/>
              <w:divBdr>
                <w:top w:val="none" w:sz="0" w:space="0" w:color="auto"/>
                <w:left w:val="none" w:sz="0" w:space="0" w:color="auto"/>
                <w:bottom w:val="none" w:sz="0" w:space="0" w:color="auto"/>
                <w:right w:val="none" w:sz="0" w:space="0" w:color="auto"/>
              </w:divBdr>
            </w:div>
            <w:div w:id="2451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43555">
      <w:bodyDiv w:val="1"/>
      <w:marLeft w:val="0"/>
      <w:marRight w:val="0"/>
      <w:marTop w:val="0"/>
      <w:marBottom w:val="0"/>
      <w:divBdr>
        <w:top w:val="none" w:sz="0" w:space="0" w:color="auto"/>
        <w:left w:val="none" w:sz="0" w:space="0" w:color="auto"/>
        <w:bottom w:val="none" w:sz="0" w:space="0" w:color="auto"/>
        <w:right w:val="none" w:sz="0" w:space="0" w:color="auto"/>
      </w:divBdr>
    </w:div>
    <w:div w:id="1046878829">
      <w:bodyDiv w:val="1"/>
      <w:marLeft w:val="0"/>
      <w:marRight w:val="0"/>
      <w:marTop w:val="0"/>
      <w:marBottom w:val="0"/>
      <w:divBdr>
        <w:top w:val="none" w:sz="0" w:space="0" w:color="auto"/>
        <w:left w:val="none" w:sz="0" w:space="0" w:color="auto"/>
        <w:bottom w:val="none" w:sz="0" w:space="0" w:color="auto"/>
        <w:right w:val="none" w:sz="0" w:space="0" w:color="auto"/>
      </w:divBdr>
      <w:divsChild>
        <w:div w:id="222179236">
          <w:marLeft w:val="0"/>
          <w:marRight w:val="0"/>
          <w:marTop w:val="0"/>
          <w:marBottom w:val="0"/>
          <w:divBdr>
            <w:top w:val="none" w:sz="0" w:space="0" w:color="auto"/>
            <w:left w:val="none" w:sz="0" w:space="0" w:color="auto"/>
            <w:bottom w:val="none" w:sz="0" w:space="0" w:color="auto"/>
            <w:right w:val="none" w:sz="0" w:space="0" w:color="auto"/>
          </w:divBdr>
          <w:divsChild>
            <w:div w:id="5280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8098">
      <w:bodyDiv w:val="1"/>
      <w:marLeft w:val="0"/>
      <w:marRight w:val="0"/>
      <w:marTop w:val="0"/>
      <w:marBottom w:val="0"/>
      <w:divBdr>
        <w:top w:val="none" w:sz="0" w:space="0" w:color="auto"/>
        <w:left w:val="none" w:sz="0" w:space="0" w:color="auto"/>
        <w:bottom w:val="none" w:sz="0" w:space="0" w:color="auto"/>
        <w:right w:val="none" w:sz="0" w:space="0" w:color="auto"/>
      </w:divBdr>
    </w:div>
    <w:div w:id="1066874992">
      <w:bodyDiv w:val="1"/>
      <w:marLeft w:val="0"/>
      <w:marRight w:val="0"/>
      <w:marTop w:val="0"/>
      <w:marBottom w:val="0"/>
      <w:divBdr>
        <w:top w:val="none" w:sz="0" w:space="0" w:color="auto"/>
        <w:left w:val="none" w:sz="0" w:space="0" w:color="auto"/>
        <w:bottom w:val="none" w:sz="0" w:space="0" w:color="auto"/>
        <w:right w:val="none" w:sz="0" w:space="0" w:color="auto"/>
      </w:divBdr>
    </w:div>
    <w:div w:id="1133981145">
      <w:bodyDiv w:val="1"/>
      <w:marLeft w:val="0"/>
      <w:marRight w:val="0"/>
      <w:marTop w:val="0"/>
      <w:marBottom w:val="0"/>
      <w:divBdr>
        <w:top w:val="none" w:sz="0" w:space="0" w:color="auto"/>
        <w:left w:val="none" w:sz="0" w:space="0" w:color="auto"/>
        <w:bottom w:val="none" w:sz="0" w:space="0" w:color="auto"/>
        <w:right w:val="none" w:sz="0" w:space="0" w:color="auto"/>
      </w:divBdr>
      <w:divsChild>
        <w:div w:id="1601065698">
          <w:marLeft w:val="0"/>
          <w:marRight w:val="0"/>
          <w:marTop w:val="0"/>
          <w:marBottom w:val="0"/>
          <w:divBdr>
            <w:top w:val="none" w:sz="0" w:space="0" w:color="auto"/>
            <w:left w:val="none" w:sz="0" w:space="0" w:color="auto"/>
            <w:bottom w:val="none" w:sz="0" w:space="0" w:color="auto"/>
            <w:right w:val="none" w:sz="0" w:space="0" w:color="auto"/>
          </w:divBdr>
          <w:divsChild>
            <w:div w:id="15956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3968">
      <w:bodyDiv w:val="1"/>
      <w:marLeft w:val="0"/>
      <w:marRight w:val="0"/>
      <w:marTop w:val="0"/>
      <w:marBottom w:val="0"/>
      <w:divBdr>
        <w:top w:val="none" w:sz="0" w:space="0" w:color="auto"/>
        <w:left w:val="none" w:sz="0" w:space="0" w:color="auto"/>
        <w:bottom w:val="none" w:sz="0" w:space="0" w:color="auto"/>
        <w:right w:val="none" w:sz="0" w:space="0" w:color="auto"/>
      </w:divBdr>
      <w:divsChild>
        <w:div w:id="90397247">
          <w:marLeft w:val="0"/>
          <w:marRight w:val="0"/>
          <w:marTop w:val="0"/>
          <w:marBottom w:val="0"/>
          <w:divBdr>
            <w:top w:val="none" w:sz="0" w:space="0" w:color="auto"/>
            <w:left w:val="none" w:sz="0" w:space="0" w:color="auto"/>
            <w:bottom w:val="none" w:sz="0" w:space="0" w:color="auto"/>
            <w:right w:val="none" w:sz="0" w:space="0" w:color="auto"/>
          </w:divBdr>
          <w:divsChild>
            <w:div w:id="151880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4038">
      <w:bodyDiv w:val="1"/>
      <w:marLeft w:val="0"/>
      <w:marRight w:val="0"/>
      <w:marTop w:val="0"/>
      <w:marBottom w:val="0"/>
      <w:divBdr>
        <w:top w:val="none" w:sz="0" w:space="0" w:color="auto"/>
        <w:left w:val="none" w:sz="0" w:space="0" w:color="auto"/>
        <w:bottom w:val="none" w:sz="0" w:space="0" w:color="auto"/>
        <w:right w:val="none" w:sz="0" w:space="0" w:color="auto"/>
      </w:divBdr>
    </w:div>
    <w:div w:id="1180121023">
      <w:bodyDiv w:val="1"/>
      <w:marLeft w:val="0"/>
      <w:marRight w:val="0"/>
      <w:marTop w:val="0"/>
      <w:marBottom w:val="0"/>
      <w:divBdr>
        <w:top w:val="none" w:sz="0" w:space="0" w:color="auto"/>
        <w:left w:val="none" w:sz="0" w:space="0" w:color="auto"/>
        <w:bottom w:val="none" w:sz="0" w:space="0" w:color="auto"/>
        <w:right w:val="none" w:sz="0" w:space="0" w:color="auto"/>
      </w:divBdr>
      <w:divsChild>
        <w:div w:id="1292437249">
          <w:marLeft w:val="0"/>
          <w:marRight w:val="0"/>
          <w:marTop w:val="0"/>
          <w:marBottom w:val="0"/>
          <w:divBdr>
            <w:top w:val="none" w:sz="0" w:space="0" w:color="auto"/>
            <w:left w:val="none" w:sz="0" w:space="0" w:color="auto"/>
            <w:bottom w:val="none" w:sz="0" w:space="0" w:color="auto"/>
            <w:right w:val="none" w:sz="0" w:space="0" w:color="auto"/>
          </w:divBdr>
          <w:divsChild>
            <w:div w:id="20054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8564">
      <w:bodyDiv w:val="1"/>
      <w:marLeft w:val="0"/>
      <w:marRight w:val="0"/>
      <w:marTop w:val="0"/>
      <w:marBottom w:val="0"/>
      <w:divBdr>
        <w:top w:val="none" w:sz="0" w:space="0" w:color="auto"/>
        <w:left w:val="none" w:sz="0" w:space="0" w:color="auto"/>
        <w:bottom w:val="none" w:sz="0" w:space="0" w:color="auto"/>
        <w:right w:val="none" w:sz="0" w:space="0" w:color="auto"/>
      </w:divBdr>
      <w:divsChild>
        <w:div w:id="938411974">
          <w:marLeft w:val="0"/>
          <w:marRight w:val="0"/>
          <w:marTop w:val="0"/>
          <w:marBottom w:val="0"/>
          <w:divBdr>
            <w:top w:val="none" w:sz="0" w:space="0" w:color="auto"/>
            <w:left w:val="none" w:sz="0" w:space="0" w:color="auto"/>
            <w:bottom w:val="none" w:sz="0" w:space="0" w:color="auto"/>
            <w:right w:val="none" w:sz="0" w:space="0" w:color="auto"/>
          </w:divBdr>
          <w:divsChild>
            <w:div w:id="1185823360">
              <w:marLeft w:val="0"/>
              <w:marRight w:val="0"/>
              <w:marTop w:val="0"/>
              <w:marBottom w:val="0"/>
              <w:divBdr>
                <w:top w:val="none" w:sz="0" w:space="0" w:color="auto"/>
                <w:left w:val="none" w:sz="0" w:space="0" w:color="auto"/>
                <w:bottom w:val="none" w:sz="0" w:space="0" w:color="auto"/>
                <w:right w:val="none" w:sz="0" w:space="0" w:color="auto"/>
              </w:divBdr>
            </w:div>
            <w:div w:id="1277297719">
              <w:marLeft w:val="0"/>
              <w:marRight w:val="0"/>
              <w:marTop w:val="0"/>
              <w:marBottom w:val="0"/>
              <w:divBdr>
                <w:top w:val="none" w:sz="0" w:space="0" w:color="auto"/>
                <w:left w:val="none" w:sz="0" w:space="0" w:color="auto"/>
                <w:bottom w:val="none" w:sz="0" w:space="0" w:color="auto"/>
                <w:right w:val="none" w:sz="0" w:space="0" w:color="auto"/>
              </w:divBdr>
            </w:div>
            <w:div w:id="883908363">
              <w:marLeft w:val="0"/>
              <w:marRight w:val="0"/>
              <w:marTop w:val="0"/>
              <w:marBottom w:val="0"/>
              <w:divBdr>
                <w:top w:val="none" w:sz="0" w:space="0" w:color="auto"/>
                <w:left w:val="none" w:sz="0" w:space="0" w:color="auto"/>
                <w:bottom w:val="none" w:sz="0" w:space="0" w:color="auto"/>
                <w:right w:val="none" w:sz="0" w:space="0" w:color="auto"/>
              </w:divBdr>
            </w:div>
            <w:div w:id="1391421168">
              <w:marLeft w:val="0"/>
              <w:marRight w:val="0"/>
              <w:marTop w:val="0"/>
              <w:marBottom w:val="0"/>
              <w:divBdr>
                <w:top w:val="none" w:sz="0" w:space="0" w:color="auto"/>
                <w:left w:val="none" w:sz="0" w:space="0" w:color="auto"/>
                <w:bottom w:val="none" w:sz="0" w:space="0" w:color="auto"/>
                <w:right w:val="none" w:sz="0" w:space="0" w:color="auto"/>
              </w:divBdr>
            </w:div>
            <w:div w:id="1031419009">
              <w:marLeft w:val="0"/>
              <w:marRight w:val="0"/>
              <w:marTop w:val="0"/>
              <w:marBottom w:val="0"/>
              <w:divBdr>
                <w:top w:val="none" w:sz="0" w:space="0" w:color="auto"/>
                <w:left w:val="none" w:sz="0" w:space="0" w:color="auto"/>
                <w:bottom w:val="none" w:sz="0" w:space="0" w:color="auto"/>
                <w:right w:val="none" w:sz="0" w:space="0" w:color="auto"/>
              </w:divBdr>
            </w:div>
            <w:div w:id="1155074599">
              <w:marLeft w:val="0"/>
              <w:marRight w:val="0"/>
              <w:marTop w:val="0"/>
              <w:marBottom w:val="0"/>
              <w:divBdr>
                <w:top w:val="none" w:sz="0" w:space="0" w:color="auto"/>
                <w:left w:val="none" w:sz="0" w:space="0" w:color="auto"/>
                <w:bottom w:val="none" w:sz="0" w:space="0" w:color="auto"/>
                <w:right w:val="none" w:sz="0" w:space="0" w:color="auto"/>
              </w:divBdr>
            </w:div>
            <w:div w:id="330370869">
              <w:marLeft w:val="0"/>
              <w:marRight w:val="0"/>
              <w:marTop w:val="0"/>
              <w:marBottom w:val="0"/>
              <w:divBdr>
                <w:top w:val="none" w:sz="0" w:space="0" w:color="auto"/>
                <w:left w:val="none" w:sz="0" w:space="0" w:color="auto"/>
                <w:bottom w:val="none" w:sz="0" w:space="0" w:color="auto"/>
                <w:right w:val="none" w:sz="0" w:space="0" w:color="auto"/>
              </w:divBdr>
            </w:div>
            <w:div w:id="1842045960">
              <w:marLeft w:val="0"/>
              <w:marRight w:val="0"/>
              <w:marTop w:val="0"/>
              <w:marBottom w:val="0"/>
              <w:divBdr>
                <w:top w:val="none" w:sz="0" w:space="0" w:color="auto"/>
                <w:left w:val="none" w:sz="0" w:space="0" w:color="auto"/>
                <w:bottom w:val="none" w:sz="0" w:space="0" w:color="auto"/>
                <w:right w:val="none" w:sz="0" w:space="0" w:color="auto"/>
              </w:divBdr>
            </w:div>
            <w:div w:id="765924271">
              <w:marLeft w:val="0"/>
              <w:marRight w:val="0"/>
              <w:marTop w:val="0"/>
              <w:marBottom w:val="0"/>
              <w:divBdr>
                <w:top w:val="none" w:sz="0" w:space="0" w:color="auto"/>
                <w:left w:val="none" w:sz="0" w:space="0" w:color="auto"/>
                <w:bottom w:val="none" w:sz="0" w:space="0" w:color="auto"/>
                <w:right w:val="none" w:sz="0" w:space="0" w:color="auto"/>
              </w:divBdr>
            </w:div>
            <w:div w:id="749157729">
              <w:marLeft w:val="0"/>
              <w:marRight w:val="0"/>
              <w:marTop w:val="0"/>
              <w:marBottom w:val="0"/>
              <w:divBdr>
                <w:top w:val="none" w:sz="0" w:space="0" w:color="auto"/>
                <w:left w:val="none" w:sz="0" w:space="0" w:color="auto"/>
                <w:bottom w:val="none" w:sz="0" w:space="0" w:color="auto"/>
                <w:right w:val="none" w:sz="0" w:space="0" w:color="auto"/>
              </w:divBdr>
            </w:div>
            <w:div w:id="1572420657">
              <w:marLeft w:val="0"/>
              <w:marRight w:val="0"/>
              <w:marTop w:val="0"/>
              <w:marBottom w:val="0"/>
              <w:divBdr>
                <w:top w:val="none" w:sz="0" w:space="0" w:color="auto"/>
                <w:left w:val="none" w:sz="0" w:space="0" w:color="auto"/>
                <w:bottom w:val="none" w:sz="0" w:space="0" w:color="auto"/>
                <w:right w:val="none" w:sz="0" w:space="0" w:color="auto"/>
              </w:divBdr>
            </w:div>
            <w:div w:id="1188832821">
              <w:marLeft w:val="0"/>
              <w:marRight w:val="0"/>
              <w:marTop w:val="0"/>
              <w:marBottom w:val="0"/>
              <w:divBdr>
                <w:top w:val="none" w:sz="0" w:space="0" w:color="auto"/>
                <w:left w:val="none" w:sz="0" w:space="0" w:color="auto"/>
                <w:bottom w:val="none" w:sz="0" w:space="0" w:color="auto"/>
                <w:right w:val="none" w:sz="0" w:space="0" w:color="auto"/>
              </w:divBdr>
            </w:div>
            <w:div w:id="1288076357">
              <w:marLeft w:val="0"/>
              <w:marRight w:val="0"/>
              <w:marTop w:val="0"/>
              <w:marBottom w:val="0"/>
              <w:divBdr>
                <w:top w:val="none" w:sz="0" w:space="0" w:color="auto"/>
                <w:left w:val="none" w:sz="0" w:space="0" w:color="auto"/>
                <w:bottom w:val="none" w:sz="0" w:space="0" w:color="auto"/>
                <w:right w:val="none" w:sz="0" w:space="0" w:color="auto"/>
              </w:divBdr>
            </w:div>
            <w:div w:id="15278893">
              <w:marLeft w:val="0"/>
              <w:marRight w:val="0"/>
              <w:marTop w:val="0"/>
              <w:marBottom w:val="0"/>
              <w:divBdr>
                <w:top w:val="none" w:sz="0" w:space="0" w:color="auto"/>
                <w:left w:val="none" w:sz="0" w:space="0" w:color="auto"/>
                <w:bottom w:val="none" w:sz="0" w:space="0" w:color="auto"/>
                <w:right w:val="none" w:sz="0" w:space="0" w:color="auto"/>
              </w:divBdr>
            </w:div>
            <w:div w:id="82184264">
              <w:marLeft w:val="0"/>
              <w:marRight w:val="0"/>
              <w:marTop w:val="0"/>
              <w:marBottom w:val="0"/>
              <w:divBdr>
                <w:top w:val="none" w:sz="0" w:space="0" w:color="auto"/>
                <w:left w:val="none" w:sz="0" w:space="0" w:color="auto"/>
                <w:bottom w:val="none" w:sz="0" w:space="0" w:color="auto"/>
                <w:right w:val="none" w:sz="0" w:space="0" w:color="auto"/>
              </w:divBdr>
            </w:div>
            <w:div w:id="997731539">
              <w:marLeft w:val="0"/>
              <w:marRight w:val="0"/>
              <w:marTop w:val="0"/>
              <w:marBottom w:val="0"/>
              <w:divBdr>
                <w:top w:val="none" w:sz="0" w:space="0" w:color="auto"/>
                <w:left w:val="none" w:sz="0" w:space="0" w:color="auto"/>
                <w:bottom w:val="none" w:sz="0" w:space="0" w:color="auto"/>
                <w:right w:val="none" w:sz="0" w:space="0" w:color="auto"/>
              </w:divBdr>
            </w:div>
            <w:div w:id="921764405">
              <w:marLeft w:val="0"/>
              <w:marRight w:val="0"/>
              <w:marTop w:val="0"/>
              <w:marBottom w:val="0"/>
              <w:divBdr>
                <w:top w:val="none" w:sz="0" w:space="0" w:color="auto"/>
                <w:left w:val="none" w:sz="0" w:space="0" w:color="auto"/>
                <w:bottom w:val="none" w:sz="0" w:space="0" w:color="auto"/>
                <w:right w:val="none" w:sz="0" w:space="0" w:color="auto"/>
              </w:divBdr>
            </w:div>
            <w:div w:id="944925468">
              <w:marLeft w:val="0"/>
              <w:marRight w:val="0"/>
              <w:marTop w:val="0"/>
              <w:marBottom w:val="0"/>
              <w:divBdr>
                <w:top w:val="none" w:sz="0" w:space="0" w:color="auto"/>
                <w:left w:val="none" w:sz="0" w:space="0" w:color="auto"/>
                <w:bottom w:val="none" w:sz="0" w:space="0" w:color="auto"/>
                <w:right w:val="none" w:sz="0" w:space="0" w:color="auto"/>
              </w:divBdr>
            </w:div>
            <w:div w:id="1043948663">
              <w:marLeft w:val="0"/>
              <w:marRight w:val="0"/>
              <w:marTop w:val="0"/>
              <w:marBottom w:val="0"/>
              <w:divBdr>
                <w:top w:val="none" w:sz="0" w:space="0" w:color="auto"/>
                <w:left w:val="none" w:sz="0" w:space="0" w:color="auto"/>
                <w:bottom w:val="none" w:sz="0" w:space="0" w:color="auto"/>
                <w:right w:val="none" w:sz="0" w:space="0" w:color="auto"/>
              </w:divBdr>
            </w:div>
            <w:div w:id="1097559969">
              <w:marLeft w:val="0"/>
              <w:marRight w:val="0"/>
              <w:marTop w:val="0"/>
              <w:marBottom w:val="0"/>
              <w:divBdr>
                <w:top w:val="none" w:sz="0" w:space="0" w:color="auto"/>
                <w:left w:val="none" w:sz="0" w:space="0" w:color="auto"/>
                <w:bottom w:val="none" w:sz="0" w:space="0" w:color="auto"/>
                <w:right w:val="none" w:sz="0" w:space="0" w:color="auto"/>
              </w:divBdr>
            </w:div>
            <w:div w:id="270356405">
              <w:marLeft w:val="0"/>
              <w:marRight w:val="0"/>
              <w:marTop w:val="0"/>
              <w:marBottom w:val="0"/>
              <w:divBdr>
                <w:top w:val="none" w:sz="0" w:space="0" w:color="auto"/>
                <w:left w:val="none" w:sz="0" w:space="0" w:color="auto"/>
                <w:bottom w:val="none" w:sz="0" w:space="0" w:color="auto"/>
                <w:right w:val="none" w:sz="0" w:space="0" w:color="auto"/>
              </w:divBdr>
            </w:div>
            <w:div w:id="91751871">
              <w:marLeft w:val="0"/>
              <w:marRight w:val="0"/>
              <w:marTop w:val="0"/>
              <w:marBottom w:val="0"/>
              <w:divBdr>
                <w:top w:val="none" w:sz="0" w:space="0" w:color="auto"/>
                <w:left w:val="none" w:sz="0" w:space="0" w:color="auto"/>
                <w:bottom w:val="none" w:sz="0" w:space="0" w:color="auto"/>
                <w:right w:val="none" w:sz="0" w:space="0" w:color="auto"/>
              </w:divBdr>
            </w:div>
            <w:div w:id="65761376">
              <w:marLeft w:val="0"/>
              <w:marRight w:val="0"/>
              <w:marTop w:val="0"/>
              <w:marBottom w:val="0"/>
              <w:divBdr>
                <w:top w:val="none" w:sz="0" w:space="0" w:color="auto"/>
                <w:left w:val="none" w:sz="0" w:space="0" w:color="auto"/>
                <w:bottom w:val="none" w:sz="0" w:space="0" w:color="auto"/>
                <w:right w:val="none" w:sz="0" w:space="0" w:color="auto"/>
              </w:divBdr>
            </w:div>
            <w:div w:id="909533859">
              <w:marLeft w:val="0"/>
              <w:marRight w:val="0"/>
              <w:marTop w:val="0"/>
              <w:marBottom w:val="0"/>
              <w:divBdr>
                <w:top w:val="none" w:sz="0" w:space="0" w:color="auto"/>
                <w:left w:val="none" w:sz="0" w:space="0" w:color="auto"/>
                <w:bottom w:val="none" w:sz="0" w:space="0" w:color="auto"/>
                <w:right w:val="none" w:sz="0" w:space="0" w:color="auto"/>
              </w:divBdr>
            </w:div>
            <w:div w:id="6353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5355">
      <w:bodyDiv w:val="1"/>
      <w:marLeft w:val="0"/>
      <w:marRight w:val="0"/>
      <w:marTop w:val="0"/>
      <w:marBottom w:val="0"/>
      <w:divBdr>
        <w:top w:val="none" w:sz="0" w:space="0" w:color="auto"/>
        <w:left w:val="none" w:sz="0" w:space="0" w:color="auto"/>
        <w:bottom w:val="none" w:sz="0" w:space="0" w:color="auto"/>
        <w:right w:val="none" w:sz="0" w:space="0" w:color="auto"/>
      </w:divBdr>
    </w:div>
    <w:div w:id="1247879293">
      <w:bodyDiv w:val="1"/>
      <w:marLeft w:val="0"/>
      <w:marRight w:val="0"/>
      <w:marTop w:val="0"/>
      <w:marBottom w:val="0"/>
      <w:divBdr>
        <w:top w:val="none" w:sz="0" w:space="0" w:color="auto"/>
        <w:left w:val="none" w:sz="0" w:space="0" w:color="auto"/>
        <w:bottom w:val="none" w:sz="0" w:space="0" w:color="auto"/>
        <w:right w:val="none" w:sz="0" w:space="0" w:color="auto"/>
      </w:divBdr>
      <w:divsChild>
        <w:div w:id="163057100">
          <w:marLeft w:val="0"/>
          <w:marRight w:val="0"/>
          <w:marTop w:val="0"/>
          <w:marBottom w:val="0"/>
          <w:divBdr>
            <w:top w:val="none" w:sz="0" w:space="0" w:color="auto"/>
            <w:left w:val="none" w:sz="0" w:space="0" w:color="auto"/>
            <w:bottom w:val="none" w:sz="0" w:space="0" w:color="auto"/>
            <w:right w:val="none" w:sz="0" w:space="0" w:color="auto"/>
          </w:divBdr>
          <w:divsChild>
            <w:div w:id="9723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7626">
      <w:bodyDiv w:val="1"/>
      <w:marLeft w:val="0"/>
      <w:marRight w:val="0"/>
      <w:marTop w:val="0"/>
      <w:marBottom w:val="0"/>
      <w:divBdr>
        <w:top w:val="none" w:sz="0" w:space="0" w:color="auto"/>
        <w:left w:val="none" w:sz="0" w:space="0" w:color="auto"/>
        <w:bottom w:val="none" w:sz="0" w:space="0" w:color="auto"/>
        <w:right w:val="none" w:sz="0" w:space="0" w:color="auto"/>
      </w:divBdr>
    </w:div>
    <w:div w:id="1275288744">
      <w:bodyDiv w:val="1"/>
      <w:marLeft w:val="0"/>
      <w:marRight w:val="0"/>
      <w:marTop w:val="0"/>
      <w:marBottom w:val="0"/>
      <w:divBdr>
        <w:top w:val="none" w:sz="0" w:space="0" w:color="auto"/>
        <w:left w:val="none" w:sz="0" w:space="0" w:color="auto"/>
        <w:bottom w:val="none" w:sz="0" w:space="0" w:color="auto"/>
        <w:right w:val="none" w:sz="0" w:space="0" w:color="auto"/>
      </w:divBdr>
      <w:divsChild>
        <w:div w:id="1594581204">
          <w:marLeft w:val="0"/>
          <w:marRight w:val="0"/>
          <w:marTop w:val="0"/>
          <w:marBottom w:val="0"/>
          <w:divBdr>
            <w:top w:val="none" w:sz="0" w:space="0" w:color="auto"/>
            <w:left w:val="none" w:sz="0" w:space="0" w:color="auto"/>
            <w:bottom w:val="none" w:sz="0" w:space="0" w:color="auto"/>
            <w:right w:val="none" w:sz="0" w:space="0" w:color="auto"/>
          </w:divBdr>
          <w:divsChild>
            <w:div w:id="15625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0179">
      <w:bodyDiv w:val="1"/>
      <w:marLeft w:val="0"/>
      <w:marRight w:val="0"/>
      <w:marTop w:val="0"/>
      <w:marBottom w:val="0"/>
      <w:divBdr>
        <w:top w:val="none" w:sz="0" w:space="0" w:color="auto"/>
        <w:left w:val="none" w:sz="0" w:space="0" w:color="auto"/>
        <w:bottom w:val="none" w:sz="0" w:space="0" w:color="auto"/>
        <w:right w:val="none" w:sz="0" w:space="0" w:color="auto"/>
      </w:divBdr>
      <w:divsChild>
        <w:div w:id="1826508864">
          <w:marLeft w:val="0"/>
          <w:marRight w:val="0"/>
          <w:marTop w:val="0"/>
          <w:marBottom w:val="0"/>
          <w:divBdr>
            <w:top w:val="none" w:sz="0" w:space="0" w:color="auto"/>
            <w:left w:val="none" w:sz="0" w:space="0" w:color="auto"/>
            <w:bottom w:val="none" w:sz="0" w:space="0" w:color="auto"/>
            <w:right w:val="none" w:sz="0" w:space="0" w:color="auto"/>
          </w:divBdr>
          <w:divsChild>
            <w:div w:id="3978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737">
      <w:bodyDiv w:val="1"/>
      <w:marLeft w:val="0"/>
      <w:marRight w:val="0"/>
      <w:marTop w:val="0"/>
      <w:marBottom w:val="0"/>
      <w:divBdr>
        <w:top w:val="none" w:sz="0" w:space="0" w:color="auto"/>
        <w:left w:val="none" w:sz="0" w:space="0" w:color="auto"/>
        <w:bottom w:val="none" w:sz="0" w:space="0" w:color="auto"/>
        <w:right w:val="none" w:sz="0" w:space="0" w:color="auto"/>
      </w:divBdr>
      <w:divsChild>
        <w:div w:id="1406882016">
          <w:marLeft w:val="0"/>
          <w:marRight w:val="0"/>
          <w:marTop w:val="0"/>
          <w:marBottom w:val="0"/>
          <w:divBdr>
            <w:top w:val="none" w:sz="0" w:space="0" w:color="auto"/>
            <w:left w:val="none" w:sz="0" w:space="0" w:color="auto"/>
            <w:bottom w:val="none" w:sz="0" w:space="0" w:color="auto"/>
            <w:right w:val="none" w:sz="0" w:space="0" w:color="auto"/>
          </w:divBdr>
          <w:divsChild>
            <w:div w:id="1130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8447">
      <w:bodyDiv w:val="1"/>
      <w:marLeft w:val="0"/>
      <w:marRight w:val="0"/>
      <w:marTop w:val="0"/>
      <w:marBottom w:val="0"/>
      <w:divBdr>
        <w:top w:val="none" w:sz="0" w:space="0" w:color="auto"/>
        <w:left w:val="none" w:sz="0" w:space="0" w:color="auto"/>
        <w:bottom w:val="none" w:sz="0" w:space="0" w:color="auto"/>
        <w:right w:val="none" w:sz="0" w:space="0" w:color="auto"/>
      </w:divBdr>
    </w:div>
    <w:div w:id="1502508374">
      <w:bodyDiv w:val="1"/>
      <w:marLeft w:val="0"/>
      <w:marRight w:val="0"/>
      <w:marTop w:val="0"/>
      <w:marBottom w:val="0"/>
      <w:divBdr>
        <w:top w:val="none" w:sz="0" w:space="0" w:color="auto"/>
        <w:left w:val="none" w:sz="0" w:space="0" w:color="auto"/>
        <w:bottom w:val="none" w:sz="0" w:space="0" w:color="auto"/>
        <w:right w:val="none" w:sz="0" w:space="0" w:color="auto"/>
      </w:divBdr>
      <w:divsChild>
        <w:div w:id="536351501">
          <w:marLeft w:val="0"/>
          <w:marRight w:val="0"/>
          <w:marTop w:val="0"/>
          <w:marBottom w:val="0"/>
          <w:divBdr>
            <w:top w:val="none" w:sz="0" w:space="0" w:color="auto"/>
            <w:left w:val="none" w:sz="0" w:space="0" w:color="auto"/>
            <w:bottom w:val="none" w:sz="0" w:space="0" w:color="auto"/>
            <w:right w:val="none" w:sz="0" w:space="0" w:color="auto"/>
          </w:divBdr>
          <w:divsChild>
            <w:div w:id="12765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37620">
      <w:bodyDiv w:val="1"/>
      <w:marLeft w:val="0"/>
      <w:marRight w:val="0"/>
      <w:marTop w:val="0"/>
      <w:marBottom w:val="0"/>
      <w:divBdr>
        <w:top w:val="none" w:sz="0" w:space="0" w:color="auto"/>
        <w:left w:val="none" w:sz="0" w:space="0" w:color="auto"/>
        <w:bottom w:val="none" w:sz="0" w:space="0" w:color="auto"/>
        <w:right w:val="none" w:sz="0" w:space="0" w:color="auto"/>
      </w:divBdr>
      <w:divsChild>
        <w:div w:id="1764835562">
          <w:marLeft w:val="0"/>
          <w:marRight w:val="0"/>
          <w:marTop w:val="0"/>
          <w:marBottom w:val="0"/>
          <w:divBdr>
            <w:top w:val="none" w:sz="0" w:space="0" w:color="auto"/>
            <w:left w:val="none" w:sz="0" w:space="0" w:color="auto"/>
            <w:bottom w:val="none" w:sz="0" w:space="0" w:color="auto"/>
            <w:right w:val="none" w:sz="0" w:space="0" w:color="auto"/>
          </w:divBdr>
          <w:divsChild>
            <w:div w:id="15266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9799">
      <w:bodyDiv w:val="1"/>
      <w:marLeft w:val="0"/>
      <w:marRight w:val="0"/>
      <w:marTop w:val="0"/>
      <w:marBottom w:val="0"/>
      <w:divBdr>
        <w:top w:val="none" w:sz="0" w:space="0" w:color="auto"/>
        <w:left w:val="none" w:sz="0" w:space="0" w:color="auto"/>
        <w:bottom w:val="none" w:sz="0" w:space="0" w:color="auto"/>
        <w:right w:val="none" w:sz="0" w:space="0" w:color="auto"/>
      </w:divBdr>
    </w:div>
    <w:div w:id="1596357774">
      <w:bodyDiv w:val="1"/>
      <w:marLeft w:val="0"/>
      <w:marRight w:val="0"/>
      <w:marTop w:val="0"/>
      <w:marBottom w:val="0"/>
      <w:divBdr>
        <w:top w:val="none" w:sz="0" w:space="0" w:color="auto"/>
        <w:left w:val="none" w:sz="0" w:space="0" w:color="auto"/>
        <w:bottom w:val="none" w:sz="0" w:space="0" w:color="auto"/>
        <w:right w:val="none" w:sz="0" w:space="0" w:color="auto"/>
      </w:divBdr>
      <w:divsChild>
        <w:div w:id="982658951">
          <w:marLeft w:val="0"/>
          <w:marRight w:val="0"/>
          <w:marTop w:val="0"/>
          <w:marBottom w:val="0"/>
          <w:divBdr>
            <w:top w:val="none" w:sz="0" w:space="0" w:color="auto"/>
            <w:left w:val="none" w:sz="0" w:space="0" w:color="auto"/>
            <w:bottom w:val="none" w:sz="0" w:space="0" w:color="auto"/>
            <w:right w:val="none" w:sz="0" w:space="0" w:color="auto"/>
          </w:divBdr>
          <w:divsChild>
            <w:div w:id="1174494076">
              <w:marLeft w:val="0"/>
              <w:marRight w:val="0"/>
              <w:marTop w:val="0"/>
              <w:marBottom w:val="0"/>
              <w:divBdr>
                <w:top w:val="none" w:sz="0" w:space="0" w:color="auto"/>
                <w:left w:val="none" w:sz="0" w:space="0" w:color="auto"/>
                <w:bottom w:val="none" w:sz="0" w:space="0" w:color="auto"/>
                <w:right w:val="none" w:sz="0" w:space="0" w:color="auto"/>
              </w:divBdr>
            </w:div>
            <w:div w:id="875386699">
              <w:marLeft w:val="0"/>
              <w:marRight w:val="0"/>
              <w:marTop w:val="0"/>
              <w:marBottom w:val="0"/>
              <w:divBdr>
                <w:top w:val="none" w:sz="0" w:space="0" w:color="auto"/>
                <w:left w:val="none" w:sz="0" w:space="0" w:color="auto"/>
                <w:bottom w:val="none" w:sz="0" w:space="0" w:color="auto"/>
                <w:right w:val="none" w:sz="0" w:space="0" w:color="auto"/>
              </w:divBdr>
            </w:div>
            <w:div w:id="2066682840">
              <w:marLeft w:val="0"/>
              <w:marRight w:val="0"/>
              <w:marTop w:val="0"/>
              <w:marBottom w:val="0"/>
              <w:divBdr>
                <w:top w:val="none" w:sz="0" w:space="0" w:color="auto"/>
                <w:left w:val="none" w:sz="0" w:space="0" w:color="auto"/>
                <w:bottom w:val="none" w:sz="0" w:space="0" w:color="auto"/>
                <w:right w:val="none" w:sz="0" w:space="0" w:color="auto"/>
              </w:divBdr>
            </w:div>
            <w:div w:id="1382173455">
              <w:marLeft w:val="0"/>
              <w:marRight w:val="0"/>
              <w:marTop w:val="0"/>
              <w:marBottom w:val="0"/>
              <w:divBdr>
                <w:top w:val="none" w:sz="0" w:space="0" w:color="auto"/>
                <w:left w:val="none" w:sz="0" w:space="0" w:color="auto"/>
                <w:bottom w:val="none" w:sz="0" w:space="0" w:color="auto"/>
                <w:right w:val="none" w:sz="0" w:space="0" w:color="auto"/>
              </w:divBdr>
            </w:div>
            <w:div w:id="294062629">
              <w:marLeft w:val="0"/>
              <w:marRight w:val="0"/>
              <w:marTop w:val="0"/>
              <w:marBottom w:val="0"/>
              <w:divBdr>
                <w:top w:val="none" w:sz="0" w:space="0" w:color="auto"/>
                <w:left w:val="none" w:sz="0" w:space="0" w:color="auto"/>
                <w:bottom w:val="none" w:sz="0" w:space="0" w:color="auto"/>
                <w:right w:val="none" w:sz="0" w:space="0" w:color="auto"/>
              </w:divBdr>
            </w:div>
            <w:div w:id="1249727572">
              <w:marLeft w:val="0"/>
              <w:marRight w:val="0"/>
              <w:marTop w:val="0"/>
              <w:marBottom w:val="0"/>
              <w:divBdr>
                <w:top w:val="none" w:sz="0" w:space="0" w:color="auto"/>
                <w:left w:val="none" w:sz="0" w:space="0" w:color="auto"/>
                <w:bottom w:val="none" w:sz="0" w:space="0" w:color="auto"/>
                <w:right w:val="none" w:sz="0" w:space="0" w:color="auto"/>
              </w:divBdr>
            </w:div>
            <w:div w:id="979454532">
              <w:marLeft w:val="0"/>
              <w:marRight w:val="0"/>
              <w:marTop w:val="0"/>
              <w:marBottom w:val="0"/>
              <w:divBdr>
                <w:top w:val="none" w:sz="0" w:space="0" w:color="auto"/>
                <w:left w:val="none" w:sz="0" w:space="0" w:color="auto"/>
                <w:bottom w:val="none" w:sz="0" w:space="0" w:color="auto"/>
                <w:right w:val="none" w:sz="0" w:space="0" w:color="auto"/>
              </w:divBdr>
            </w:div>
            <w:div w:id="631129960">
              <w:marLeft w:val="0"/>
              <w:marRight w:val="0"/>
              <w:marTop w:val="0"/>
              <w:marBottom w:val="0"/>
              <w:divBdr>
                <w:top w:val="none" w:sz="0" w:space="0" w:color="auto"/>
                <w:left w:val="none" w:sz="0" w:space="0" w:color="auto"/>
                <w:bottom w:val="none" w:sz="0" w:space="0" w:color="auto"/>
                <w:right w:val="none" w:sz="0" w:space="0" w:color="auto"/>
              </w:divBdr>
            </w:div>
            <w:div w:id="240990885">
              <w:marLeft w:val="0"/>
              <w:marRight w:val="0"/>
              <w:marTop w:val="0"/>
              <w:marBottom w:val="0"/>
              <w:divBdr>
                <w:top w:val="none" w:sz="0" w:space="0" w:color="auto"/>
                <w:left w:val="none" w:sz="0" w:space="0" w:color="auto"/>
                <w:bottom w:val="none" w:sz="0" w:space="0" w:color="auto"/>
                <w:right w:val="none" w:sz="0" w:space="0" w:color="auto"/>
              </w:divBdr>
            </w:div>
            <w:div w:id="1940210438">
              <w:marLeft w:val="0"/>
              <w:marRight w:val="0"/>
              <w:marTop w:val="0"/>
              <w:marBottom w:val="0"/>
              <w:divBdr>
                <w:top w:val="none" w:sz="0" w:space="0" w:color="auto"/>
                <w:left w:val="none" w:sz="0" w:space="0" w:color="auto"/>
                <w:bottom w:val="none" w:sz="0" w:space="0" w:color="auto"/>
                <w:right w:val="none" w:sz="0" w:space="0" w:color="auto"/>
              </w:divBdr>
            </w:div>
            <w:div w:id="1549687997">
              <w:marLeft w:val="0"/>
              <w:marRight w:val="0"/>
              <w:marTop w:val="0"/>
              <w:marBottom w:val="0"/>
              <w:divBdr>
                <w:top w:val="none" w:sz="0" w:space="0" w:color="auto"/>
                <w:left w:val="none" w:sz="0" w:space="0" w:color="auto"/>
                <w:bottom w:val="none" w:sz="0" w:space="0" w:color="auto"/>
                <w:right w:val="none" w:sz="0" w:space="0" w:color="auto"/>
              </w:divBdr>
            </w:div>
            <w:div w:id="1778670464">
              <w:marLeft w:val="0"/>
              <w:marRight w:val="0"/>
              <w:marTop w:val="0"/>
              <w:marBottom w:val="0"/>
              <w:divBdr>
                <w:top w:val="none" w:sz="0" w:space="0" w:color="auto"/>
                <w:left w:val="none" w:sz="0" w:space="0" w:color="auto"/>
                <w:bottom w:val="none" w:sz="0" w:space="0" w:color="auto"/>
                <w:right w:val="none" w:sz="0" w:space="0" w:color="auto"/>
              </w:divBdr>
            </w:div>
            <w:div w:id="1417358143">
              <w:marLeft w:val="0"/>
              <w:marRight w:val="0"/>
              <w:marTop w:val="0"/>
              <w:marBottom w:val="0"/>
              <w:divBdr>
                <w:top w:val="none" w:sz="0" w:space="0" w:color="auto"/>
                <w:left w:val="none" w:sz="0" w:space="0" w:color="auto"/>
                <w:bottom w:val="none" w:sz="0" w:space="0" w:color="auto"/>
                <w:right w:val="none" w:sz="0" w:space="0" w:color="auto"/>
              </w:divBdr>
            </w:div>
            <w:div w:id="573781459">
              <w:marLeft w:val="0"/>
              <w:marRight w:val="0"/>
              <w:marTop w:val="0"/>
              <w:marBottom w:val="0"/>
              <w:divBdr>
                <w:top w:val="none" w:sz="0" w:space="0" w:color="auto"/>
                <w:left w:val="none" w:sz="0" w:space="0" w:color="auto"/>
                <w:bottom w:val="none" w:sz="0" w:space="0" w:color="auto"/>
                <w:right w:val="none" w:sz="0" w:space="0" w:color="auto"/>
              </w:divBdr>
            </w:div>
            <w:div w:id="3552582">
              <w:marLeft w:val="0"/>
              <w:marRight w:val="0"/>
              <w:marTop w:val="0"/>
              <w:marBottom w:val="0"/>
              <w:divBdr>
                <w:top w:val="none" w:sz="0" w:space="0" w:color="auto"/>
                <w:left w:val="none" w:sz="0" w:space="0" w:color="auto"/>
                <w:bottom w:val="none" w:sz="0" w:space="0" w:color="auto"/>
                <w:right w:val="none" w:sz="0" w:space="0" w:color="auto"/>
              </w:divBdr>
            </w:div>
            <w:div w:id="172143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35106">
      <w:bodyDiv w:val="1"/>
      <w:marLeft w:val="0"/>
      <w:marRight w:val="0"/>
      <w:marTop w:val="0"/>
      <w:marBottom w:val="0"/>
      <w:divBdr>
        <w:top w:val="none" w:sz="0" w:space="0" w:color="auto"/>
        <w:left w:val="none" w:sz="0" w:space="0" w:color="auto"/>
        <w:bottom w:val="none" w:sz="0" w:space="0" w:color="auto"/>
        <w:right w:val="none" w:sz="0" w:space="0" w:color="auto"/>
      </w:divBdr>
      <w:divsChild>
        <w:div w:id="990210305">
          <w:marLeft w:val="0"/>
          <w:marRight w:val="0"/>
          <w:marTop w:val="0"/>
          <w:marBottom w:val="0"/>
          <w:divBdr>
            <w:top w:val="none" w:sz="0" w:space="0" w:color="auto"/>
            <w:left w:val="none" w:sz="0" w:space="0" w:color="auto"/>
            <w:bottom w:val="none" w:sz="0" w:space="0" w:color="auto"/>
            <w:right w:val="none" w:sz="0" w:space="0" w:color="auto"/>
          </w:divBdr>
          <w:divsChild>
            <w:div w:id="988560730">
              <w:marLeft w:val="0"/>
              <w:marRight w:val="0"/>
              <w:marTop w:val="0"/>
              <w:marBottom w:val="0"/>
              <w:divBdr>
                <w:top w:val="none" w:sz="0" w:space="0" w:color="auto"/>
                <w:left w:val="none" w:sz="0" w:space="0" w:color="auto"/>
                <w:bottom w:val="none" w:sz="0" w:space="0" w:color="auto"/>
                <w:right w:val="none" w:sz="0" w:space="0" w:color="auto"/>
              </w:divBdr>
            </w:div>
            <w:div w:id="1218123093">
              <w:marLeft w:val="0"/>
              <w:marRight w:val="0"/>
              <w:marTop w:val="0"/>
              <w:marBottom w:val="0"/>
              <w:divBdr>
                <w:top w:val="none" w:sz="0" w:space="0" w:color="auto"/>
                <w:left w:val="none" w:sz="0" w:space="0" w:color="auto"/>
                <w:bottom w:val="none" w:sz="0" w:space="0" w:color="auto"/>
                <w:right w:val="none" w:sz="0" w:space="0" w:color="auto"/>
              </w:divBdr>
            </w:div>
            <w:div w:id="1598755641">
              <w:marLeft w:val="0"/>
              <w:marRight w:val="0"/>
              <w:marTop w:val="0"/>
              <w:marBottom w:val="0"/>
              <w:divBdr>
                <w:top w:val="none" w:sz="0" w:space="0" w:color="auto"/>
                <w:left w:val="none" w:sz="0" w:space="0" w:color="auto"/>
                <w:bottom w:val="none" w:sz="0" w:space="0" w:color="auto"/>
                <w:right w:val="none" w:sz="0" w:space="0" w:color="auto"/>
              </w:divBdr>
            </w:div>
            <w:div w:id="248775254">
              <w:marLeft w:val="0"/>
              <w:marRight w:val="0"/>
              <w:marTop w:val="0"/>
              <w:marBottom w:val="0"/>
              <w:divBdr>
                <w:top w:val="none" w:sz="0" w:space="0" w:color="auto"/>
                <w:left w:val="none" w:sz="0" w:space="0" w:color="auto"/>
                <w:bottom w:val="none" w:sz="0" w:space="0" w:color="auto"/>
                <w:right w:val="none" w:sz="0" w:space="0" w:color="auto"/>
              </w:divBdr>
            </w:div>
            <w:div w:id="483207838">
              <w:marLeft w:val="0"/>
              <w:marRight w:val="0"/>
              <w:marTop w:val="0"/>
              <w:marBottom w:val="0"/>
              <w:divBdr>
                <w:top w:val="none" w:sz="0" w:space="0" w:color="auto"/>
                <w:left w:val="none" w:sz="0" w:space="0" w:color="auto"/>
                <w:bottom w:val="none" w:sz="0" w:space="0" w:color="auto"/>
                <w:right w:val="none" w:sz="0" w:space="0" w:color="auto"/>
              </w:divBdr>
            </w:div>
            <w:div w:id="161824206">
              <w:marLeft w:val="0"/>
              <w:marRight w:val="0"/>
              <w:marTop w:val="0"/>
              <w:marBottom w:val="0"/>
              <w:divBdr>
                <w:top w:val="none" w:sz="0" w:space="0" w:color="auto"/>
                <w:left w:val="none" w:sz="0" w:space="0" w:color="auto"/>
                <w:bottom w:val="none" w:sz="0" w:space="0" w:color="auto"/>
                <w:right w:val="none" w:sz="0" w:space="0" w:color="auto"/>
              </w:divBdr>
            </w:div>
            <w:div w:id="380442774">
              <w:marLeft w:val="0"/>
              <w:marRight w:val="0"/>
              <w:marTop w:val="0"/>
              <w:marBottom w:val="0"/>
              <w:divBdr>
                <w:top w:val="none" w:sz="0" w:space="0" w:color="auto"/>
                <w:left w:val="none" w:sz="0" w:space="0" w:color="auto"/>
                <w:bottom w:val="none" w:sz="0" w:space="0" w:color="auto"/>
                <w:right w:val="none" w:sz="0" w:space="0" w:color="auto"/>
              </w:divBdr>
            </w:div>
            <w:div w:id="1370688403">
              <w:marLeft w:val="0"/>
              <w:marRight w:val="0"/>
              <w:marTop w:val="0"/>
              <w:marBottom w:val="0"/>
              <w:divBdr>
                <w:top w:val="none" w:sz="0" w:space="0" w:color="auto"/>
                <w:left w:val="none" w:sz="0" w:space="0" w:color="auto"/>
                <w:bottom w:val="none" w:sz="0" w:space="0" w:color="auto"/>
                <w:right w:val="none" w:sz="0" w:space="0" w:color="auto"/>
              </w:divBdr>
            </w:div>
            <w:div w:id="301889544">
              <w:marLeft w:val="0"/>
              <w:marRight w:val="0"/>
              <w:marTop w:val="0"/>
              <w:marBottom w:val="0"/>
              <w:divBdr>
                <w:top w:val="none" w:sz="0" w:space="0" w:color="auto"/>
                <w:left w:val="none" w:sz="0" w:space="0" w:color="auto"/>
                <w:bottom w:val="none" w:sz="0" w:space="0" w:color="auto"/>
                <w:right w:val="none" w:sz="0" w:space="0" w:color="auto"/>
              </w:divBdr>
            </w:div>
            <w:div w:id="1743212283">
              <w:marLeft w:val="0"/>
              <w:marRight w:val="0"/>
              <w:marTop w:val="0"/>
              <w:marBottom w:val="0"/>
              <w:divBdr>
                <w:top w:val="none" w:sz="0" w:space="0" w:color="auto"/>
                <w:left w:val="none" w:sz="0" w:space="0" w:color="auto"/>
                <w:bottom w:val="none" w:sz="0" w:space="0" w:color="auto"/>
                <w:right w:val="none" w:sz="0" w:space="0" w:color="auto"/>
              </w:divBdr>
            </w:div>
            <w:div w:id="404642539">
              <w:marLeft w:val="0"/>
              <w:marRight w:val="0"/>
              <w:marTop w:val="0"/>
              <w:marBottom w:val="0"/>
              <w:divBdr>
                <w:top w:val="none" w:sz="0" w:space="0" w:color="auto"/>
                <w:left w:val="none" w:sz="0" w:space="0" w:color="auto"/>
                <w:bottom w:val="none" w:sz="0" w:space="0" w:color="auto"/>
                <w:right w:val="none" w:sz="0" w:space="0" w:color="auto"/>
              </w:divBdr>
            </w:div>
            <w:div w:id="116798556">
              <w:marLeft w:val="0"/>
              <w:marRight w:val="0"/>
              <w:marTop w:val="0"/>
              <w:marBottom w:val="0"/>
              <w:divBdr>
                <w:top w:val="none" w:sz="0" w:space="0" w:color="auto"/>
                <w:left w:val="none" w:sz="0" w:space="0" w:color="auto"/>
                <w:bottom w:val="none" w:sz="0" w:space="0" w:color="auto"/>
                <w:right w:val="none" w:sz="0" w:space="0" w:color="auto"/>
              </w:divBdr>
            </w:div>
            <w:div w:id="870727290">
              <w:marLeft w:val="0"/>
              <w:marRight w:val="0"/>
              <w:marTop w:val="0"/>
              <w:marBottom w:val="0"/>
              <w:divBdr>
                <w:top w:val="none" w:sz="0" w:space="0" w:color="auto"/>
                <w:left w:val="none" w:sz="0" w:space="0" w:color="auto"/>
                <w:bottom w:val="none" w:sz="0" w:space="0" w:color="auto"/>
                <w:right w:val="none" w:sz="0" w:space="0" w:color="auto"/>
              </w:divBdr>
            </w:div>
            <w:div w:id="1701084418">
              <w:marLeft w:val="0"/>
              <w:marRight w:val="0"/>
              <w:marTop w:val="0"/>
              <w:marBottom w:val="0"/>
              <w:divBdr>
                <w:top w:val="none" w:sz="0" w:space="0" w:color="auto"/>
                <w:left w:val="none" w:sz="0" w:space="0" w:color="auto"/>
                <w:bottom w:val="none" w:sz="0" w:space="0" w:color="auto"/>
                <w:right w:val="none" w:sz="0" w:space="0" w:color="auto"/>
              </w:divBdr>
            </w:div>
            <w:div w:id="1940259818">
              <w:marLeft w:val="0"/>
              <w:marRight w:val="0"/>
              <w:marTop w:val="0"/>
              <w:marBottom w:val="0"/>
              <w:divBdr>
                <w:top w:val="none" w:sz="0" w:space="0" w:color="auto"/>
                <w:left w:val="none" w:sz="0" w:space="0" w:color="auto"/>
                <w:bottom w:val="none" w:sz="0" w:space="0" w:color="auto"/>
                <w:right w:val="none" w:sz="0" w:space="0" w:color="auto"/>
              </w:divBdr>
            </w:div>
            <w:div w:id="693074169">
              <w:marLeft w:val="0"/>
              <w:marRight w:val="0"/>
              <w:marTop w:val="0"/>
              <w:marBottom w:val="0"/>
              <w:divBdr>
                <w:top w:val="none" w:sz="0" w:space="0" w:color="auto"/>
                <w:left w:val="none" w:sz="0" w:space="0" w:color="auto"/>
                <w:bottom w:val="none" w:sz="0" w:space="0" w:color="auto"/>
                <w:right w:val="none" w:sz="0" w:space="0" w:color="auto"/>
              </w:divBdr>
            </w:div>
            <w:div w:id="595745491">
              <w:marLeft w:val="0"/>
              <w:marRight w:val="0"/>
              <w:marTop w:val="0"/>
              <w:marBottom w:val="0"/>
              <w:divBdr>
                <w:top w:val="none" w:sz="0" w:space="0" w:color="auto"/>
                <w:left w:val="none" w:sz="0" w:space="0" w:color="auto"/>
                <w:bottom w:val="none" w:sz="0" w:space="0" w:color="auto"/>
                <w:right w:val="none" w:sz="0" w:space="0" w:color="auto"/>
              </w:divBdr>
            </w:div>
            <w:div w:id="2064328333">
              <w:marLeft w:val="0"/>
              <w:marRight w:val="0"/>
              <w:marTop w:val="0"/>
              <w:marBottom w:val="0"/>
              <w:divBdr>
                <w:top w:val="none" w:sz="0" w:space="0" w:color="auto"/>
                <w:left w:val="none" w:sz="0" w:space="0" w:color="auto"/>
                <w:bottom w:val="none" w:sz="0" w:space="0" w:color="auto"/>
                <w:right w:val="none" w:sz="0" w:space="0" w:color="auto"/>
              </w:divBdr>
            </w:div>
            <w:div w:id="205875553">
              <w:marLeft w:val="0"/>
              <w:marRight w:val="0"/>
              <w:marTop w:val="0"/>
              <w:marBottom w:val="0"/>
              <w:divBdr>
                <w:top w:val="none" w:sz="0" w:space="0" w:color="auto"/>
                <w:left w:val="none" w:sz="0" w:space="0" w:color="auto"/>
                <w:bottom w:val="none" w:sz="0" w:space="0" w:color="auto"/>
                <w:right w:val="none" w:sz="0" w:space="0" w:color="auto"/>
              </w:divBdr>
            </w:div>
            <w:div w:id="1166942483">
              <w:marLeft w:val="0"/>
              <w:marRight w:val="0"/>
              <w:marTop w:val="0"/>
              <w:marBottom w:val="0"/>
              <w:divBdr>
                <w:top w:val="none" w:sz="0" w:space="0" w:color="auto"/>
                <w:left w:val="none" w:sz="0" w:space="0" w:color="auto"/>
                <w:bottom w:val="none" w:sz="0" w:space="0" w:color="auto"/>
                <w:right w:val="none" w:sz="0" w:space="0" w:color="auto"/>
              </w:divBdr>
            </w:div>
            <w:div w:id="1811433470">
              <w:marLeft w:val="0"/>
              <w:marRight w:val="0"/>
              <w:marTop w:val="0"/>
              <w:marBottom w:val="0"/>
              <w:divBdr>
                <w:top w:val="none" w:sz="0" w:space="0" w:color="auto"/>
                <w:left w:val="none" w:sz="0" w:space="0" w:color="auto"/>
                <w:bottom w:val="none" w:sz="0" w:space="0" w:color="auto"/>
                <w:right w:val="none" w:sz="0" w:space="0" w:color="auto"/>
              </w:divBdr>
            </w:div>
            <w:div w:id="75825861">
              <w:marLeft w:val="0"/>
              <w:marRight w:val="0"/>
              <w:marTop w:val="0"/>
              <w:marBottom w:val="0"/>
              <w:divBdr>
                <w:top w:val="none" w:sz="0" w:space="0" w:color="auto"/>
                <w:left w:val="none" w:sz="0" w:space="0" w:color="auto"/>
                <w:bottom w:val="none" w:sz="0" w:space="0" w:color="auto"/>
                <w:right w:val="none" w:sz="0" w:space="0" w:color="auto"/>
              </w:divBdr>
            </w:div>
            <w:div w:id="1264654314">
              <w:marLeft w:val="0"/>
              <w:marRight w:val="0"/>
              <w:marTop w:val="0"/>
              <w:marBottom w:val="0"/>
              <w:divBdr>
                <w:top w:val="none" w:sz="0" w:space="0" w:color="auto"/>
                <w:left w:val="none" w:sz="0" w:space="0" w:color="auto"/>
                <w:bottom w:val="none" w:sz="0" w:space="0" w:color="auto"/>
                <w:right w:val="none" w:sz="0" w:space="0" w:color="auto"/>
              </w:divBdr>
            </w:div>
            <w:div w:id="2010330152">
              <w:marLeft w:val="0"/>
              <w:marRight w:val="0"/>
              <w:marTop w:val="0"/>
              <w:marBottom w:val="0"/>
              <w:divBdr>
                <w:top w:val="none" w:sz="0" w:space="0" w:color="auto"/>
                <w:left w:val="none" w:sz="0" w:space="0" w:color="auto"/>
                <w:bottom w:val="none" w:sz="0" w:space="0" w:color="auto"/>
                <w:right w:val="none" w:sz="0" w:space="0" w:color="auto"/>
              </w:divBdr>
            </w:div>
            <w:div w:id="1955481574">
              <w:marLeft w:val="0"/>
              <w:marRight w:val="0"/>
              <w:marTop w:val="0"/>
              <w:marBottom w:val="0"/>
              <w:divBdr>
                <w:top w:val="none" w:sz="0" w:space="0" w:color="auto"/>
                <w:left w:val="none" w:sz="0" w:space="0" w:color="auto"/>
                <w:bottom w:val="none" w:sz="0" w:space="0" w:color="auto"/>
                <w:right w:val="none" w:sz="0" w:space="0" w:color="auto"/>
              </w:divBdr>
            </w:div>
            <w:div w:id="1378579791">
              <w:marLeft w:val="0"/>
              <w:marRight w:val="0"/>
              <w:marTop w:val="0"/>
              <w:marBottom w:val="0"/>
              <w:divBdr>
                <w:top w:val="none" w:sz="0" w:space="0" w:color="auto"/>
                <w:left w:val="none" w:sz="0" w:space="0" w:color="auto"/>
                <w:bottom w:val="none" w:sz="0" w:space="0" w:color="auto"/>
                <w:right w:val="none" w:sz="0" w:space="0" w:color="auto"/>
              </w:divBdr>
            </w:div>
            <w:div w:id="1892185934">
              <w:marLeft w:val="0"/>
              <w:marRight w:val="0"/>
              <w:marTop w:val="0"/>
              <w:marBottom w:val="0"/>
              <w:divBdr>
                <w:top w:val="none" w:sz="0" w:space="0" w:color="auto"/>
                <w:left w:val="none" w:sz="0" w:space="0" w:color="auto"/>
                <w:bottom w:val="none" w:sz="0" w:space="0" w:color="auto"/>
                <w:right w:val="none" w:sz="0" w:space="0" w:color="auto"/>
              </w:divBdr>
            </w:div>
            <w:div w:id="70735899">
              <w:marLeft w:val="0"/>
              <w:marRight w:val="0"/>
              <w:marTop w:val="0"/>
              <w:marBottom w:val="0"/>
              <w:divBdr>
                <w:top w:val="none" w:sz="0" w:space="0" w:color="auto"/>
                <w:left w:val="none" w:sz="0" w:space="0" w:color="auto"/>
                <w:bottom w:val="none" w:sz="0" w:space="0" w:color="auto"/>
                <w:right w:val="none" w:sz="0" w:space="0" w:color="auto"/>
              </w:divBdr>
            </w:div>
            <w:div w:id="851260753">
              <w:marLeft w:val="0"/>
              <w:marRight w:val="0"/>
              <w:marTop w:val="0"/>
              <w:marBottom w:val="0"/>
              <w:divBdr>
                <w:top w:val="none" w:sz="0" w:space="0" w:color="auto"/>
                <w:left w:val="none" w:sz="0" w:space="0" w:color="auto"/>
                <w:bottom w:val="none" w:sz="0" w:space="0" w:color="auto"/>
                <w:right w:val="none" w:sz="0" w:space="0" w:color="auto"/>
              </w:divBdr>
            </w:div>
            <w:div w:id="1859193605">
              <w:marLeft w:val="0"/>
              <w:marRight w:val="0"/>
              <w:marTop w:val="0"/>
              <w:marBottom w:val="0"/>
              <w:divBdr>
                <w:top w:val="none" w:sz="0" w:space="0" w:color="auto"/>
                <w:left w:val="none" w:sz="0" w:space="0" w:color="auto"/>
                <w:bottom w:val="none" w:sz="0" w:space="0" w:color="auto"/>
                <w:right w:val="none" w:sz="0" w:space="0" w:color="auto"/>
              </w:divBdr>
            </w:div>
            <w:div w:id="1383023018">
              <w:marLeft w:val="0"/>
              <w:marRight w:val="0"/>
              <w:marTop w:val="0"/>
              <w:marBottom w:val="0"/>
              <w:divBdr>
                <w:top w:val="none" w:sz="0" w:space="0" w:color="auto"/>
                <w:left w:val="none" w:sz="0" w:space="0" w:color="auto"/>
                <w:bottom w:val="none" w:sz="0" w:space="0" w:color="auto"/>
                <w:right w:val="none" w:sz="0" w:space="0" w:color="auto"/>
              </w:divBdr>
            </w:div>
            <w:div w:id="713039690">
              <w:marLeft w:val="0"/>
              <w:marRight w:val="0"/>
              <w:marTop w:val="0"/>
              <w:marBottom w:val="0"/>
              <w:divBdr>
                <w:top w:val="none" w:sz="0" w:space="0" w:color="auto"/>
                <w:left w:val="none" w:sz="0" w:space="0" w:color="auto"/>
                <w:bottom w:val="none" w:sz="0" w:space="0" w:color="auto"/>
                <w:right w:val="none" w:sz="0" w:space="0" w:color="auto"/>
              </w:divBdr>
            </w:div>
            <w:div w:id="2001693968">
              <w:marLeft w:val="0"/>
              <w:marRight w:val="0"/>
              <w:marTop w:val="0"/>
              <w:marBottom w:val="0"/>
              <w:divBdr>
                <w:top w:val="none" w:sz="0" w:space="0" w:color="auto"/>
                <w:left w:val="none" w:sz="0" w:space="0" w:color="auto"/>
                <w:bottom w:val="none" w:sz="0" w:space="0" w:color="auto"/>
                <w:right w:val="none" w:sz="0" w:space="0" w:color="auto"/>
              </w:divBdr>
            </w:div>
            <w:div w:id="475226374">
              <w:marLeft w:val="0"/>
              <w:marRight w:val="0"/>
              <w:marTop w:val="0"/>
              <w:marBottom w:val="0"/>
              <w:divBdr>
                <w:top w:val="none" w:sz="0" w:space="0" w:color="auto"/>
                <w:left w:val="none" w:sz="0" w:space="0" w:color="auto"/>
                <w:bottom w:val="none" w:sz="0" w:space="0" w:color="auto"/>
                <w:right w:val="none" w:sz="0" w:space="0" w:color="auto"/>
              </w:divBdr>
            </w:div>
            <w:div w:id="950404980">
              <w:marLeft w:val="0"/>
              <w:marRight w:val="0"/>
              <w:marTop w:val="0"/>
              <w:marBottom w:val="0"/>
              <w:divBdr>
                <w:top w:val="none" w:sz="0" w:space="0" w:color="auto"/>
                <w:left w:val="none" w:sz="0" w:space="0" w:color="auto"/>
                <w:bottom w:val="none" w:sz="0" w:space="0" w:color="auto"/>
                <w:right w:val="none" w:sz="0" w:space="0" w:color="auto"/>
              </w:divBdr>
            </w:div>
            <w:div w:id="1860964689">
              <w:marLeft w:val="0"/>
              <w:marRight w:val="0"/>
              <w:marTop w:val="0"/>
              <w:marBottom w:val="0"/>
              <w:divBdr>
                <w:top w:val="none" w:sz="0" w:space="0" w:color="auto"/>
                <w:left w:val="none" w:sz="0" w:space="0" w:color="auto"/>
                <w:bottom w:val="none" w:sz="0" w:space="0" w:color="auto"/>
                <w:right w:val="none" w:sz="0" w:space="0" w:color="auto"/>
              </w:divBdr>
            </w:div>
            <w:div w:id="1737436463">
              <w:marLeft w:val="0"/>
              <w:marRight w:val="0"/>
              <w:marTop w:val="0"/>
              <w:marBottom w:val="0"/>
              <w:divBdr>
                <w:top w:val="none" w:sz="0" w:space="0" w:color="auto"/>
                <w:left w:val="none" w:sz="0" w:space="0" w:color="auto"/>
                <w:bottom w:val="none" w:sz="0" w:space="0" w:color="auto"/>
                <w:right w:val="none" w:sz="0" w:space="0" w:color="auto"/>
              </w:divBdr>
            </w:div>
            <w:div w:id="122627082">
              <w:marLeft w:val="0"/>
              <w:marRight w:val="0"/>
              <w:marTop w:val="0"/>
              <w:marBottom w:val="0"/>
              <w:divBdr>
                <w:top w:val="none" w:sz="0" w:space="0" w:color="auto"/>
                <w:left w:val="none" w:sz="0" w:space="0" w:color="auto"/>
                <w:bottom w:val="none" w:sz="0" w:space="0" w:color="auto"/>
                <w:right w:val="none" w:sz="0" w:space="0" w:color="auto"/>
              </w:divBdr>
            </w:div>
            <w:div w:id="548342269">
              <w:marLeft w:val="0"/>
              <w:marRight w:val="0"/>
              <w:marTop w:val="0"/>
              <w:marBottom w:val="0"/>
              <w:divBdr>
                <w:top w:val="none" w:sz="0" w:space="0" w:color="auto"/>
                <w:left w:val="none" w:sz="0" w:space="0" w:color="auto"/>
                <w:bottom w:val="none" w:sz="0" w:space="0" w:color="auto"/>
                <w:right w:val="none" w:sz="0" w:space="0" w:color="auto"/>
              </w:divBdr>
            </w:div>
            <w:div w:id="673844381">
              <w:marLeft w:val="0"/>
              <w:marRight w:val="0"/>
              <w:marTop w:val="0"/>
              <w:marBottom w:val="0"/>
              <w:divBdr>
                <w:top w:val="none" w:sz="0" w:space="0" w:color="auto"/>
                <w:left w:val="none" w:sz="0" w:space="0" w:color="auto"/>
                <w:bottom w:val="none" w:sz="0" w:space="0" w:color="auto"/>
                <w:right w:val="none" w:sz="0" w:space="0" w:color="auto"/>
              </w:divBdr>
            </w:div>
            <w:div w:id="1993636157">
              <w:marLeft w:val="0"/>
              <w:marRight w:val="0"/>
              <w:marTop w:val="0"/>
              <w:marBottom w:val="0"/>
              <w:divBdr>
                <w:top w:val="none" w:sz="0" w:space="0" w:color="auto"/>
                <w:left w:val="none" w:sz="0" w:space="0" w:color="auto"/>
                <w:bottom w:val="none" w:sz="0" w:space="0" w:color="auto"/>
                <w:right w:val="none" w:sz="0" w:space="0" w:color="auto"/>
              </w:divBdr>
            </w:div>
            <w:div w:id="1422875072">
              <w:marLeft w:val="0"/>
              <w:marRight w:val="0"/>
              <w:marTop w:val="0"/>
              <w:marBottom w:val="0"/>
              <w:divBdr>
                <w:top w:val="none" w:sz="0" w:space="0" w:color="auto"/>
                <w:left w:val="none" w:sz="0" w:space="0" w:color="auto"/>
                <w:bottom w:val="none" w:sz="0" w:space="0" w:color="auto"/>
                <w:right w:val="none" w:sz="0" w:space="0" w:color="auto"/>
              </w:divBdr>
            </w:div>
            <w:div w:id="1079714014">
              <w:marLeft w:val="0"/>
              <w:marRight w:val="0"/>
              <w:marTop w:val="0"/>
              <w:marBottom w:val="0"/>
              <w:divBdr>
                <w:top w:val="none" w:sz="0" w:space="0" w:color="auto"/>
                <w:left w:val="none" w:sz="0" w:space="0" w:color="auto"/>
                <w:bottom w:val="none" w:sz="0" w:space="0" w:color="auto"/>
                <w:right w:val="none" w:sz="0" w:space="0" w:color="auto"/>
              </w:divBdr>
            </w:div>
            <w:div w:id="173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5425">
      <w:bodyDiv w:val="1"/>
      <w:marLeft w:val="0"/>
      <w:marRight w:val="0"/>
      <w:marTop w:val="0"/>
      <w:marBottom w:val="0"/>
      <w:divBdr>
        <w:top w:val="none" w:sz="0" w:space="0" w:color="auto"/>
        <w:left w:val="none" w:sz="0" w:space="0" w:color="auto"/>
        <w:bottom w:val="none" w:sz="0" w:space="0" w:color="auto"/>
        <w:right w:val="none" w:sz="0" w:space="0" w:color="auto"/>
      </w:divBdr>
    </w:div>
    <w:div w:id="1646353175">
      <w:bodyDiv w:val="1"/>
      <w:marLeft w:val="0"/>
      <w:marRight w:val="0"/>
      <w:marTop w:val="0"/>
      <w:marBottom w:val="0"/>
      <w:divBdr>
        <w:top w:val="none" w:sz="0" w:space="0" w:color="auto"/>
        <w:left w:val="none" w:sz="0" w:space="0" w:color="auto"/>
        <w:bottom w:val="none" w:sz="0" w:space="0" w:color="auto"/>
        <w:right w:val="none" w:sz="0" w:space="0" w:color="auto"/>
      </w:divBdr>
      <w:divsChild>
        <w:div w:id="814571613">
          <w:marLeft w:val="0"/>
          <w:marRight w:val="0"/>
          <w:marTop w:val="0"/>
          <w:marBottom w:val="0"/>
          <w:divBdr>
            <w:top w:val="none" w:sz="0" w:space="0" w:color="auto"/>
            <w:left w:val="none" w:sz="0" w:space="0" w:color="auto"/>
            <w:bottom w:val="none" w:sz="0" w:space="0" w:color="auto"/>
            <w:right w:val="none" w:sz="0" w:space="0" w:color="auto"/>
          </w:divBdr>
          <w:divsChild>
            <w:div w:id="1480000479">
              <w:marLeft w:val="0"/>
              <w:marRight w:val="0"/>
              <w:marTop w:val="0"/>
              <w:marBottom w:val="0"/>
              <w:divBdr>
                <w:top w:val="none" w:sz="0" w:space="0" w:color="auto"/>
                <w:left w:val="none" w:sz="0" w:space="0" w:color="auto"/>
                <w:bottom w:val="none" w:sz="0" w:space="0" w:color="auto"/>
                <w:right w:val="none" w:sz="0" w:space="0" w:color="auto"/>
              </w:divBdr>
            </w:div>
            <w:div w:id="30225847">
              <w:marLeft w:val="0"/>
              <w:marRight w:val="0"/>
              <w:marTop w:val="0"/>
              <w:marBottom w:val="0"/>
              <w:divBdr>
                <w:top w:val="none" w:sz="0" w:space="0" w:color="auto"/>
                <w:left w:val="none" w:sz="0" w:space="0" w:color="auto"/>
                <w:bottom w:val="none" w:sz="0" w:space="0" w:color="auto"/>
                <w:right w:val="none" w:sz="0" w:space="0" w:color="auto"/>
              </w:divBdr>
            </w:div>
            <w:div w:id="1442454164">
              <w:marLeft w:val="0"/>
              <w:marRight w:val="0"/>
              <w:marTop w:val="0"/>
              <w:marBottom w:val="0"/>
              <w:divBdr>
                <w:top w:val="none" w:sz="0" w:space="0" w:color="auto"/>
                <w:left w:val="none" w:sz="0" w:space="0" w:color="auto"/>
                <w:bottom w:val="none" w:sz="0" w:space="0" w:color="auto"/>
                <w:right w:val="none" w:sz="0" w:space="0" w:color="auto"/>
              </w:divBdr>
            </w:div>
            <w:div w:id="1012760357">
              <w:marLeft w:val="0"/>
              <w:marRight w:val="0"/>
              <w:marTop w:val="0"/>
              <w:marBottom w:val="0"/>
              <w:divBdr>
                <w:top w:val="none" w:sz="0" w:space="0" w:color="auto"/>
                <w:left w:val="none" w:sz="0" w:space="0" w:color="auto"/>
                <w:bottom w:val="none" w:sz="0" w:space="0" w:color="auto"/>
                <w:right w:val="none" w:sz="0" w:space="0" w:color="auto"/>
              </w:divBdr>
            </w:div>
            <w:div w:id="1348941691">
              <w:marLeft w:val="0"/>
              <w:marRight w:val="0"/>
              <w:marTop w:val="0"/>
              <w:marBottom w:val="0"/>
              <w:divBdr>
                <w:top w:val="none" w:sz="0" w:space="0" w:color="auto"/>
                <w:left w:val="none" w:sz="0" w:space="0" w:color="auto"/>
                <w:bottom w:val="none" w:sz="0" w:space="0" w:color="auto"/>
                <w:right w:val="none" w:sz="0" w:space="0" w:color="auto"/>
              </w:divBdr>
            </w:div>
            <w:div w:id="1999964824">
              <w:marLeft w:val="0"/>
              <w:marRight w:val="0"/>
              <w:marTop w:val="0"/>
              <w:marBottom w:val="0"/>
              <w:divBdr>
                <w:top w:val="none" w:sz="0" w:space="0" w:color="auto"/>
                <w:left w:val="none" w:sz="0" w:space="0" w:color="auto"/>
                <w:bottom w:val="none" w:sz="0" w:space="0" w:color="auto"/>
                <w:right w:val="none" w:sz="0" w:space="0" w:color="auto"/>
              </w:divBdr>
            </w:div>
            <w:div w:id="2111118292">
              <w:marLeft w:val="0"/>
              <w:marRight w:val="0"/>
              <w:marTop w:val="0"/>
              <w:marBottom w:val="0"/>
              <w:divBdr>
                <w:top w:val="none" w:sz="0" w:space="0" w:color="auto"/>
                <w:left w:val="none" w:sz="0" w:space="0" w:color="auto"/>
                <w:bottom w:val="none" w:sz="0" w:space="0" w:color="auto"/>
                <w:right w:val="none" w:sz="0" w:space="0" w:color="auto"/>
              </w:divBdr>
            </w:div>
            <w:div w:id="664551440">
              <w:marLeft w:val="0"/>
              <w:marRight w:val="0"/>
              <w:marTop w:val="0"/>
              <w:marBottom w:val="0"/>
              <w:divBdr>
                <w:top w:val="none" w:sz="0" w:space="0" w:color="auto"/>
                <w:left w:val="none" w:sz="0" w:space="0" w:color="auto"/>
                <w:bottom w:val="none" w:sz="0" w:space="0" w:color="auto"/>
                <w:right w:val="none" w:sz="0" w:space="0" w:color="auto"/>
              </w:divBdr>
            </w:div>
            <w:div w:id="1022441891">
              <w:marLeft w:val="0"/>
              <w:marRight w:val="0"/>
              <w:marTop w:val="0"/>
              <w:marBottom w:val="0"/>
              <w:divBdr>
                <w:top w:val="none" w:sz="0" w:space="0" w:color="auto"/>
                <w:left w:val="none" w:sz="0" w:space="0" w:color="auto"/>
                <w:bottom w:val="none" w:sz="0" w:space="0" w:color="auto"/>
                <w:right w:val="none" w:sz="0" w:space="0" w:color="auto"/>
              </w:divBdr>
            </w:div>
            <w:div w:id="1269850206">
              <w:marLeft w:val="0"/>
              <w:marRight w:val="0"/>
              <w:marTop w:val="0"/>
              <w:marBottom w:val="0"/>
              <w:divBdr>
                <w:top w:val="none" w:sz="0" w:space="0" w:color="auto"/>
                <w:left w:val="none" w:sz="0" w:space="0" w:color="auto"/>
                <w:bottom w:val="none" w:sz="0" w:space="0" w:color="auto"/>
                <w:right w:val="none" w:sz="0" w:space="0" w:color="auto"/>
              </w:divBdr>
            </w:div>
            <w:div w:id="617681482">
              <w:marLeft w:val="0"/>
              <w:marRight w:val="0"/>
              <w:marTop w:val="0"/>
              <w:marBottom w:val="0"/>
              <w:divBdr>
                <w:top w:val="none" w:sz="0" w:space="0" w:color="auto"/>
                <w:left w:val="none" w:sz="0" w:space="0" w:color="auto"/>
                <w:bottom w:val="none" w:sz="0" w:space="0" w:color="auto"/>
                <w:right w:val="none" w:sz="0" w:space="0" w:color="auto"/>
              </w:divBdr>
            </w:div>
            <w:div w:id="770901225">
              <w:marLeft w:val="0"/>
              <w:marRight w:val="0"/>
              <w:marTop w:val="0"/>
              <w:marBottom w:val="0"/>
              <w:divBdr>
                <w:top w:val="none" w:sz="0" w:space="0" w:color="auto"/>
                <w:left w:val="none" w:sz="0" w:space="0" w:color="auto"/>
                <w:bottom w:val="none" w:sz="0" w:space="0" w:color="auto"/>
                <w:right w:val="none" w:sz="0" w:space="0" w:color="auto"/>
              </w:divBdr>
            </w:div>
            <w:div w:id="1681465847">
              <w:marLeft w:val="0"/>
              <w:marRight w:val="0"/>
              <w:marTop w:val="0"/>
              <w:marBottom w:val="0"/>
              <w:divBdr>
                <w:top w:val="none" w:sz="0" w:space="0" w:color="auto"/>
                <w:left w:val="none" w:sz="0" w:space="0" w:color="auto"/>
                <w:bottom w:val="none" w:sz="0" w:space="0" w:color="auto"/>
                <w:right w:val="none" w:sz="0" w:space="0" w:color="auto"/>
              </w:divBdr>
            </w:div>
            <w:div w:id="369653058">
              <w:marLeft w:val="0"/>
              <w:marRight w:val="0"/>
              <w:marTop w:val="0"/>
              <w:marBottom w:val="0"/>
              <w:divBdr>
                <w:top w:val="none" w:sz="0" w:space="0" w:color="auto"/>
                <w:left w:val="none" w:sz="0" w:space="0" w:color="auto"/>
                <w:bottom w:val="none" w:sz="0" w:space="0" w:color="auto"/>
                <w:right w:val="none" w:sz="0" w:space="0" w:color="auto"/>
              </w:divBdr>
            </w:div>
            <w:div w:id="270627509">
              <w:marLeft w:val="0"/>
              <w:marRight w:val="0"/>
              <w:marTop w:val="0"/>
              <w:marBottom w:val="0"/>
              <w:divBdr>
                <w:top w:val="none" w:sz="0" w:space="0" w:color="auto"/>
                <w:left w:val="none" w:sz="0" w:space="0" w:color="auto"/>
                <w:bottom w:val="none" w:sz="0" w:space="0" w:color="auto"/>
                <w:right w:val="none" w:sz="0" w:space="0" w:color="auto"/>
              </w:divBdr>
            </w:div>
            <w:div w:id="1155149074">
              <w:marLeft w:val="0"/>
              <w:marRight w:val="0"/>
              <w:marTop w:val="0"/>
              <w:marBottom w:val="0"/>
              <w:divBdr>
                <w:top w:val="none" w:sz="0" w:space="0" w:color="auto"/>
                <w:left w:val="none" w:sz="0" w:space="0" w:color="auto"/>
                <w:bottom w:val="none" w:sz="0" w:space="0" w:color="auto"/>
                <w:right w:val="none" w:sz="0" w:space="0" w:color="auto"/>
              </w:divBdr>
            </w:div>
            <w:div w:id="734738227">
              <w:marLeft w:val="0"/>
              <w:marRight w:val="0"/>
              <w:marTop w:val="0"/>
              <w:marBottom w:val="0"/>
              <w:divBdr>
                <w:top w:val="none" w:sz="0" w:space="0" w:color="auto"/>
                <w:left w:val="none" w:sz="0" w:space="0" w:color="auto"/>
                <w:bottom w:val="none" w:sz="0" w:space="0" w:color="auto"/>
                <w:right w:val="none" w:sz="0" w:space="0" w:color="auto"/>
              </w:divBdr>
            </w:div>
            <w:div w:id="1258907058">
              <w:marLeft w:val="0"/>
              <w:marRight w:val="0"/>
              <w:marTop w:val="0"/>
              <w:marBottom w:val="0"/>
              <w:divBdr>
                <w:top w:val="none" w:sz="0" w:space="0" w:color="auto"/>
                <w:left w:val="none" w:sz="0" w:space="0" w:color="auto"/>
                <w:bottom w:val="none" w:sz="0" w:space="0" w:color="auto"/>
                <w:right w:val="none" w:sz="0" w:space="0" w:color="auto"/>
              </w:divBdr>
            </w:div>
            <w:div w:id="2091581616">
              <w:marLeft w:val="0"/>
              <w:marRight w:val="0"/>
              <w:marTop w:val="0"/>
              <w:marBottom w:val="0"/>
              <w:divBdr>
                <w:top w:val="none" w:sz="0" w:space="0" w:color="auto"/>
                <w:left w:val="none" w:sz="0" w:space="0" w:color="auto"/>
                <w:bottom w:val="none" w:sz="0" w:space="0" w:color="auto"/>
                <w:right w:val="none" w:sz="0" w:space="0" w:color="auto"/>
              </w:divBdr>
            </w:div>
            <w:div w:id="1704864294">
              <w:marLeft w:val="0"/>
              <w:marRight w:val="0"/>
              <w:marTop w:val="0"/>
              <w:marBottom w:val="0"/>
              <w:divBdr>
                <w:top w:val="none" w:sz="0" w:space="0" w:color="auto"/>
                <w:left w:val="none" w:sz="0" w:space="0" w:color="auto"/>
                <w:bottom w:val="none" w:sz="0" w:space="0" w:color="auto"/>
                <w:right w:val="none" w:sz="0" w:space="0" w:color="auto"/>
              </w:divBdr>
            </w:div>
            <w:div w:id="308560772">
              <w:marLeft w:val="0"/>
              <w:marRight w:val="0"/>
              <w:marTop w:val="0"/>
              <w:marBottom w:val="0"/>
              <w:divBdr>
                <w:top w:val="none" w:sz="0" w:space="0" w:color="auto"/>
                <w:left w:val="none" w:sz="0" w:space="0" w:color="auto"/>
                <w:bottom w:val="none" w:sz="0" w:space="0" w:color="auto"/>
                <w:right w:val="none" w:sz="0" w:space="0" w:color="auto"/>
              </w:divBdr>
            </w:div>
            <w:div w:id="1247419503">
              <w:marLeft w:val="0"/>
              <w:marRight w:val="0"/>
              <w:marTop w:val="0"/>
              <w:marBottom w:val="0"/>
              <w:divBdr>
                <w:top w:val="none" w:sz="0" w:space="0" w:color="auto"/>
                <w:left w:val="none" w:sz="0" w:space="0" w:color="auto"/>
                <w:bottom w:val="none" w:sz="0" w:space="0" w:color="auto"/>
                <w:right w:val="none" w:sz="0" w:space="0" w:color="auto"/>
              </w:divBdr>
            </w:div>
            <w:div w:id="1695034816">
              <w:marLeft w:val="0"/>
              <w:marRight w:val="0"/>
              <w:marTop w:val="0"/>
              <w:marBottom w:val="0"/>
              <w:divBdr>
                <w:top w:val="none" w:sz="0" w:space="0" w:color="auto"/>
                <w:left w:val="none" w:sz="0" w:space="0" w:color="auto"/>
                <w:bottom w:val="none" w:sz="0" w:space="0" w:color="auto"/>
                <w:right w:val="none" w:sz="0" w:space="0" w:color="auto"/>
              </w:divBdr>
            </w:div>
            <w:div w:id="769853905">
              <w:marLeft w:val="0"/>
              <w:marRight w:val="0"/>
              <w:marTop w:val="0"/>
              <w:marBottom w:val="0"/>
              <w:divBdr>
                <w:top w:val="none" w:sz="0" w:space="0" w:color="auto"/>
                <w:left w:val="none" w:sz="0" w:space="0" w:color="auto"/>
                <w:bottom w:val="none" w:sz="0" w:space="0" w:color="auto"/>
                <w:right w:val="none" w:sz="0" w:space="0" w:color="auto"/>
              </w:divBdr>
            </w:div>
            <w:div w:id="674528283">
              <w:marLeft w:val="0"/>
              <w:marRight w:val="0"/>
              <w:marTop w:val="0"/>
              <w:marBottom w:val="0"/>
              <w:divBdr>
                <w:top w:val="none" w:sz="0" w:space="0" w:color="auto"/>
                <w:left w:val="none" w:sz="0" w:space="0" w:color="auto"/>
                <w:bottom w:val="none" w:sz="0" w:space="0" w:color="auto"/>
                <w:right w:val="none" w:sz="0" w:space="0" w:color="auto"/>
              </w:divBdr>
            </w:div>
            <w:div w:id="1362170190">
              <w:marLeft w:val="0"/>
              <w:marRight w:val="0"/>
              <w:marTop w:val="0"/>
              <w:marBottom w:val="0"/>
              <w:divBdr>
                <w:top w:val="none" w:sz="0" w:space="0" w:color="auto"/>
                <w:left w:val="none" w:sz="0" w:space="0" w:color="auto"/>
                <w:bottom w:val="none" w:sz="0" w:space="0" w:color="auto"/>
                <w:right w:val="none" w:sz="0" w:space="0" w:color="auto"/>
              </w:divBdr>
            </w:div>
            <w:div w:id="1479105753">
              <w:marLeft w:val="0"/>
              <w:marRight w:val="0"/>
              <w:marTop w:val="0"/>
              <w:marBottom w:val="0"/>
              <w:divBdr>
                <w:top w:val="none" w:sz="0" w:space="0" w:color="auto"/>
                <w:left w:val="none" w:sz="0" w:space="0" w:color="auto"/>
                <w:bottom w:val="none" w:sz="0" w:space="0" w:color="auto"/>
                <w:right w:val="none" w:sz="0" w:space="0" w:color="auto"/>
              </w:divBdr>
            </w:div>
            <w:div w:id="224417357">
              <w:marLeft w:val="0"/>
              <w:marRight w:val="0"/>
              <w:marTop w:val="0"/>
              <w:marBottom w:val="0"/>
              <w:divBdr>
                <w:top w:val="none" w:sz="0" w:space="0" w:color="auto"/>
                <w:left w:val="none" w:sz="0" w:space="0" w:color="auto"/>
                <w:bottom w:val="none" w:sz="0" w:space="0" w:color="auto"/>
                <w:right w:val="none" w:sz="0" w:space="0" w:color="auto"/>
              </w:divBdr>
            </w:div>
            <w:div w:id="1819613405">
              <w:marLeft w:val="0"/>
              <w:marRight w:val="0"/>
              <w:marTop w:val="0"/>
              <w:marBottom w:val="0"/>
              <w:divBdr>
                <w:top w:val="none" w:sz="0" w:space="0" w:color="auto"/>
                <w:left w:val="none" w:sz="0" w:space="0" w:color="auto"/>
                <w:bottom w:val="none" w:sz="0" w:space="0" w:color="auto"/>
                <w:right w:val="none" w:sz="0" w:space="0" w:color="auto"/>
              </w:divBdr>
            </w:div>
            <w:div w:id="1824732654">
              <w:marLeft w:val="0"/>
              <w:marRight w:val="0"/>
              <w:marTop w:val="0"/>
              <w:marBottom w:val="0"/>
              <w:divBdr>
                <w:top w:val="none" w:sz="0" w:space="0" w:color="auto"/>
                <w:left w:val="none" w:sz="0" w:space="0" w:color="auto"/>
                <w:bottom w:val="none" w:sz="0" w:space="0" w:color="auto"/>
                <w:right w:val="none" w:sz="0" w:space="0" w:color="auto"/>
              </w:divBdr>
            </w:div>
            <w:div w:id="2122799525">
              <w:marLeft w:val="0"/>
              <w:marRight w:val="0"/>
              <w:marTop w:val="0"/>
              <w:marBottom w:val="0"/>
              <w:divBdr>
                <w:top w:val="none" w:sz="0" w:space="0" w:color="auto"/>
                <w:left w:val="none" w:sz="0" w:space="0" w:color="auto"/>
                <w:bottom w:val="none" w:sz="0" w:space="0" w:color="auto"/>
                <w:right w:val="none" w:sz="0" w:space="0" w:color="auto"/>
              </w:divBdr>
            </w:div>
            <w:div w:id="883443934">
              <w:marLeft w:val="0"/>
              <w:marRight w:val="0"/>
              <w:marTop w:val="0"/>
              <w:marBottom w:val="0"/>
              <w:divBdr>
                <w:top w:val="none" w:sz="0" w:space="0" w:color="auto"/>
                <w:left w:val="none" w:sz="0" w:space="0" w:color="auto"/>
                <w:bottom w:val="none" w:sz="0" w:space="0" w:color="auto"/>
                <w:right w:val="none" w:sz="0" w:space="0" w:color="auto"/>
              </w:divBdr>
            </w:div>
            <w:div w:id="354772265">
              <w:marLeft w:val="0"/>
              <w:marRight w:val="0"/>
              <w:marTop w:val="0"/>
              <w:marBottom w:val="0"/>
              <w:divBdr>
                <w:top w:val="none" w:sz="0" w:space="0" w:color="auto"/>
                <w:left w:val="none" w:sz="0" w:space="0" w:color="auto"/>
                <w:bottom w:val="none" w:sz="0" w:space="0" w:color="auto"/>
                <w:right w:val="none" w:sz="0" w:space="0" w:color="auto"/>
              </w:divBdr>
            </w:div>
            <w:div w:id="1992757259">
              <w:marLeft w:val="0"/>
              <w:marRight w:val="0"/>
              <w:marTop w:val="0"/>
              <w:marBottom w:val="0"/>
              <w:divBdr>
                <w:top w:val="none" w:sz="0" w:space="0" w:color="auto"/>
                <w:left w:val="none" w:sz="0" w:space="0" w:color="auto"/>
                <w:bottom w:val="none" w:sz="0" w:space="0" w:color="auto"/>
                <w:right w:val="none" w:sz="0" w:space="0" w:color="auto"/>
              </w:divBdr>
            </w:div>
            <w:div w:id="357465679">
              <w:marLeft w:val="0"/>
              <w:marRight w:val="0"/>
              <w:marTop w:val="0"/>
              <w:marBottom w:val="0"/>
              <w:divBdr>
                <w:top w:val="none" w:sz="0" w:space="0" w:color="auto"/>
                <w:left w:val="none" w:sz="0" w:space="0" w:color="auto"/>
                <w:bottom w:val="none" w:sz="0" w:space="0" w:color="auto"/>
                <w:right w:val="none" w:sz="0" w:space="0" w:color="auto"/>
              </w:divBdr>
            </w:div>
            <w:div w:id="1238789514">
              <w:marLeft w:val="0"/>
              <w:marRight w:val="0"/>
              <w:marTop w:val="0"/>
              <w:marBottom w:val="0"/>
              <w:divBdr>
                <w:top w:val="none" w:sz="0" w:space="0" w:color="auto"/>
                <w:left w:val="none" w:sz="0" w:space="0" w:color="auto"/>
                <w:bottom w:val="none" w:sz="0" w:space="0" w:color="auto"/>
                <w:right w:val="none" w:sz="0" w:space="0" w:color="auto"/>
              </w:divBdr>
            </w:div>
            <w:div w:id="1851096229">
              <w:marLeft w:val="0"/>
              <w:marRight w:val="0"/>
              <w:marTop w:val="0"/>
              <w:marBottom w:val="0"/>
              <w:divBdr>
                <w:top w:val="none" w:sz="0" w:space="0" w:color="auto"/>
                <w:left w:val="none" w:sz="0" w:space="0" w:color="auto"/>
                <w:bottom w:val="none" w:sz="0" w:space="0" w:color="auto"/>
                <w:right w:val="none" w:sz="0" w:space="0" w:color="auto"/>
              </w:divBdr>
            </w:div>
            <w:div w:id="1975137599">
              <w:marLeft w:val="0"/>
              <w:marRight w:val="0"/>
              <w:marTop w:val="0"/>
              <w:marBottom w:val="0"/>
              <w:divBdr>
                <w:top w:val="none" w:sz="0" w:space="0" w:color="auto"/>
                <w:left w:val="none" w:sz="0" w:space="0" w:color="auto"/>
                <w:bottom w:val="none" w:sz="0" w:space="0" w:color="auto"/>
                <w:right w:val="none" w:sz="0" w:space="0" w:color="auto"/>
              </w:divBdr>
            </w:div>
            <w:div w:id="1250501882">
              <w:marLeft w:val="0"/>
              <w:marRight w:val="0"/>
              <w:marTop w:val="0"/>
              <w:marBottom w:val="0"/>
              <w:divBdr>
                <w:top w:val="none" w:sz="0" w:space="0" w:color="auto"/>
                <w:left w:val="none" w:sz="0" w:space="0" w:color="auto"/>
                <w:bottom w:val="none" w:sz="0" w:space="0" w:color="auto"/>
                <w:right w:val="none" w:sz="0" w:space="0" w:color="auto"/>
              </w:divBdr>
            </w:div>
            <w:div w:id="733938399">
              <w:marLeft w:val="0"/>
              <w:marRight w:val="0"/>
              <w:marTop w:val="0"/>
              <w:marBottom w:val="0"/>
              <w:divBdr>
                <w:top w:val="none" w:sz="0" w:space="0" w:color="auto"/>
                <w:left w:val="none" w:sz="0" w:space="0" w:color="auto"/>
                <w:bottom w:val="none" w:sz="0" w:space="0" w:color="auto"/>
                <w:right w:val="none" w:sz="0" w:space="0" w:color="auto"/>
              </w:divBdr>
            </w:div>
            <w:div w:id="4967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9316">
      <w:bodyDiv w:val="1"/>
      <w:marLeft w:val="0"/>
      <w:marRight w:val="0"/>
      <w:marTop w:val="0"/>
      <w:marBottom w:val="0"/>
      <w:divBdr>
        <w:top w:val="none" w:sz="0" w:space="0" w:color="auto"/>
        <w:left w:val="none" w:sz="0" w:space="0" w:color="auto"/>
        <w:bottom w:val="none" w:sz="0" w:space="0" w:color="auto"/>
        <w:right w:val="none" w:sz="0" w:space="0" w:color="auto"/>
      </w:divBdr>
    </w:div>
    <w:div w:id="1672097656">
      <w:bodyDiv w:val="1"/>
      <w:marLeft w:val="0"/>
      <w:marRight w:val="0"/>
      <w:marTop w:val="0"/>
      <w:marBottom w:val="0"/>
      <w:divBdr>
        <w:top w:val="none" w:sz="0" w:space="0" w:color="auto"/>
        <w:left w:val="none" w:sz="0" w:space="0" w:color="auto"/>
        <w:bottom w:val="none" w:sz="0" w:space="0" w:color="auto"/>
        <w:right w:val="none" w:sz="0" w:space="0" w:color="auto"/>
      </w:divBdr>
      <w:divsChild>
        <w:div w:id="1121269473">
          <w:marLeft w:val="0"/>
          <w:marRight w:val="0"/>
          <w:marTop w:val="0"/>
          <w:marBottom w:val="0"/>
          <w:divBdr>
            <w:top w:val="none" w:sz="0" w:space="0" w:color="auto"/>
            <w:left w:val="none" w:sz="0" w:space="0" w:color="auto"/>
            <w:bottom w:val="none" w:sz="0" w:space="0" w:color="auto"/>
            <w:right w:val="none" w:sz="0" w:space="0" w:color="auto"/>
          </w:divBdr>
          <w:divsChild>
            <w:div w:id="1959950560">
              <w:marLeft w:val="0"/>
              <w:marRight w:val="0"/>
              <w:marTop w:val="0"/>
              <w:marBottom w:val="0"/>
              <w:divBdr>
                <w:top w:val="none" w:sz="0" w:space="0" w:color="auto"/>
                <w:left w:val="none" w:sz="0" w:space="0" w:color="auto"/>
                <w:bottom w:val="none" w:sz="0" w:space="0" w:color="auto"/>
                <w:right w:val="none" w:sz="0" w:space="0" w:color="auto"/>
              </w:divBdr>
            </w:div>
            <w:div w:id="1412703149">
              <w:marLeft w:val="0"/>
              <w:marRight w:val="0"/>
              <w:marTop w:val="0"/>
              <w:marBottom w:val="0"/>
              <w:divBdr>
                <w:top w:val="none" w:sz="0" w:space="0" w:color="auto"/>
                <w:left w:val="none" w:sz="0" w:space="0" w:color="auto"/>
                <w:bottom w:val="none" w:sz="0" w:space="0" w:color="auto"/>
                <w:right w:val="none" w:sz="0" w:space="0" w:color="auto"/>
              </w:divBdr>
            </w:div>
            <w:div w:id="1197158476">
              <w:marLeft w:val="0"/>
              <w:marRight w:val="0"/>
              <w:marTop w:val="0"/>
              <w:marBottom w:val="0"/>
              <w:divBdr>
                <w:top w:val="none" w:sz="0" w:space="0" w:color="auto"/>
                <w:left w:val="none" w:sz="0" w:space="0" w:color="auto"/>
                <w:bottom w:val="none" w:sz="0" w:space="0" w:color="auto"/>
                <w:right w:val="none" w:sz="0" w:space="0" w:color="auto"/>
              </w:divBdr>
            </w:div>
            <w:div w:id="1660159763">
              <w:marLeft w:val="0"/>
              <w:marRight w:val="0"/>
              <w:marTop w:val="0"/>
              <w:marBottom w:val="0"/>
              <w:divBdr>
                <w:top w:val="none" w:sz="0" w:space="0" w:color="auto"/>
                <w:left w:val="none" w:sz="0" w:space="0" w:color="auto"/>
                <w:bottom w:val="none" w:sz="0" w:space="0" w:color="auto"/>
                <w:right w:val="none" w:sz="0" w:space="0" w:color="auto"/>
              </w:divBdr>
            </w:div>
            <w:div w:id="2036036248">
              <w:marLeft w:val="0"/>
              <w:marRight w:val="0"/>
              <w:marTop w:val="0"/>
              <w:marBottom w:val="0"/>
              <w:divBdr>
                <w:top w:val="none" w:sz="0" w:space="0" w:color="auto"/>
                <w:left w:val="none" w:sz="0" w:space="0" w:color="auto"/>
                <w:bottom w:val="none" w:sz="0" w:space="0" w:color="auto"/>
                <w:right w:val="none" w:sz="0" w:space="0" w:color="auto"/>
              </w:divBdr>
            </w:div>
            <w:div w:id="1429429605">
              <w:marLeft w:val="0"/>
              <w:marRight w:val="0"/>
              <w:marTop w:val="0"/>
              <w:marBottom w:val="0"/>
              <w:divBdr>
                <w:top w:val="none" w:sz="0" w:space="0" w:color="auto"/>
                <w:left w:val="none" w:sz="0" w:space="0" w:color="auto"/>
                <w:bottom w:val="none" w:sz="0" w:space="0" w:color="auto"/>
                <w:right w:val="none" w:sz="0" w:space="0" w:color="auto"/>
              </w:divBdr>
            </w:div>
            <w:div w:id="114182161">
              <w:marLeft w:val="0"/>
              <w:marRight w:val="0"/>
              <w:marTop w:val="0"/>
              <w:marBottom w:val="0"/>
              <w:divBdr>
                <w:top w:val="none" w:sz="0" w:space="0" w:color="auto"/>
                <w:left w:val="none" w:sz="0" w:space="0" w:color="auto"/>
                <w:bottom w:val="none" w:sz="0" w:space="0" w:color="auto"/>
                <w:right w:val="none" w:sz="0" w:space="0" w:color="auto"/>
              </w:divBdr>
            </w:div>
            <w:div w:id="1602104123">
              <w:marLeft w:val="0"/>
              <w:marRight w:val="0"/>
              <w:marTop w:val="0"/>
              <w:marBottom w:val="0"/>
              <w:divBdr>
                <w:top w:val="none" w:sz="0" w:space="0" w:color="auto"/>
                <w:left w:val="none" w:sz="0" w:space="0" w:color="auto"/>
                <w:bottom w:val="none" w:sz="0" w:space="0" w:color="auto"/>
                <w:right w:val="none" w:sz="0" w:space="0" w:color="auto"/>
              </w:divBdr>
            </w:div>
            <w:div w:id="448087858">
              <w:marLeft w:val="0"/>
              <w:marRight w:val="0"/>
              <w:marTop w:val="0"/>
              <w:marBottom w:val="0"/>
              <w:divBdr>
                <w:top w:val="none" w:sz="0" w:space="0" w:color="auto"/>
                <w:left w:val="none" w:sz="0" w:space="0" w:color="auto"/>
                <w:bottom w:val="none" w:sz="0" w:space="0" w:color="auto"/>
                <w:right w:val="none" w:sz="0" w:space="0" w:color="auto"/>
              </w:divBdr>
            </w:div>
            <w:div w:id="1504734521">
              <w:marLeft w:val="0"/>
              <w:marRight w:val="0"/>
              <w:marTop w:val="0"/>
              <w:marBottom w:val="0"/>
              <w:divBdr>
                <w:top w:val="none" w:sz="0" w:space="0" w:color="auto"/>
                <w:left w:val="none" w:sz="0" w:space="0" w:color="auto"/>
                <w:bottom w:val="none" w:sz="0" w:space="0" w:color="auto"/>
                <w:right w:val="none" w:sz="0" w:space="0" w:color="auto"/>
              </w:divBdr>
            </w:div>
            <w:div w:id="1040007937">
              <w:marLeft w:val="0"/>
              <w:marRight w:val="0"/>
              <w:marTop w:val="0"/>
              <w:marBottom w:val="0"/>
              <w:divBdr>
                <w:top w:val="none" w:sz="0" w:space="0" w:color="auto"/>
                <w:left w:val="none" w:sz="0" w:space="0" w:color="auto"/>
                <w:bottom w:val="none" w:sz="0" w:space="0" w:color="auto"/>
                <w:right w:val="none" w:sz="0" w:space="0" w:color="auto"/>
              </w:divBdr>
            </w:div>
            <w:div w:id="127863391">
              <w:marLeft w:val="0"/>
              <w:marRight w:val="0"/>
              <w:marTop w:val="0"/>
              <w:marBottom w:val="0"/>
              <w:divBdr>
                <w:top w:val="none" w:sz="0" w:space="0" w:color="auto"/>
                <w:left w:val="none" w:sz="0" w:space="0" w:color="auto"/>
                <w:bottom w:val="none" w:sz="0" w:space="0" w:color="auto"/>
                <w:right w:val="none" w:sz="0" w:space="0" w:color="auto"/>
              </w:divBdr>
            </w:div>
            <w:div w:id="1747728990">
              <w:marLeft w:val="0"/>
              <w:marRight w:val="0"/>
              <w:marTop w:val="0"/>
              <w:marBottom w:val="0"/>
              <w:divBdr>
                <w:top w:val="none" w:sz="0" w:space="0" w:color="auto"/>
                <w:left w:val="none" w:sz="0" w:space="0" w:color="auto"/>
                <w:bottom w:val="none" w:sz="0" w:space="0" w:color="auto"/>
                <w:right w:val="none" w:sz="0" w:space="0" w:color="auto"/>
              </w:divBdr>
            </w:div>
            <w:div w:id="1300917203">
              <w:marLeft w:val="0"/>
              <w:marRight w:val="0"/>
              <w:marTop w:val="0"/>
              <w:marBottom w:val="0"/>
              <w:divBdr>
                <w:top w:val="none" w:sz="0" w:space="0" w:color="auto"/>
                <w:left w:val="none" w:sz="0" w:space="0" w:color="auto"/>
                <w:bottom w:val="none" w:sz="0" w:space="0" w:color="auto"/>
                <w:right w:val="none" w:sz="0" w:space="0" w:color="auto"/>
              </w:divBdr>
            </w:div>
            <w:div w:id="514074434">
              <w:marLeft w:val="0"/>
              <w:marRight w:val="0"/>
              <w:marTop w:val="0"/>
              <w:marBottom w:val="0"/>
              <w:divBdr>
                <w:top w:val="none" w:sz="0" w:space="0" w:color="auto"/>
                <w:left w:val="none" w:sz="0" w:space="0" w:color="auto"/>
                <w:bottom w:val="none" w:sz="0" w:space="0" w:color="auto"/>
                <w:right w:val="none" w:sz="0" w:space="0" w:color="auto"/>
              </w:divBdr>
            </w:div>
            <w:div w:id="793138655">
              <w:marLeft w:val="0"/>
              <w:marRight w:val="0"/>
              <w:marTop w:val="0"/>
              <w:marBottom w:val="0"/>
              <w:divBdr>
                <w:top w:val="none" w:sz="0" w:space="0" w:color="auto"/>
                <w:left w:val="none" w:sz="0" w:space="0" w:color="auto"/>
                <w:bottom w:val="none" w:sz="0" w:space="0" w:color="auto"/>
                <w:right w:val="none" w:sz="0" w:space="0" w:color="auto"/>
              </w:divBdr>
            </w:div>
            <w:div w:id="1934315929">
              <w:marLeft w:val="0"/>
              <w:marRight w:val="0"/>
              <w:marTop w:val="0"/>
              <w:marBottom w:val="0"/>
              <w:divBdr>
                <w:top w:val="none" w:sz="0" w:space="0" w:color="auto"/>
                <w:left w:val="none" w:sz="0" w:space="0" w:color="auto"/>
                <w:bottom w:val="none" w:sz="0" w:space="0" w:color="auto"/>
                <w:right w:val="none" w:sz="0" w:space="0" w:color="auto"/>
              </w:divBdr>
            </w:div>
            <w:div w:id="233704711">
              <w:marLeft w:val="0"/>
              <w:marRight w:val="0"/>
              <w:marTop w:val="0"/>
              <w:marBottom w:val="0"/>
              <w:divBdr>
                <w:top w:val="none" w:sz="0" w:space="0" w:color="auto"/>
                <w:left w:val="none" w:sz="0" w:space="0" w:color="auto"/>
                <w:bottom w:val="none" w:sz="0" w:space="0" w:color="auto"/>
                <w:right w:val="none" w:sz="0" w:space="0" w:color="auto"/>
              </w:divBdr>
            </w:div>
            <w:div w:id="1150094121">
              <w:marLeft w:val="0"/>
              <w:marRight w:val="0"/>
              <w:marTop w:val="0"/>
              <w:marBottom w:val="0"/>
              <w:divBdr>
                <w:top w:val="none" w:sz="0" w:space="0" w:color="auto"/>
                <w:left w:val="none" w:sz="0" w:space="0" w:color="auto"/>
                <w:bottom w:val="none" w:sz="0" w:space="0" w:color="auto"/>
                <w:right w:val="none" w:sz="0" w:space="0" w:color="auto"/>
              </w:divBdr>
            </w:div>
            <w:div w:id="1103378251">
              <w:marLeft w:val="0"/>
              <w:marRight w:val="0"/>
              <w:marTop w:val="0"/>
              <w:marBottom w:val="0"/>
              <w:divBdr>
                <w:top w:val="none" w:sz="0" w:space="0" w:color="auto"/>
                <w:left w:val="none" w:sz="0" w:space="0" w:color="auto"/>
                <w:bottom w:val="none" w:sz="0" w:space="0" w:color="auto"/>
                <w:right w:val="none" w:sz="0" w:space="0" w:color="auto"/>
              </w:divBdr>
            </w:div>
            <w:div w:id="1077480306">
              <w:marLeft w:val="0"/>
              <w:marRight w:val="0"/>
              <w:marTop w:val="0"/>
              <w:marBottom w:val="0"/>
              <w:divBdr>
                <w:top w:val="none" w:sz="0" w:space="0" w:color="auto"/>
                <w:left w:val="none" w:sz="0" w:space="0" w:color="auto"/>
                <w:bottom w:val="none" w:sz="0" w:space="0" w:color="auto"/>
                <w:right w:val="none" w:sz="0" w:space="0" w:color="auto"/>
              </w:divBdr>
            </w:div>
            <w:div w:id="283076548">
              <w:marLeft w:val="0"/>
              <w:marRight w:val="0"/>
              <w:marTop w:val="0"/>
              <w:marBottom w:val="0"/>
              <w:divBdr>
                <w:top w:val="none" w:sz="0" w:space="0" w:color="auto"/>
                <w:left w:val="none" w:sz="0" w:space="0" w:color="auto"/>
                <w:bottom w:val="none" w:sz="0" w:space="0" w:color="auto"/>
                <w:right w:val="none" w:sz="0" w:space="0" w:color="auto"/>
              </w:divBdr>
            </w:div>
            <w:div w:id="1577517431">
              <w:marLeft w:val="0"/>
              <w:marRight w:val="0"/>
              <w:marTop w:val="0"/>
              <w:marBottom w:val="0"/>
              <w:divBdr>
                <w:top w:val="none" w:sz="0" w:space="0" w:color="auto"/>
                <w:left w:val="none" w:sz="0" w:space="0" w:color="auto"/>
                <w:bottom w:val="none" w:sz="0" w:space="0" w:color="auto"/>
                <w:right w:val="none" w:sz="0" w:space="0" w:color="auto"/>
              </w:divBdr>
            </w:div>
            <w:div w:id="7305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7659">
      <w:bodyDiv w:val="1"/>
      <w:marLeft w:val="0"/>
      <w:marRight w:val="0"/>
      <w:marTop w:val="0"/>
      <w:marBottom w:val="0"/>
      <w:divBdr>
        <w:top w:val="none" w:sz="0" w:space="0" w:color="auto"/>
        <w:left w:val="none" w:sz="0" w:space="0" w:color="auto"/>
        <w:bottom w:val="none" w:sz="0" w:space="0" w:color="auto"/>
        <w:right w:val="none" w:sz="0" w:space="0" w:color="auto"/>
      </w:divBdr>
      <w:divsChild>
        <w:div w:id="1329165049">
          <w:marLeft w:val="0"/>
          <w:marRight w:val="0"/>
          <w:marTop w:val="0"/>
          <w:marBottom w:val="0"/>
          <w:divBdr>
            <w:top w:val="none" w:sz="0" w:space="0" w:color="auto"/>
            <w:left w:val="none" w:sz="0" w:space="0" w:color="auto"/>
            <w:bottom w:val="none" w:sz="0" w:space="0" w:color="auto"/>
            <w:right w:val="none" w:sz="0" w:space="0" w:color="auto"/>
          </w:divBdr>
          <w:divsChild>
            <w:div w:id="4181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29673">
      <w:bodyDiv w:val="1"/>
      <w:marLeft w:val="0"/>
      <w:marRight w:val="0"/>
      <w:marTop w:val="0"/>
      <w:marBottom w:val="0"/>
      <w:divBdr>
        <w:top w:val="none" w:sz="0" w:space="0" w:color="auto"/>
        <w:left w:val="none" w:sz="0" w:space="0" w:color="auto"/>
        <w:bottom w:val="none" w:sz="0" w:space="0" w:color="auto"/>
        <w:right w:val="none" w:sz="0" w:space="0" w:color="auto"/>
      </w:divBdr>
      <w:divsChild>
        <w:div w:id="442699686">
          <w:marLeft w:val="0"/>
          <w:marRight w:val="0"/>
          <w:marTop w:val="0"/>
          <w:marBottom w:val="0"/>
          <w:divBdr>
            <w:top w:val="none" w:sz="0" w:space="0" w:color="auto"/>
            <w:left w:val="none" w:sz="0" w:space="0" w:color="auto"/>
            <w:bottom w:val="none" w:sz="0" w:space="0" w:color="auto"/>
            <w:right w:val="none" w:sz="0" w:space="0" w:color="auto"/>
          </w:divBdr>
          <w:divsChild>
            <w:div w:id="10205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5104">
      <w:bodyDiv w:val="1"/>
      <w:marLeft w:val="0"/>
      <w:marRight w:val="0"/>
      <w:marTop w:val="0"/>
      <w:marBottom w:val="0"/>
      <w:divBdr>
        <w:top w:val="none" w:sz="0" w:space="0" w:color="auto"/>
        <w:left w:val="none" w:sz="0" w:space="0" w:color="auto"/>
        <w:bottom w:val="none" w:sz="0" w:space="0" w:color="auto"/>
        <w:right w:val="none" w:sz="0" w:space="0" w:color="auto"/>
      </w:divBdr>
      <w:divsChild>
        <w:div w:id="1892227557">
          <w:marLeft w:val="0"/>
          <w:marRight w:val="0"/>
          <w:marTop w:val="0"/>
          <w:marBottom w:val="0"/>
          <w:divBdr>
            <w:top w:val="none" w:sz="0" w:space="0" w:color="auto"/>
            <w:left w:val="none" w:sz="0" w:space="0" w:color="auto"/>
            <w:bottom w:val="none" w:sz="0" w:space="0" w:color="auto"/>
            <w:right w:val="none" w:sz="0" w:space="0" w:color="auto"/>
          </w:divBdr>
          <w:divsChild>
            <w:div w:id="643851206">
              <w:marLeft w:val="0"/>
              <w:marRight w:val="0"/>
              <w:marTop w:val="0"/>
              <w:marBottom w:val="0"/>
              <w:divBdr>
                <w:top w:val="none" w:sz="0" w:space="0" w:color="auto"/>
                <w:left w:val="none" w:sz="0" w:space="0" w:color="auto"/>
                <w:bottom w:val="none" w:sz="0" w:space="0" w:color="auto"/>
                <w:right w:val="none" w:sz="0" w:space="0" w:color="auto"/>
              </w:divBdr>
            </w:div>
            <w:div w:id="1429691201">
              <w:marLeft w:val="0"/>
              <w:marRight w:val="0"/>
              <w:marTop w:val="0"/>
              <w:marBottom w:val="0"/>
              <w:divBdr>
                <w:top w:val="none" w:sz="0" w:space="0" w:color="auto"/>
                <w:left w:val="none" w:sz="0" w:space="0" w:color="auto"/>
                <w:bottom w:val="none" w:sz="0" w:space="0" w:color="auto"/>
                <w:right w:val="none" w:sz="0" w:space="0" w:color="auto"/>
              </w:divBdr>
            </w:div>
            <w:div w:id="1753966297">
              <w:marLeft w:val="0"/>
              <w:marRight w:val="0"/>
              <w:marTop w:val="0"/>
              <w:marBottom w:val="0"/>
              <w:divBdr>
                <w:top w:val="none" w:sz="0" w:space="0" w:color="auto"/>
                <w:left w:val="none" w:sz="0" w:space="0" w:color="auto"/>
                <w:bottom w:val="none" w:sz="0" w:space="0" w:color="auto"/>
                <w:right w:val="none" w:sz="0" w:space="0" w:color="auto"/>
              </w:divBdr>
            </w:div>
            <w:div w:id="776751229">
              <w:marLeft w:val="0"/>
              <w:marRight w:val="0"/>
              <w:marTop w:val="0"/>
              <w:marBottom w:val="0"/>
              <w:divBdr>
                <w:top w:val="none" w:sz="0" w:space="0" w:color="auto"/>
                <w:left w:val="none" w:sz="0" w:space="0" w:color="auto"/>
                <w:bottom w:val="none" w:sz="0" w:space="0" w:color="auto"/>
                <w:right w:val="none" w:sz="0" w:space="0" w:color="auto"/>
              </w:divBdr>
            </w:div>
            <w:div w:id="225338526">
              <w:marLeft w:val="0"/>
              <w:marRight w:val="0"/>
              <w:marTop w:val="0"/>
              <w:marBottom w:val="0"/>
              <w:divBdr>
                <w:top w:val="none" w:sz="0" w:space="0" w:color="auto"/>
                <w:left w:val="none" w:sz="0" w:space="0" w:color="auto"/>
                <w:bottom w:val="none" w:sz="0" w:space="0" w:color="auto"/>
                <w:right w:val="none" w:sz="0" w:space="0" w:color="auto"/>
              </w:divBdr>
            </w:div>
            <w:div w:id="507403055">
              <w:marLeft w:val="0"/>
              <w:marRight w:val="0"/>
              <w:marTop w:val="0"/>
              <w:marBottom w:val="0"/>
              <w:divBdr>
                <w:top w:val="none" w:sz="0" w:space="0" w:color="auto"/>
                <w:left w:val="none" w:sz="0" w:space="0" w:color="auto"/>
                <w:bottom w:val="none" w:sz="0" w:space="0" w:color="auto"/>
                <w:right w:val="none" w:sz="0" w:space="0" w:color="auto"/>
              </w:divBdr>
            </w:div>
            <w:div w:id="764962406">
              <w:marLeft w:val="0"/>
              <w:marRight w:val="0"/>
              <w:marTop w:val="0"/>
              <w:marBottom w:val="0"/>
              <w:divBdr>
                <w:top w:val="none" w:sz="0" w:space="0" w:color="auto"/>
                <w:left w:val="none" w:sz="0" w:space="0" w:color="auto"/>
                <w:bottom w:val="none" w:sz="0" w:space="0" w:color="auto"/>
                <w:right w:val="none" w:sz="0" w:space="0" w:color="auto"/>
              </w:divBdr>
            </w:div>
            <w:div w:id="2085758985">
              <w:marLeft w:val="0"/>
              <w:marRight w:val="0"/>
              <w:marTop w:val="0"/>
              <w:marBottom w:val="0"/>
              <w:divBdr>
                <w:top w:val="none" w:sz="0" w:space="0" w:color="auto"/>
                <w:left w:val="none" w:sz="0" w:space="0" w:color="auto"/>
                <w:bottom w:val="none" w:sz="0" w:space="0" w:color="auto"/>
                <w:right w:val="none" w:sz="0" w:space="0" w:color="auto"/>
              </w:divBdr>
            </w:div>
            <w:div w:id="116413994">
              <w:marLeft w:val="0"/>
              <w:marRight w:val="0"/>
              <w:marTop w:val="0"/>
              <w:marBottom w:val="0"/>
              <w:divBdr>
                <w:top w:val="none" w:sz="0" w:space="0" w:color="auto"/>
                <w:left w:val="none" w:sz="0" w:space="0" w:color="auto"/>
                <w:bottom w:val="none" w:sz="0" w:space="0" w:color="auto"/>
                <w:right w:val="none" w:sz="0" w:space="0" w:color="auto"/>
              </w:divBdr>
            </w:div>
            <w:div w:id="1008799465">
              <w:marLeft w:val="0"/>
              <w:marRight w:val="0"/>
              <w:marTop w:val="0"/>
              <w:marBottom w:val="0"/>
              <w:divBdr>
                <w:top w:val="none" w:sz="0" w:space="0" w:color="auto"/>
                <w:left w:val="none" w:sz="0" w:space="0" w:color="auto"/>
                <w:bottom w:val="none" w:sz="0" w:space="0" w:color="auto"/>
                <w:right w:val="none" w:sz="0" w:space="0" w:color="auto"/>
              </w:divBdr>
            </w:div>
            <w:div w:id="509491800">
              <w:marLeft w:val="0"/>
              <w:marRight w:val="0"/>
              <w:marTop w:val="0"/>
              <w:marBottom w:val="0"/>
              <w:divBdr>
                <w:top w:val="none" w:sz="0" w:space="0" w:color="auto"/>
                <w:left w:val="none" w:sz="0" w:space="0" w:color="auto"/>
                <w:bottom w:val="none" w:sz="0" w:space="0" w:color="auto"/>
                <w:right w:val="none" w:sz="0" w:space="0" w:color="auto"/>
              </w:divBdr>
            </w:div>
            <w:div w:id="1689864525">
              <w:marLeft w:val="0"/>
              <w:marRight w:val="0"/>
              <w:marTop w:val="0"/>
              <w:marBottom w:val="0"/>
              <w:divBdr>
                <w:top w:val="none" w:sz="0" w:space="0" w:color="auto"/>
                <w:left w:val="none" w:sz="0" w:space="0" w:color="auto"/>
                <w:bottom w:val="none" w:sz="0" w:space="0" w:color="auto"/>
                <w:right w:val="none" w:sz="0" w:space="0" w:color="auto"/>
              </w:divBdr>
            </w:div>
            <w:div w:id="681512469">
              <w:marLeft w:val="0"/>
              <w:marRight w:val="0"/>
              <w:marTop w:val="0"/>
              <w:marBottom w:val="0"/>
              <w:divBdr>
                <w:top w:val="none" w:sz="0" w:space="0" w:color="auto"/>
                <w:left w:val="none" w:sz="0" w:space="0" w:color="auto"/>
                <w:bottom w:val="none" w:sz="0" w:space="0" w:color="auto"/>
                <w:right w:val="none" w:sz="0" w:space="0" w:color="auto"/>
              </w:divBdr>
            </w:div>
            <w:div w:id="1099176529">
              <w:marLeft w:val="0"/>
              <w:marRight w:val="0"/>
              <w:marTop w:val="0"/>
              <w:marBottom w:val="0"/>
              <w:divBdr>
                <w:top w:val="none" w:sz="0" w:space="0" w:color="auto"/>
                <w:left w:val="none" w:sz="0" w:space="0" w:color="auto"/>
                <w:bottom w:val="none" w:sz="0" w:space="0" w:color="auto"/>
                <w:right w:val="none" w:sz="0" w:space="0" w:color="auto"/>
              </w:divBdr>
            </w:div>
            <w:div w:id="730662804">
              <w:marLeft w:val="0"/>
              <w:marRight w:val="0"/>
              <w:marTop w:val="0"/>
              <w:marBottom w:val="0"/>
              <w:divBdr>
                <w:top w:val="none" w:sz="0" w:space="0" w:color="auto"/>
                <w:left w:val="none" w:sz="0" w:space="0" w:color="auto"/>
                <w:bottom w:val="none" w:sz="0" w:space="0" w:color="auto"/>
                <w:right w:val="none" w:sz="0" w:space="0" w:color="auto"/>
              </w:divBdr>
            </w:div>
            <w:div w:id="1309434904">
              <w:marLeft w:val="0"/>
              <w:marRight w:val="0"/>
              <w:marTop w:val="0"/>
              <w:marBottom w:val="0"/>
              <w:divBdr>
                <w:top w:val="none" w:sz="0" w:space="0" w:color="auto"/>
                <w:left w:val="none" w:sz="0" w:space="0" w:color="auto"/>
                <w:bottom w:val="none" w:sz="0" w:space="0" w:color="auto"/>
                <w:right w:val="none" w:sz="0" w:space="0" w:color="auto"/>
              </w:divBdr>
            </w:div>
            <w:div w:id="559906049">
              <w:marLeft w:val="0"/>
              <w:marRight w:val="0"/>
              <w:marTop w:val="0"/>
              <w:marBottom w:val="0"/>
              <w:divBdr>
                <w:top w:val="none" w:sz="0" w:space="0" w:color="auto"/>
                <w:left w:val="none" w:sz="0" w:space="0" w:color="auto"/>
                <w:bottom w:val="none" w:sz="0" w:space="0" w:color="auto"/>
                <w:right w:val="none" w:sz="0" w:space="0" w:color="auto"/>
              </w:divBdr>
            </w:div>
            <w:div w:id="1271469595">
              <w:marLeft w:val="0"/>
              <w:marRight w:val="0"/>
              <w:marTop w:val="0"/>
              <w:marBottom w:val="0"/>
              <w:divBdr>
                <w:top w:val="none" w:sz="0" w:space="0" w:color="auto"/>
                <w:left w:val="none" w:sz="0" w:space="0" w:color="auto"/>
                <w:bottom w:val="none" w:sz="0" w:space="0" w:color="auto"/>
                <w:right w:val="none" w:sz="0" w:space="0" w:color="auto"/>
              </w:divBdr>
            </w:div>
            <w:div w:id="701320777">
              <w:marLeft w:val="0"/>
              <w:marRight w:val="0"/>
              <w:marTop w:val="0"/>
              <w:marBottom w:val="0"/>
              <w:divBdr>
                <w:top w:val="none" w:sz="0" w:space="0" w:color="auto"/>
                <w:left w:val="none" w:sz="0" w:space="0" w:color="auto"/>
                <w:bottom w:val="none" w:sz="0" w:space="0" w:color="auto"/>
                <w:right w:val="none" w:sz="0" w:space="0" w:color="auto"/>
              </w:divBdr>
            </w:div>
            <w:div w:id="1878009425">
              <w:marLeft w:val="0"/>
              <w:marRight w:val="0"/>
              <w:marTop w:val="0"/>
              <w:marBottom w:val="0"/>
              <w:divBdr>
                <w:top w:val="none" w:sz="0" w:space="0" w:color="auto"/>
                <w:left w:val="none" w:sz="0" w:space="0" w:color="auto"/>
                <w:bottom w:val="none" w:sz="0" w:space="0" w:color="auto"/>
                <w:right w:val="none" w:sz="0" w:space="0" w:color="auto"/>
              </w:divBdr>
            </w:div>
            <w:div w:id="1937906878">
              <w:marLeft w:val="0"/>
              <w:marRight w:val="0"/>
              <w:marTop w:val="0"/>
              <w:marBottom w:val="0"/>
              <w:divBdr>
                <w:top w:val="none" w:sz="0" w:space="0" w:color="auto"/>
                <w:left w:val="none" w:sz="0" w:space="0" w:color="auto"/>
                <w:bottom w:val="none" w:sz="0" w:space="0" w:color="auto"/>
                <w:right w:val="none" w:sz="0" w:space="0" w:color="auto"/>
              </w:divBdr>
            </w:div>
            <w:div w:id="958875407">
              <w:marLeft w:val="0"/>
              <w:marRight w:val="0"/>
              <w:marTop w:val="0"/>
              <w:marBottom w:val="0"/>
              <w:divBdr>
                <w:top w:val="none" w:sz="0" w:space="0" w:color="auto"/>
                <w:left w:val="none" w:sz="0" w:space="0" w:color="auto"/>
                <w:bottom w:val="none" w:sz="0" w:space="0" w:color="auto"/>
                <w:right w:val="none" w:sz="0" w:space="0" w:color="auto"/>
              </w:divBdr>
            </w:div>
            <w:div w:id="429013259">
              <w:marLeft w:val="0"/>
              <w:marRight w:val="0"/>
              <w:marTop w:val="0"/>
              <w:marBottom w:val="0"/>
              <w:divBdr>
                <w:top w:val="none" w:sz="0" w:space="0" w:color="auto"/>
                <w:left w:val="none" w:sz="0" w:space="0" w:color="auto"/>
                <w:bottom w:val="none" w:sz="0" w:space="0" w:color="auto"/>
                <w:right w:val="none" w:sz="0" w:space="0" w:color="auto"/>
              </w:divBdr>
            </w:div>
            <w:div w:id="1822841613">
              <w:marLeft w:val="0"/>
              <w:marRight w:val="0"/>
              <w:marTop w:val="0"/>
              <w:marBottom w:val="0"/>
              <w:divBdr>
                <w:top w:val="none" w:sz="0" w:space="0" w:color="auto"/>
                <w:left w:val="none" w:sz="0" w:space="0" w:color="auto"/>
                <w:bottom w:val="none" w:sz="0" w:space="0" w:color="auto"/>
                <w:right w:val="none" w:sz="0" w:space="0" w:color="auto"/>
              </w:divBdr>
            </w:div>
            <w:div w:id="644629695">
              <w:marLeft w:val="0"/>
              <w:marRight w:val="0"/>
              <w:marTop w:val="0"/>
              <w:marBottom w:val="0"/>
              <w:divBdr>
                <w:top w:val="none" w:sz="0" w:space="0" w:color="auto"/>
                <w:left w:val="none" w:sz="0" w:space="0" w:color="auto"/>
                <w:bottom w:val="none" w:sz="0" w:space="0" w:color="auto"/>
                <w:right w:val="none" w:sz="0" w:space="0" w:color="auto"/>
              </w:divBdr>
            </w:div>
            <w:div w:id="2112816457">
              <w:marLeft w:val="0"/>
              <w:marRight w:val="0"/>
              <w:marTop w:val="0"/>
              <w:marBottom w:val="0"/>
              <w:divBdr>
                <w:top w:val="none" w:sz="0" w:space="0" w:color="auto"/>
                <w:left w:val="none" w:sz="0" w:space="0" w:color="auto"/>
                <w:bottom w:val="none" w:sz="0" w:space="0" w:color="auto"/>
                <w:right w:val="none" w:sz="0" w:space="0" w:color="auto"/>
              </w:divBdr>
            </w:div>
            <w:div w:id="1013384076">
              <w:marLeft w:val="0"/>
              <w:marRight w:val="0"/>
              <w:marTop w:val="0"/>
              <w:marBottom w:val="0"/>
              <w:divBdr>
                <w:top w:val="none" w:sz="0" w:space="0" w:color="auto"/>
                <w:left w:val="none" w:sz="0" w:space="0" w:color="auto"/>
                <w:bottom w:val="none" w:sz="0" w:space="0" w:color="auto"/>
                <w:right w:val="none" w:sz="0" w:space="0" w:color="auto"/>
              </w:divBdr>
            </w:div>
            <w:div w:id="532227200">
              <w:marLeft w:val="0"/>
              <w:marRight w:val="0"/>
              <w:marTop w:val="0"/>
              <w:marBottom w:val="0"/>
              <w:divBdr>
                <w:top w:val="none" w:sz="0" w:space="0" w:color="auto"/>
                <w:left w:val="none" w:sz="0" w:space="0" w:color="auto"/>
                <w:bottom w:val="none" w:sz="0" w:space="0" w:color="auto"/>
                <w:right w:val="none" w:sz="0" w:space="0" w:color="auto"/>
              </w:divBdr>
            </w:div>
            <w:div w:id="1715764998">
              <w:marLeft w:val="0"/>
              <w:marRight w:val="0"/>
              <w:marTop w:val="0"/>
              <w:marBottom w:val="0"/>
              <w:divBdr>
                <w:top w:val="none" w:sz="0" w:space="0" w:color="auto"/>
                <w:left w:val="none" w:sz="0" w:space="0" w:color="auto"/>
                <w:bottom w:val="none" w:sz="0" w:space="0" w:color="auto"/>
                <w:right w:val="none" w:sz="0" w:space="0" w:color="auto"/>
              </w:divBdr>
            </w:div>
            <w:div w:id="762577011">
              <w:marLeft w:val="0"/>
              <w:marRight w:val="0"/>
              <w:marTop w:val="0"/>
              <w:marBottom w:val="0"/>
              <w:divBdr>
                <w:top w:val="none" w:sz="0" w:space="0" w:color="auto"/>
                <w:left w:val="none" w:sz="0" w:space="0" w:color="auto"/>
                <w:bottom w:val="none" w:sz="0" w:space="0" w:color="auto"/>
                <w:right w:val="none" w:sz="0" w:space="0" w:color="auto"/>
              </w:divBdr>
            </w:div>
            <w:div w:id="1062217073">
              <w:marLeft w:val="0"/>
              <w:marRight w:val="0"/>
              <w:marTop w:val="0"/>
              <w:marBottom w:val="0"/>
              <w:divBdr>
                <w:top w:val="none" w:sz="0" w:space="0" w:color="auto"/>
                <w:left w:val="none" w:sz="0" w:space="0" w:color="auto"/>
                <w:bottom w:val="none" w:sz="0" w:space="0" w:color="auto"/>
                <w:right w:val="none" w:sz="0" w:space="0" w:color="auto"/>
              </w:divBdr>
            </w:div>
            <w:div w:id="2113668764">
              <w:marLeft w:val="0"/>
              <w:marRight w:val="0"/>
              <w:marTop w:val="0"/>
              <w:marBottom w:val="0"/>
              <w:divBdr>
                <w:top w:val="none" w:sz="0" w:space="0" w:color="auto"/>
                <w:left w:val="none" w:sz="0" w:space="0" w:color="auto"/>
                <w:bottom w:val="none" w:sz="0" w:space="0" w:color="auto"/>
                <w:right w:val="none" w:sz="0" w:space="0" w:color="auto"/>
              </w:divBdr>
            </w:div>
            <w:div w:id="3739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3719">
      <w:bodyDiv w:val="1"/>
      <w:marLeft w:val="0"/>
      <w:marRight w:val="0"/>
      <w:marTop w:val="0"/>
      <w:marBottom w:val="0"/>
      <w:divBdr>
        <w:top w:val="none" w:sz="0" w:space="0" w:color="auto"/>
        <w:left w:val="none" w:sz="0" w:space="0" w:color="auto"/>
        <w:bottom w:val="none" w:sz="0" w:space="0" w:color="auto"/>
        <w:right w:val="none" w:sz="0" w:space="0" w:color="auto"/>
      </w:divBdr>
      <w:divsChild>
        <w:div w:id="142236077">
          <w:marLeft w:val="0"/>
          <w:marRight w:val="0"/>
          <w:marTop w:val="0"/>
          <w:marBottom w:val="0"/>
          <w:divBdr>
            <w:top w:val="none" w:sz="0" w:space="0" w:color="auto"/>
            <w:left w:val="none" w:sz="0" w:space="0" w:color="auto"/>
            <w:bottom w:val="none" w:sz="0" w:space="0" w:color="auto"/>
            <w:right w:val="none" w:sz="0" w:space="0" w:color="auto"/>
          </w:divBdr>
          <w:divsChild>
            <w:div w:id="10207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3589">
      <w:bodyDiv w:val="1"/>
      <w:marLeft w:val="0"/>
      <w:marRight w:val="0"/>
      <w:marTop w:val="0"/>
      <w:marBottom w:val="0"/>
      <w:divBdr>
        <w:top w:val="none" w:sz="0" w:space="0" w:color="auto"/>
        <w:left w:val="none" w:sz="0" w:space="0" w:color="auto"/>
        <w:bottom w:val="none" w:sz="0" w:space="0" w:color="auto"/>
        <w:right w:val="none" w:sz="0" w:space="0" w:color="auto"/>
      </w:divBdr>
    </w:div>
    <w:div w:id="1806897198">
      <w:bodyDiv w:val="1"/>
      <w:marLeft w:val="0"/>
      <w:marRight w:val="0"/>
      <w:marTop w:val="0"/>
      <w:marBottom w:val="0"/>
      <w:divBdr>
        <w:top w:val="none" w:sz="0" w:space="0" w:color="auto"/>
        <w:left w:val="none" w:sz="0" w:space="0" w:color="auto"/>
        <w:bottom w:val="none" w:sz="0" w:space="0" w:color="auto"/>
        <w:right w:val="none" w:sz="0" w:space="0" w:color="auto"/>
      </w:divBdr>
      <w:divsChild>
        <w:div w:id="1962371522">
          <w:marLeft w:val="0"/>
          <w:marRight w:val="0"/>
          <w:marTop w:val="0"/>
          <w:marBottom w:val="0"/>
          <w:divBdr>
            <w:top w:val="none" w:sz="0" w:space="0" w:color="auto"/>
            <w:left w:val="none" w:sz="0" w:space="0" w:color="auto"/>
            <w:bottom w:val="none" w:sz="0" w:space="0" w:color="auto"/>
            <w:right w:val="none" w:sz="0" w:space="0" w:color="auto"/>
          </w:divBdr>
          <w:divsChild>
            <w:div w:id="268047152">
              <w:marLeft w:val="0"/>
              <w:marRight w:val="0"/>
              <w:marTop w:val="0"/>
              <w:marBottom w:val="0"/>
              <w:divBdr>
                <w:top w:val="none" w:sz="0" w:space="0" w:color="auto"/>
                <w:left w:val="none" w:sz="0" w:space="0" w:color="auto"/>
                <w:bottom w:val="none" w:sz="0" w:space="0" w:color="auto"/>
                <w:right w:val="none" w:sz="0" w:space="0" w:color="auto"/>
              </w:divBdr>
            </w:div>
            <w:div w:id="423262700">
              <w:marLeft w:val="0"/>
              <w:marRight w:val="0"/>
              <w:marTop w:val="0"/>
              <w:marBottom w:val="0"/>
              <w:divBdr>
                <w:top w:val="none" w:sz="0" w:space="0" w:color="auto"/>
                <w:left w:val="none" w:sz="0" w:space="0" w:color="auto"/>
                <w:bottom w:val="none" w:sz="0" w:space="0" w:color="auto"/>
                <w:right w:val="none" w:sz="0" w:space="0" w:color="auto"/>
              </w:divBdr>
            </w:div>
            <w:div w:id="1914927948">
              <w:marLeft w:val="0"/>
              <w:marRight w:val="0"/>
              <w:marTop w:val="0"/>
              <w:marBottom w:val="0"/>
              <w:divBdr>
                <w:top w:val="none" w:sz="0" w:space="0" w:color="auto"/>
                <w:left w:val="none" w:sz="0" w:space="0" w:color="auto"/>
                <w:bottom w:val="none" w:sz="0" w:space="0" w:color="auto"/>
                <w:right w:val="none" w:sz="0" w:space="0" w:color="auto"/>
              </w:divBdr>
            </w:div>
            <w:div w:id="1316839847">
              <w:marLeft w:val="0"/>
              <w:marRight w:val="0"/>
              <w:marTop w:val="0"/>
              <w:marBottom w:val="0"/>
              <w:divBdr>
                <w:top w:val="none" w:sz="0" w:space="0" w:color="auto"/>
                <w:left w:val="none" w:sz="0" w:space="0" w:color="auto"/>
                <w:bottom w:val="none" w:sz="0" w:space="0" w:color="auto"/>
                <w:right w:val="none" w:sz="0" w:space="0" w:color="auto"/>
              </w:divBdr>
            </w:div>
            <w:div w:id="1882159749">
              <w:marLeft w:val="0"/>
              <w:marRight w:val="0"/>
              <w:marTop w:val="0"/>
              <w:marBottom w:val="0"/>
              <w:divBdr>
                <w:top w:val="none" w:sz="0" w:space="0" w:color="auto"/>
                <w:left w:val="none" w:sz="0" w:space="0" w:color="auto"/>
                <w:bottom w:val="none" w:sz="0" w:space="0" w:color="auto"/>
                <w:right w:val="none" w:sz="0" w:space="0" w:color="auto"/>
              </w:divBdr>
            </w:div>
            <w:div w:id="1967463754">
              <w:marLeft w:val="0"/>
              <w:marRight w:val="0"/>
              <w:marTop w:val="0"/>
              <w:marBottom w:val="0"/>
              <w:divBdr>
                <w:top w:val="none" w:sz="0" w:space="0" w:color="auto"/>
                <w:left w:val="none" w:sz="0" w:space="0" w:color="auto"/>
                <w:bottom w:val="none" w:sz="0" w:space="0" w:color="auto"/>
                <w:right w:val="none" w:sz="0" w:space="0" w:color="auto"/>
              </w:divBdr>
            </w:div>
            <w:div w:id="918516614">
              <w:marLeft w:val="0"/>
              <w:marRight w:val="0"/>
              <w:marTop w:val="0"/>
              <w:marBottom w:val="0"/>
              <w:divBdr>
                <w:top w:val="none" w:sz="0" w:space="0" w:color="auto"/>
                <w:left w:val="none" w:sz="0" w:space="0" w:color="auto"/>
                <w:bottom w:val="none" w:sz="0" w:space="0" w:color="auto"/>
                <w:right w:val="none" w:sz="0" w:space="0" w:color="auto"/>
              </w:divBdr>
            </w:div>
            <w:div w:id="1934780625">
              <w:marLeft w:val="0"/>
              <w:marRight w:val="0"/>
              <w:marTop w:val="0"/>
              <w:marBottom w:val="0"/>
              <w:divBdr>
                <w:top w:val="none" w:sz="0" w:space="0" w:color="auto"/>
                <w:left w:val="none" w:sz="0" w:space="0" w:color="auto"/>
                <w:bottom w:val="none" w:sz="0" w:space="0" w:color="auto"/>
                <w:right w:val="none" w:sz="0" w:space="0" w:color="auto"/>
              </w:divBdr>
            </w:div>
            <w:div w:id="1315838545">
              <w:marLeft w:val="0"/>
              <w:marRight w:val="0"/>
              <w:marTop w:val="0"/>
              <w:marBottom w:val="0"/>
              <w:divBdr>
                <w:top w:val="none" w:sz="0" w:space="0" w:color="auto"/>
                <w:left w:val="none" w:sz="0" w:space="0" w:color="auto"/>
                <w:bottom w:val="none" w:sz="0" w:space="0" w:color="auto"/>
                <w:right w:val="none" w:sz="0" w:space="0" w:color="auto"/>
              </w:divBdr>
            </w:div>
            <w:div w:id="806244545">
              <w:marLeft w:val="0"/>
              <w:marRight w:val="0"/>
              <w:marTop w:val="0"/>
              <w:marBottom w:val="0"/>
              <w:divBdr>
                <w:top w:val="none" w:sz="0" w:space="0" w:color="auto"/>
                <w:left w:val="none" w:sz="0" w:space="0" w:color="auto"/>
                <w:bottom w:val="none" w:sz="0" w:space="0" w:color="auto"/>
                <w:right w:val="none" w:sz="0" w:space="0" w:color="auto"/>
              </w:divBdr>
            </w:div>
            <w:div w:id="236063990">
              <w:marLeft w:val="0"/>
              <w:marRight w:val="0"/>
              <w:marTop w:val="0"/>
              <w:marBottom w:val="0"/>
              <w:divBdr>
                <w:top w:val="none" w:sz="0" w:space="0" w:color="auto"/>
                <w:left w:val="none" w:sz="0" w:space="0" w:color="auto"/>
                <w:bottom w:val="none" w:sz="0" w:space="0" w:color="auto"/>
                <w:right w:val="none" w:sz="0" w:space="0" w:color="auto"/>
              </w:divBdr>
            </w:div>
            <w:div w:id="1009986225">
              <w:marLeft w:val="0"/>
              <w:marRight w:val="0"/>
              <w:marTop w:val="0"/>
              <w:marBottom w:val="0"/>
              <w:divBdr>
                <w:top w:val="none" w:sz="0" w:space="0" w:color="auto"/>
                <w:left w:val="none" w:sz="0" w:space="0" w:color="auto"/>
                <w:bottom w:val="none" w:sz="0" w:space="0" w:color="auto"/>
                <w:right w:val="none" w:sz="0" w:space="0" w:color="auto"/>
              </w:divBdr>
            </w:div>
            <w:div w:id="1431244507">
              <w:marLeft w:val="0"/>
              <w:marRight w:val="0"/>
              <w:marTop w:val="0"/>
              <w:marBottom w:val="0"/>
              <w:divBdr>
                <w:top w:val="none" w:sz="0" w:space="0" w:color="auto"/>
                <w:left w:val="none" w:sz="0" w:space="0" w:color="auto"/>
                <w:bottom w:val="none" w:sz="0" w:space="0" w:color="auto"/>
                <w:right w:val="none" w:sz="0" w:space="0" w:color="auto"/>
              </w:divBdr>
            </w:div>
            <w:div w:id="2102292798">
              <w:marLeft w:val="0"/>
              <w:marRight w:val="0"/>
              <w:marTop w:val="0"/>
              <w:marBottom w:val="0"/>
              <w:divBdr>
                <w:top w:val="none" w:sz="0" w:space="0" w:color="auto"/>
                <w:left w:val="none" w:sz="0" w:space="0" w:color="auto"/>
                <w:bottom w:val="none" w:sz="0" w:space="0" w:color="auto"/>
                <w:right w:val="none" w:sz="0" w:space="0" w:color="auto"/>
              </w:divBdr>
            </w:div>
            <w:div w:id="113601852">
              <w:marLeft w:val="0"/>
              <w:marRight w:val="0"/>
              <w:marTop w:val="0"/>
              <w:marBottom w:val="0"/>
              <w:divBdr>
                <w:top w:val="none" w:sz="0" w:space="0" w:color="auto"/>
                <w:left w:val="none" w:sz="0" w:space="0" w:color="auto"/>
                <w:bottom w:val="none" w:sz="0" w:space="0" w:color="auto"/>
                <w:right w:val="none" w:sz="0" w:space="0" w:color="auto"/>
              </w:divBdr>
            </w:div>
            <w:div w:id="1055004941">
              <w:marLeft w:val="0"/>
              <w:marRight w:val="0"/>
              <w:marTop w:val="0"/>
              <w:marBottom w:val="0"/>
              <w:divBdr>
                <w:top w:val="none" w:sz="0" w:space="0" w:color="auto"/>
                <w:left w:val="none" w:sz="0" w:space="0" w:color="auto"/>
                <w:bottom w:val="none" w:sz="0" w:space="0" w:color="auto"/>
                <w:right w:val="none" w:sz="0" w:space="0" w:color="auto"/>
              </w:divBdr>
            </w:div>
            <w:div w:id="214587729">
              <w:marLeft w:val="0"/>
              <w:marRight w:val="0"/>
              <w:marTop w:val="0"/>
              <w:marBottom w:val="0"/>
              <w:divBdr>
                <w:top w:val="none" w:sz="0" w:space="0" w:color="auto"/>
                <w:left w:val="none" w:sz="0" w:space="0" w:color="auto"/>
                <w:bottom w:val="none" w:sz="0" w:space="0" w:color="auto"/>
                <w:right w:val="none" w:sz="0" w:space="0" w:color="auto"/>
              </w:divBdr>
            </w:div>
            <w:div w:id="545600409">
              <w:marLeft w:val="0"/>
              <w:marRight w:val="0"/>
              <w:marTop w:val="0"/>
              <w:marBottom w:val="0"/>
              <w:divBdr>
                <w:top w:val="none" w:sz="0" w:space="0" w:color="auto"/>
                <w:left w:val="none" w:sz="0" w:space="0" w:color="auto"/>
                <w:bottom w:val="none" w:sz="0" w:space="0" w:color="auto"/>
                <w:right w:val="none" w:sz="0" w:space="0" w:color="auto"/>
              </w:divBdr>
            </w:div>
            <w:div w:id="216742905">
              <w:marLeft w:val="0"/>
              <w:marRight w:val="0"/>
              <w:marTop w:val="0"/>
              <w:marBottom w:val="0"/>
              <w:divBdr>
                <w:top w:val="none" w:sz="0" w:space="0" w:color="auto"/>
                <w:left w:val="none" w:sz="0" w:space="0" w:color="auto"/>
                <w:bottom w:val="none" w:sz="0" w:space="0" w:color="auto"/>
                <w:right w:val="none" w:sz="0" w:space="0" w:color="auto"/>
              </w:divBdr>
            </w:div>
            <w:div w:id="1643851942">
              <w:marLeft w:val="0"/>
              <w:marRight w:val="0"/>
              <w:marTop w:val="0"/>
              <w:marBottom w:val="0"/>
              <w:divBdr>
                <w:top w:val="none" w:sz="0" w:space="0" w:color="auto"/>
                <w:left w:val="none" w:sz="0" w:space="0" w:color="auto"/>
                <w:bottom w:val="none" w:sz="0" w:space="0" w:color="auto"/>
                <w:right w:val="none" w:sz="0" w:space="0" w:color="auto"/>
              </w:divBdr>
            </w:div>
            <w:div w:id="1470131712">
              <w:marLeft w:val="0"/>
              <w:marRight w:val="0"/>
              <w:marTop w:val="0"/>
              <w:marBottom w:val="0"/>
              <w:divBdr>
                <w:top w:val="none" w:sz="0" w:space="0" w:color="auto"/>
                <w:left w:val="none" w:sz="0" w:space="0" w:color="auto"/>
                <w:bottom w:val="none" w:sz="0" w:space="0" w:color="auto"/>
                <w:right w:val="none" w:sz="0" w:space="0" w:color="auto"/>
              </w:divBdr>
            </w:div>
            <w:div w:id="259488394">
              <w:marLeft w:val="0"/>
              <w:marRight w:val="0"/>
              <w:marTop w:val="0"/>
              <w:marBottom w:val="0"/>
              <w:divBdr>
                <w:top w:val="none" w:sz="0" w:space="0" w:color="auto"/>
                <w:left w:val="none" w:sz="0" w:space="0" w:color="auto"/>
                <w:bottom w:val="none" w:sz="0" w:space="0" w:color="auto"/>
                <w:right w:val="none" w:sz="0" w:space="0" w:color="auto"/>
              </w:divBdr>
            </w:div>
            <w:div w:id="581912947">
              <w:marLeft w:val="0"/>
              <w:marRight w:val="0"/>
              <w:marTop w:val="0"/>
              <w:marBottom w:val="0"/>
              <w:divBdr>
                <w:top w:val="none" w:sz="0" w:space="0" w:color="auto"/>
                <w:left w:val="none" w:sz="0" w:space="0" w:color="auto"/>
                <w:bottom w:val="none" w:sz="0" w:space="0" w:color="auto"/>
                <w:right w:val="none" w:sz="0" w:space="0" w:color="auto"/>
              </w:divBdr>
            </w:div>
            <w:div w:id="1618178093">
              <w:marLeft w:val="0"/>
              <w:marRight w:val="0"/>
              <w:marTop w:val="0"/>
              <w:marBottom w:val="0"/>
              <w:divBdr>
                <w:top w:val="none" w:sz="0" w:space="0" w:color="auto"/>
                <w:left w:val="none" w:sz="0" w:space="0" w:color="auto"/>
                <w:bottom w:val="none" w:sz="0" w:space="0" w:color="auto"/>
                <w:right w:val="none" w:sz="0" w:space="0" w:color="auto"/>
              </w:divBdr>
            </w:div>
            <w:div w:id="354119213">
              <w:marLeft w:val="0"/>
              <w:marRight w:val="0"/>
              <w:marTop w:val="0"/>
              <w:marBottom w:val="0"/>
              <w:divBdr>
                <w:top w:val="none" w:sz="0" w:space="0" w:color="auto"/>
                <w:left w:val="none" w:sz="0" w:space="0" w:color="auto"/>
                <w:bottom w:val="none" w:sz="0" w:space="0" w:color="auto"/>
                <w:right w:val="none" w:sz="0" w:space="0" w:color="auto"/>
              </w:divBdr>
            </w:div>
            <w:div w:id="130373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6290">
      <w:bodyDiv w:val="1"/>
      <w:marLeft w:val="0"/>
      <w:marRight w:val="0"/>
      <w:marTop w:val="0"/>
      <w:marBottom w:val="0"/>
      <w:divBdr>
        <w:top w:val="none" w:sz="0" w:space="0" w:color="auto"/>
        <w:left w:val="none" w:sz="0" w:space="0" w:color="auto"/>
        <w:bottom w:val="none" w:sz="0" w:space="0" w:color="auto"/>
        <w:right w:val="none" w:sz="0" w:space="0" w:color="auto"/>
      </w:divBdr>
      <w:divsChild>
        <w:div w:id="2117626793">
          <w:marLeft w:val="0"/>
          <w:marRight w:val="0"/>
          <w:marTop w:val="0"/>
          <w:marBottom w:val="0"/>
          <w:divBdr>
            <w:top w:val="none" w:sz="0" w:space="0" w:color="auto"/>
            <w:left w:val="none" w:sz="0" w:space="0" w:color="auto"/>
            <w:bottom w:val="none" w:sz="0" w:space="0" w:color="auto"/>
            <w:right w:val="none" w:sz="0" w:space="0" w:color="auto"/>
          </w:divBdr>
          <w:divsChild>
            <w:div w:id="14694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5794">
      <w:bodyDiv w:val="1"/>
      <w:marLeft w:val="0"/>
      <w:marRight w:val="0"/>
      <w:marTop w:val="0"/>
      <w:marBottom w:val="0"/>
      <w:divBdr>
        <w:top w:val="none" w:sz="0" w:space="0" w:color="auto"/>
        <w:left w:val="none" w:sz="0" w:space="0" w:color="auto"/>
        <w:bottom w:val="none" w:sz="0" w:space="0" w:color="auto"/>
        <w:right w:val="none" w:sz="0" w:space="0" w:color="auto"/>
      </w:divBdr>
      <w:divsChild>
        <w:div w:id="725569881">
          <w:marLeft w:val="0"/>
          <w:marRight w:val="0"/>
          <w:marTop w:val="0"/>
          <w:marBottom w:val="0"/>
          <w:divBdr>
            <w:top w:val="none" w:sz="0" w:space="0" w:color="auto"/>
            <w:left w:val="none" w:sz="0" w:space="0" w:color="auto"/>
            <w:bottom w:val="none" w:sz="0" w:space="0" w:color="auto"/>
            <w:right w:val="none" w:sz="0" w:space="0" w:color="auto"/>
          </w:divBdr>
          <w:divsChild>
            <w:div w:id="9889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1012">
      <w:bodyDiv w:val="1"/>
      <w:marLeft w:val="0"/>
      <w:marRight w:val="0"/>
      <w:marTop w:val="0"/>
      <w:marBottom w:val="0"/>
      <w:divBdr>
        <w:top w:val="none" w:sz="0" w:space="0" w:color="auto"/>
        <w:left w:val="none" w:sz="0" w:space="0" w:color="auto"/>
        <w:bottom w:val="none" w:sz="0" w:space="0" w:color="auto"/>
        <w:right w:val="none" w:sz="0" w:space="0" w:color="auto"/>
      </w:divBdr>
      <w:divsChild>
        <w:div w:id="1852914074">
          <w:marLeft w:val="0"/>
          <w:marRight w:val="0"/>
          <w:marTop w:val="0"/>
          <w:marBottom w:val="180"/>
          <w:divBdr>
            <w:top w:val="none" w:sz="0" w:space="0" w:color="auto"/>
            <w:left w:val="none" w:sz="0" w:space="0" w:color="auto"/>
            <w:bottom w:val="none" w:sz="0" w:space="0" w:color="auto"/>
            <w:right w:val="none" w:sz="0" w:space="0" w:color="auto"/>
          </w:divBdr>
          <w:divsChild>
            <w:div w:id="1733429813">
              <w:marLeft w:val="0"/>
              <w:marRight w:val="0"/>
              <w:marTop w:val="0"/>
              <w:marBottom w:val="0"/>
              <w:divBdr>
                <w:top w:val="none" w:sz="0" w:space="0" w:color="auto"/>
                <w:left w:val="none" w:sz="0" w:space="0" w:color="auto"/>
                <w:bottom w:val="none" w:sz="0" w:space="0" w:color="auto"/>
                <w:right w:val="none" w:sz="0" w:space="0" w:color="auto"/>
              </w:divBdr>
            </w:div>
            <w:div w:id="701710330">
              <w:marLeft w:val="0"/>
              <w:marRight w:val="0"/>
              <w:marTop w:val="0"/>
              <w:marBottom w:val="0"/>
              <w:divBdr>
                <w:top w:val="none" w:sz="0" w:space="0" w:color="auto"/>
                <w:left w:val="none" w:sz="0" w:space="0" w:color="auto"/>
                <w:bottom w:val="none" w:sz="0" w:space="0" w:color="auto"/>
                <w:right w:val="none" w:sz="0" w:space="0" w:color="auto"/>
              </w:divBdr>
            </w:div>
          </w:divsChild>
        </w:div>
        <w:div w:id="858737884">
          <w:marLeft w:val="0"/>
          <w:marRight w:val="0"/>
          <w:marTop w:val="0"/>
          <w:marBottom w:val="180"/>
          <w:divBdr>
            <w:top w:val="none" w:sz="0" w:space="0" w:color="auto"/>
            <w:left w:val="none" w:sz="0" w:space="0" w:color="auto"/>
            <w:bottom w:val="none" w:sz="0" w:space="0" w:color="auto"/>
            <w:right w:val="none" w:sz="0" w:space="0" w:color="auto"/>
          </w:divBdr>
          <w:divsChild>
            <w:div w:id="1525896156">
              <w:marLeft w:val="0"/>
              <w:marRight w:val="0"/>
              <w:marTop w:val="0"/>
              <w:marBottom w:val="0"/>
              <w:divBdr>
                <w:top w:val="none" w:sz="0" w:space="0" w:color="auto"/>
                <w:left w:val="none" w:sz="0" w:space="0" w:color="auto"/>
                <w:bottom w:val="none" w:sz="0" w:space="0" w:color="auto"/>
                <w:right w:val="none" w:sz="0" w:space="0" w:color="auto"/>
              </w:divBdr>
            </w:div>
            <w:div w:id="1123421153">
              <w:marLeft w:val="0"/>
              <w:marRight w:val="0"/>
              <w:marTop w:val="0"/>
              <w:marBottom w:val="0"/>
              <w:divBdr>
                <w:top w:val="none" w:sz="0" w:space="0" w:color="auto"/>
                <w:left w:val="none" w:sz="0" w:space="0" w:color="auto"/>
                <w:bottom w:val="none" w:sz="0" w:space="0" w:color="auto"/>
                <w:right w:val="none" w:sz="0" w:space="0" w:color="auto"/>
              </w:divBdr>
            </w:div>
          </w:divsChild>
        </w:div>
        <w:div w:id="2070692831">
          <w:marLeft w:val="0"/>
          <w:marRight w:val="0"/>
          <w:marTop w:val="0"/>
          <w:marBottom w:val="180"/>
          <w:divBdr>
            <w:top w:val="none" w:sz="0" w:space="0" w:color="auto"/>
            <w:left w:val="none" w:sz="0" w:space="0" w:color="auto"/>
            <w:bottom w:val="none" w:sz="0" w:space="0" w:color="auto"/>
            <w:right w:val="none" w:sz="0" w:space="0" w:color="auto"/>
          </w:divBdr>
          <w:divsChild>
            <w:div w:id="1018696242">
              <w:marLeft w:val="0"/>
              <w:marRight w:val="0"/>
              <w:marTop w:val="0"/>
              <w:marBottom w:val="0"/>
              <w:divBdr>
                <w:top w:val="none" w:sz="0" w:space="0" w:color="auto"/>
                <w:left w:val="none" w:sz="0" w:space="0" w:color="auto"/>
                <w:bottom w:val="none" w:sz="0" w:space="0" w:color="auto"/>
                <w:right w:val="none" w:sz="0" w:space="0" w:color="auto"/>
              </w:divBdr>
            </w:div>
            <w:div w:id="263922984">
              <w:marLeft w:val="0"/>
              <w:marRight w:val="0"/>
              <w:marTop w:val="0"/>
              <w:marBottom w:val="0"/>
              <w:divBdr>
                <w:top w:val="none" w:sz="0" w:space="0" w:color="auto"/>
                <w:left w:val="none" w:sz="0" w:space="0" w:color="auto"/>
                <w:bottom w:val="none" w:sz="0" w:space="0" w:color="auto"/>
                <w:right w:val="none" w:sz="0" w:space="0" w:color="auto"/>
              </w:divBdr>
            </w:div>
          </w:divsChild>
        </w:div>
        <w:div w:id="1098401674">
          <w:marLeft w:val="0"/>
          <w:marRight w:val="0"/>
          <w:marTop w:val="0"/>
          <w:marBottom w:val="180"/>
          <w:divBdr>
            <w:top w:val="none" w:sz="0" w:space="0" w:color="auto"/>
            <w:left w:val="none" w:sz="0" w:space="0" w:color="auto"/>
            <w:bottom w:val="none" w:sz="0" w:space="0" w:color="auto"/>
            <w:right w:val="none" w:sz="0" w:space="0" w:color="auto"/>
          </w:divBdr>
          <w:divsChild>
            <w:div w:id="1622417741">
              <w:marLeft w:val="0"/>
              <w:marRight w:val="0"/>
              <w:marTop w:val="0"/>
              <w:marBottom w:val="0"/>
              <w:divBdr>
                <w:top w:val="none" w:sz="0" w:space="0" w:color="auto"/>
                <w:left w:val="none" w:sz="0" w:space="0" w:color="auto"/>
                <w:bottom w:val="none" w:sz="0" w:space="0" w:color="auto"/>
                <w:right w:val="none" w:sz="0" w:space="0" w:color="auto"/>
              </w:divBdr>
            </w:div>
            <w:div w:id="549538860">
              <w:marLeft w:val="0"/>
              <w:marRight w:val="0"/>
              <w:marTop w:val="0"/>
              <w:marBottom w:val="0"/>
              <w:divBdr>
                <w:top w:val="none" w:sz="0" w:space="0" w:color="auto"/>
                <w:left w:val="none" w:sz="0" w:space="0" w:color="auto"/>
                <w:bottom w:val="none" w:sz="0" w:space="0" w:color="auto"/>
                <w:right w:val="none" w:sz="0" w:space="0" w:color="auto"/>
              </w:divBdr>
            </w:div>
          </w:divsChild>
        </w:div>
        <w:div w:id="525102349">
          <w:marLeft w:val="0"/>
          <w:marRight w:val="0"/>
          <w:marTop w:val="0"/>
          <w:marBottom w:val="180"/>
          <w:divBdr>
            <w:top w:val="none" w:sz="0" w:space="0" w:color="auto"/>
            <w:left w:val="none" w:sz="0" w:space="0" w:color="auto"/>
            <w:bottom w:val="none" w:sz="0" w:space="0" w:color="auto"/>
            <w:right w:val="none" w:sz="0" w:space="0" w:color="auto"/>
          </w:divBdr>
          <w:divsChild>
            <w:div w:id="80882484">
              <w:marLeft w:val="0"/>
              <w:marRight w:val="0"/>
              <w:marTop w:val="0"/>
              <w:marBottom w:val="0"/>
              <w:divBdr>
                <w:top w:val="none" w:sz="0" w:space="0" w:color="auto"/>
                <w:left w:val="none" w:sz="0" w:space="0" w:color="auto"/>
                <w:bottom w:val="none" w:sz="0" w:space="0" w:color="auto"/>
                <w:right w:val="none" w:sz="0" w:space="0" w:color="auto"/>
              </w:divBdr>
            </w:div>
            <w:div w:id="19657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09600">
      <w:bodyDiv w:val="1"/>
      <w:marLeft w:val="0"/>
      <w:marRight w:val="0"/>
      <w:marTop w:val="0"/>
      <w:marBottom w:val="0"/>
      <w:divBdr>
        <w:top w:val="none" w:sz="0" w:space="0" w:color="auto"/>
        <w:left w:val="none" w:sz="0" w:space="0" w:color="auto"/>
        <w:bottom w:val="none" w:sz="0" w:space="0" w:color="auto"/>
        <w:right w:val="none" w:sz="0" w:space="0" w:color="auto"/>
      </w:divBdr>
    </w:div>
    <w:div w:id="1883050261">
      <w:bodyDiv w:val="1"/>
      <w:marLeft w:val="0"/>
      <w:marRight w:val="0"/>
      <w:marTop w:val="0"/>
      <w:marBottom w:val="0"/>
      <w:divBdr>
        <w:top w:val="none" w:sz="0" w:space="0" w:color="auto"/>
        <w:left w:val="none" w:sz="0" w:space="0" w:color="auto"/>
        <w:bottom w:val="none" w:sz="0" w:space="0" w:color="auto"/>
        <w:right w:val="none" w:sz="0" w:space="0" w:color="auto"/>
      </w:divBdr>
    </w:div>
    <w:div w:id="1893422093">
      <w:bodyDiv w:val="1"/>
      <w:marLeft w:val="0"/>
      <w:marRight w:val="0"/>
      <w:marTop w:val="0"/>
      <w:marBottom w:val="0"/>
      <w:divBdr>
        <w:top w:val="none" w:sz="0" w:space="0" w:color="auto"/>
        <w:left w:val="none" w:sz="0" w:space="0" w:color="auto"/>
        <w:bottom w:val="none" w:sz="0" w:space="0" w:color="auto"/>
        <w:right w:val="none" w:sz="0" w:space="0" w:color="auto"/>
      </w:divBdr>
      <w:divsChild>
        <w:div w:id="494347303">
          <w:marLeft w:val="0"/>
          <w:marRight w:val="0"/>
          <w:marTop w:val="0"/>
          <w:marBottom w:val="0"/>
          <w:divBdr>
            <w:top w:val="none" w:sz="0" w:space="0" w:color="auto"/>
            <w:left w:val="none" w:sz="0" w:space="0" w:color="auto"/>
            <w:bottom w:val="none" w:sz="0" w:space="0" w:color="auto"/>
            <w:right w:val="none" w:sz="0" w:space="0" w:color="auto"/>
          </w:divBdr>
          <w:divsChild>
            <w:div w:id="17487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73962">
      <w:bodyDiv w:val="1"/>
      <w:marLeft w:val="0"/>
      <w:marRight w:val="0"/>
      <w:marTop w:val="0"/>
      <w:marBottom w:val="0"/>
      <w:divBdr>
        <w:top w:val="none" w:sz="0" w:space="0" w:color="auto"/>
        <w:left w:val="none" w:sz="0" w:space="0" w:color="auto"/>
        <w:bottom w:val="none" w:sz="0" w:space="0" w:color="auto"/>
        <w:right w:val="none" w:sz="0" w:space="0" w:color="auto"/>
      </w:divBdr>
      <w:divsChild>
        <w:div w:id="738401038">
          <w:marLeft w:val="0"/>
          <w:marRight w:val="0"/>
          <w:marTop w:val="0"/>
          <w:marBottom w:val="0"/>
          <w:divBdr>
            <w:top w:val="none" w:sz="0" w:space="0" w:color="auto"/>
            <w:left w:val="none" w:sz="0" w:space="0" w:color="auto"/>
            <w:bottom w:val="none" w:sz="0" w:space="0" w:color="auto"/>
            <w:right w:val="none" w:sz="0" w:space="0" w:color="auto"/>
          </w:divBdr>
          <w:divsChild>
            <w:div w:id="1659454611">
              <w:marLeft w:val="0"/>
              <w:marRight w:val="0"/>
              <w:marTop w:val="0"/>
              <w:marBottom w:val="0"/>
              <w:divBdr>
                <w:top w:val="none" w:sz="0" w:space="0" w:color="auto"/>
                <w:left w:val="none" w:sz="0" w:space="0" w:color="auto"/>
                <w:bottom w:val="none" w:sz="0" w:space="0" w:color="auto"/>
                <w:right w:val="none" w:sz="0" w:space="0" w:color="auto"/>
              </w:divBdr>
            </w:div>
            <w:div w:id="1521898342">
              <w:marLeft w:val="0"/>
              <w:marRight w:val="0"/>
              <w:marTop w:val="0"/>
              <w:marBottom w:val="0"/>
              <w:divBdr>
                <w:top w:val="none" w:sz="0" w:space="0" w:color="auto"/>
                <w:left w:val="none" w:sz="0" w:space="0" w:color="auto"/>
                <w:bottom w:val="none" w:sz="0" w:space="0" w:color="auto"/>
                <w:right w:val="none" w:sz="0" w:space="0" w:color="auto"/>
              </w:divBdr>
            </w:div>
            <w:div w:id="114371055">
              <w:marLeft w:val="0"/>
              <w:marRight w:val="0"/>
              <w:marTop w:val="0"/>
              <w:marBottom w:val="0"/>
              <w:divBdr>
                <w:top w:val="none" w:sz="0" w:space="0" w:color="auto"/>
                <w:left w:val="none" w:sz="0" w:space="0" w:color="auto"/>
                <w:bottom w:val="none" w:sz="0" w:space="0" w:color="auto"/>
                <w:right w:val="none" w:sz="0" w:space="0" w:color="auto"/>
              </w:divBdr>
            </w:div>
            <w:div w:id="927497988">
              <w:marLeft w:val="0"/>
              <w:marRight w:val="0"/>
              <w:marTop w:val="0"/>
              <w:marBottom w:val="0"/>
              <w:divBdr>
                <w:top w:val="none" w:sz="0" w:space="0" w:color="auto"/>
                <w:left w:val="none" w:sz="0" w:space="0" w:color="auto"/>
                <w:bottom w:val="none" w:sz="0" w:space="0" w:color="auto"/>
                <w:right w:val="none" w:sz="0" w:space="0" w:color="auto"/>
              </w:divBdr>
            </w:div>
            <w:div w:id="2078091433">
              <w:marLeft w:val="0"/>
              <w:marRight w:val="0"/>
              <w:marTop w:val="0"/>
              <w:marBottom w:val="0"/>
              <w:divBdr>
                <w:top w:val="none" w:sz="0" w:space="0" w:color="auto"/>
                <w:left w:val="none" w:sz="0" w:space="0" w:color="auto"/>
                <w:bottom w:val="none" w:sz="0" w:space="0" w:color="auto"/>
                <w:right w:val="none" w:sz="0" w:space="0" w:color="auto"/>
              </w:divBdr>
            </w:div>
            <w:div w:id="1925870387">
              <w:marLeft w:val="0"/>
              <w:marRight w:val="0"/>
              <w:marTop w:val="0"/>
              <w:marBottom w:val="0"/>
              <w:divBdr>
                <w:top w:val="none" w:sz="0" w:space="0" w:color="auto"/>
                <w:left w:val="none" w:sz="0" w:space="0" w:color="auto"/>
                <w:bottom w:val="none" w:sz="0" w:space="0" w:color="auto"/>
                <w:right w:val="none" w:sz="0" w:space="0" w:color="auto"/>
              </w:divBdr>
            </w:div>
            <w:div w:id="149250932">
              <w:marLeft w:val="0"/>
              <w:marRight w:val="0"/>
              <w:marTop w:val="0"/>
              <w:marBottom w:val="0"/>
              <w:divBdr>
                <w:top w:val="none" w:sz="0" w:space="0" w:color="auto"/>
                <w:left w:val="none" w:sz="0" w:space="0" w:color="auto"/>
                <w:bottom w:val="none" w:sz="0" w:space="0" w:color="auto"/>
                <w:right w:val="none" w:sz="0" w:space="0" w:color="auto"/>
              </w:divBdr>
            </w:div>
            <w:div w:id="1893693611">
              <w:marLeft w:val="0"/>
              <w:marRight w:val="0"/>
              <w:marTop w:val="0"/>
              <w:marBottom w:val="0"/>
              <w:divBdr>
                <w:top w:val="none" w:sz="0" w:space="0" w:color="auto"/>
                <w:left w:val="none" w:sz="0" w:space="0" w:color="auto"/>
                <w:bottom w:val="none" w:sz="0" w:space="0" w:color="auto"/>
                <w:right w:val="none" w:sz="0" w:space="0" w:color="auto"/>
              </w:divBdr>
            </w:div>
            <w:div w:id="1612392165">
              <w:marLeft w:val="0"/>
              <w:marRight w:val="0"/>
              <w:marTop w:val="0"/>
              <w:marBottom w:val="0"/>
              <w:divBdr>
                <w:top w:val="none" w:sz="0" w:space="0" w:color="auto"/>
                <w:left w:val="none" w:sz="0" w:space="0" w:color="auto"/>
                <w:bottom w:val="none" w:sz="0" w:space="0" w:color="auto"/>
                <w:right w:val="none" w:sz="0" w:space="0" w:color="auto"/>
              </w:divBdr>
            </w:div>
            <w:div w:id="752747779">
              <w:marLeft w:val="0"/>
              <w:marRight w:val="0"/>
              <w:marTop w:val="0"/>
              <w:marBottom w:val="0"/>
              <w:divBdr>
                <w:top w:val="none" w:sz="0" w:space="0" w:color="auto"/>
                <w:left w:val="none" w:sz="0" w:space="0" w:color="auto"/>
                <w:bottom w:val="none" w:sz="0" w:space="0" w:color="auto"/>
                <w:right w:val="none" w:sz="0" w:space="0" w:color="auto"/>
              </w:divBdr>
            </w:div>
            <w:div w:id="1555697824">
              <w:marLeft w:val="0"/>
              <w:marRight w:val="0"/>
              <w:marTop w:val="0"/>
              <w:marBottom w:val="0"/>
              <w:divBdr>
                <w:top w:val="none" w:sz="0" w:space="0" w:color="auto"/>
                <w:left w:val="none" w:sz="0" w:space="0" w:color="auto"/>
                <w:bottom w:val="none" w:sz="0" w:space="0" w:color="auto"/>
                <w:right w:val="none" w:sz="0" w:space="0" w:color="auto"/>
              </w:divBdr>
            </w:div>
            <w:div w:id="1384135886">
              <w:marLeft w:val="0"/>
              <w:marRight w:val="0"/>
              <w:marTop w:val="0"/>
              <w:marBottom w:val="0"/>
              <w:divBdr>
                <w:top w:val="none" w:sz="0" w:space="0" w:color="auto"/>
                <w:left w:val="none" w:sz="0" w:space="0" w:color="auto"/>
                <w:bottom w:val="none" w:sz="0" w:space="0" w:color="auto"/>
                <w:right w:val="none" w:sz="0" w:space="0" w:color="auto"/>
              </w:divBdr>
            </w:div>
            <w:div w:id="924997196">
              <w:marLeft w:val="0"/>
              <w:marRight w:val="0"/>
              <w:marTop w:val="0"/>
              <w:marBottom w:val="0"/>
              <w:divBdr>
                <w:top w:val="none" w:sz="0" w:space="0" w:color="auto"/>
                <w:left w:val="none" w:sz="0" w:space="0" w:color="auto"/>
                <w:bottom w:val="none" w:sz="0" w:space="0" w:color="auto"/>
                <w:right w:val="none" w:sz="0" w:space="0" w:color="auto"/>
              </w:divBdr>
            </w:div>
            <w:div w:id="1356999232">
              <w:marLeft w:val="0"/>
              <w:marRight w:val="0"/>
              <w:marTop w:val="0"/>
              <w:marBottom w:val="0"/>
              <w:divBdr>
                <w:top w:val="none" w:sz="0" w:space="0" w:color="auto"/>
                <w:left w:val="none" w:sz="0" w:space="0" w:color="auto"/>
                <w:bottom w:val="none" w:sz="0" w:space="0" w:color="auto"/>
                <w:right w:val="none" w:sz="0" w:space="0" w:color="auto"/>
              </w:divBdr>
            </w:div>
            <w:div w:id="1964655466">
              <w:marLeft w:val="0"/>
              <w:marRight w:val="0"/>
              <w:marTop w:val="0"/>
              <w:marBottom w:val="0"/>
              <w:divBdr>
                <w:top w:val="none" w:sz="0" w:space="0" w:color="auto"/>
                <w:left w:val="none" w:sz="0" w:space="0" w:color="auto"/>
                <w:bottom w:val="none" w:sz="0" w:space="0" w:color="auto"/>
                <w:right w:val="none" w:sz="0" w:space="0" w:color="auto"/>
              </w:divBdr>
            </w:div>
            <w:div w:id="1382049343">
              <w:marLeft w:val="0"/>
              <w:marRight w:val="0"/>
              <w:marTop w:val="0"/>
              <w:marBottom w:val="0"/>
              <w:divBdr>
                <w:top w:val="none" w:sz="0" w:space="0" w:color="auto"/>
                <w:left w:val="none" w:sz="0" w:space="0" w:color="auto"/>
                <w:bottom w:val="none" w:sz="0" w:space="0" w:color="auto"/>
                <w:right w:val="none" w:sz="0" w:space="0" w:color="auto"/>
              </w:divBdr>
            </w:div>
            <w:div w:id="325793108">
              <w:marLeft w:val="0"/>
              <w:marRight w:val="0"/>
              <w:marTop w:val="0"/>
              <w:marBottom w:val="0"/>
              <w:divBdr>
                <w:top w:val="none" w:sz="0" w:space="0" w:color="auto"/>
                <w:left w:val="none" w:sz="0" w:space="0" w:color="auto"/>
                <w:bottom w:val="none" w:sz="0" w:space="0" w:color="auto"/>
                <w:right w:val="none" w:sz="0" w:space="0" w:color="auto"/>
              </w:divBdr>
            </w:div>
            <w:div w:id="1851990361">
              <w:marLeft w:val="0"/>
              <w:marRight w:val="0"/>
              <w:marTop w:val="0"/>
              <w:marBottom w:val="0"/>
              <w:divBdr>
                <w:top w:val="none" w:sz="0" w:space="0" w:color="auto"/>
                <w:left w:val="none" w:sz="0" w:space="0" w:color="auto"/>
                <w:bottom w:val="none" w:sz="0" w:space="0" w:color="auto"/>
                <w:right w:val="none" w:sz="0" w:space="0" w:color="auto"/>
              </w:divBdr>
            </w:div>
            <w:div w:id="1886286208">
              <w:marLeft w:val="0"/>
              <w:marRight w:val="0"/>
              <w:marTop w:val="0"/>
              <w:marBottom w:val="0"/>
              <w:divBdr>
                <w:top w:val="none" w:sz="0" w:space="0" w:color="auto"/>
                <w:left w:val="none" w:sz="0" w:space="0" w:color="auto"/>
                <w:bottom w:val="none" w:sz="0" w:space="0" w:color="auto"/>
                <w:right w:val="none" w:sz="0" w:space="0" w:color="auto"/>
              </w:divBdr>
            </w:div>
            <w:div w:id="1632052793">
              <w:marLeft w:val="0"/>
              <w:marRight w:val="0"/>
              <w:marTop w:val="0"/>
              <w:marBottom w:val="0"/>
              <w:divBdr>
                <w:top w:val="none" w:sz="0" w:space="0" w:color="auto"/>
                <w:left w:val="none" w:sz="0" w:space="0" w:color="auto"/>
                <w:bottom w:val="none" w:sz="0" w:space="0" w:color="auto"/>
                <w:right w:val="none" w:sz="0" w:space="0" w:color="auto"/>
              </w:divBdr>
            </w:div>
            <w:div w:id="1699694284">
              <w:marLeft w:val="0"/>
              <w:marRight w:val="0"/>
              <w:marTop w:val="0"/>
              <w:marBottom w:val="0"/>
              <w:divBdr>
                <w:top w:val="none" w:sz="0" w:space="0" w:color="auto"/>
                <w:left w:val="none" w:sz="0" w:space="0" w:color="auto"/>
                <w:bottom w:val="none" w:sz="0" w:space="0" w:color="auto"/>
                <w:right w:val="none" w:sz="0" w:space="0" w:color="auto"/>
              </w:divBdr>
            </w:div>
            <w:div w:id="502475570">
              <w:marLeft w:val="0"/>
              <w:marRight w:val="0"/>
              <w:marTop w:val="0"/>
              <w:marBottom w:val="0"/>
              <w:divBdr>
                <w:top w:val="none" w:sz="0" w:space="0" w:color="auto"/>
                <w:left w:val="none" w:sz="0" w:space="0" w:color="auto"/>
                <w:bottom w:val="none" w:sz="0" w:space="0" w:color="auto"/>
                <w:right w:val="none" w:sz="0" w:space="0" w:color="auto"/>
              </w:divBdr>
            </w:div>
            <w:div w:id="1154419589">
              <w:marLeft w:val="0"/>
              <w:marRight w:val="0"/>
              <w:marTop w:val="0"/>
              <w:marBottom w:val="0"/>
              <w:divBdr>
                <w:top w:val="none" w:sz="0" w:space="0" w:color="auto"/>
                <w:left w:val="none" w:sz="0" w:space="0" w:color="auto"/>
                <w:bottom w:val="none" w:sz="0" w:space="0" w:color="auto"/>
                <w:right w:val="none" w:sz="0" w:space="0" w:color="auto"/>
              </w:divBdr>
            </w:div>
            <w:div w:id="20576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7794">
      <w:bodyDiv w:val="1"/>
      <w:marLeft w:val="0"/>
      <w:marRight w:val="0"/>
      <w:marTop w:val="0"/>
      <w:marBottom w:val="0"/>
      <w:divBdr>
        <w:top w:val="none" w:sz="0" w:space="0" w:color="auto"/>
        <w:left w:val="none" w:sz="0" w:space="0" w:color="auto"/>
        <w:bottom w:val="none" w:sz="0" w:space="0" w:color="auto"/>
        <w:right w:val="none" w:sz="0" w:space="0" w:color="auto"/>
      </w:divBdr>
      <w:divsChild>
        <w:div w:id="1315836175">
          <w:marLeft w:val="0"/>
          <w:marRight w:val="0"/>
          <w:marTop w:val="0"/>
          <w:marBottom w:val="0"/>
          <w:divBdr>
            <w:top w:val="none" w:sz="0" w:space="0" w:color="auto"/>
            <w:left w:val="none" w:sz="0" w:space="0" w:color="auto"/>
            <w:bottom w:val="none" w:sz="0" w:space="0" w:color="auto"/>
            <w:right w:val="none" w:sz="0" w:space="0" w:color="auto"/>
          </w:divBdr>
          <w:divsChild>
            <w:div w:id="1565800344">
              <w:marLeft w:val="0"/>
              <w:marRight w:val="0"/>
              <w:marTop w:val="0"/>
              <w:marBottom w:val="0"/>
              <w:divBdr>
                <w:top w:val="none" w:sz="0" w:space="0" w:color="auto"/>
                <w:left w:val="none" w:sz="0" w:space="0" w:color="auto"/>
                <w:bottom w:val="none" w:sz="0" w:space="0" w:color="auto"/>
                <w:right w:val="none" w:sz="0" w:space="0" w:color="auto"/>
              </w:divBdr>
            </w:div>
            <w:div w:id="1686323961">
              <w:marLeft w:val="0"/>
              <w:marRight w:val="0"/>
              <w:marTop w:val="0"/>
              <w:marBottom w:val="0"/>
              <w:divBdr>
                <w:top w:val="none" w:sz="0" w:space="0" w:color="auto"/>
                <w:left w:val="none" w:sz="0" w:space="0" w:color="auto"/>
                <w:bottom w:val="none" w:sz="0" w:space="0" w:color="auto"/>
                <w:right w:val="none" w:sz="0" w:space="0" w:color="auto"/>
              </w:divBdr>
            </w:div>
            <w:div w:id="1849715760">
              <w:marLeft w:val="0"/>
              <w:marRight w:val="0"/>
              <w:marTop w:val="0"/>
              <w:marBottom w:val="0"/>
              <w:divBdr>
                <w:top w:val="none" w:sz="0" w:space="0" w:color="auto"/>
                <w:left w:val="none" w:sz="0" w:space="0" w:color="auto"/>
                <w:bottom w:val="none" w:sz="0" w:space="0" w:color="auto"/>
                <w:right w:val="none" w:sz="0" w:space="0" w:color="auto"/>
              </w:divBdr>
            </w:div>
            <w:div w:id="403722109">
              <w:marLeft w:val="0"/>
              <w:marRight w:val="0"/>
              <w:marTop w:val="0"/>
              <w:marBottom w:val="0"/>
              <w:divBdr>
                <w:top w:val="none" w:sz="0" w:space="0" w:color="auto"/>
                <w:left w:val="none" w:sz="0" w:space="0" w:color="auto"/>
                <w:bottom w:val="none" w:sz="0" w:space="0" w:color="auto"/>
                <w:right w:val="none" w:sz="0" w:space="0" w:color="auto"/>
              </w:divBdr>
            </w:div>
            <w:div w:id="353000787">
              <w:marLeft w:val="0"/>
              <w:marRight w:val="0"/>
              <w:marTop w:val="0"/>
              <w:marBottom w:val="0"/>
              <w:divBdr>
                <w:top w:val="none" w:sz="0" w:space="0" w:color="auto"/>
                <w:left w:val="none" w:sz="0" w:space="0" w:color="auto"/>
                <w:bottom w:val="none" w:sz="0" w:space="0" w:color="auto"/>
                <w:right w:val="none" w:sz="0" w:space="0" w:color="auto"/>
              </w:divBdr>
            </w:div>
            <w:div w:id="1814331340">
              <w:marLeft w:val="0"/>
              <w:marRight w:val="0"/>
              <w:marTop w:val="0"/>
              <w:marBottom w:val="0"/>
              <w:divBdr>
                <w:top w:val="none" w:sz="0" w:space="0" w:color="auto"/>
                <w:left w:val="none" w:sz="0" w:space="0" w:color="auto"/>
                <w:bottom w:val="none" w:sz="0" w:space="0" w:color="auto"/>
                <w:right w:val="none" w:sz="0" w:space="0" w:color="auto"/>
              </w:divBdr>
            </w:div>
            <w:div w:id="1855875001">
              <w:marLeft w:val="0"/>
              <w:marRight w:val="0"/>
              <w:marTop w:val="0"/>
              <w:marBottom w:val="0"/>
              <w:divBdr>
                <w:top w:val="none" w:sz="0" w:space="0" w:color="auto"/>
                <w:left w:val="none" w:sz="0" w:space="0" w:color="auto"/>
                <w:bottom w:val="none" w:sz="0" w:space="0" w:color="auto"/>
                <w:right w:val="none" w:sz="0" w:space="0" w:color="auto"/>
              </w:divBdr>
            </w:div>
            <w:div w:id="1010258051">
              <w:marLeft w:val="0"/>
              <w:marRight w:val="0"/>
              <w:marTop w:val="0"/>
              <w:marBottom w:val="0"/>
              <w:divBdr>
                <w:top w:val="none" w:sz="0" w:space="0" w:color="auto"/>
                <w:left w:val="none" w:sz="0" w:space="0" w:color="auto"/>
                <w:bottom w:val="none" w:sz="0" w:space="0" w:color="auto"/>
                <w:right w:val="none" w:sz="0" w:space="0" w:color="auto"/>
              </w:divBdr>
            </w:div>
            <w:div w:id="1258098084">
              <w:marLeft w:val="0"/>
              <w:marRight w:val="0"/>
              <w:marTop w:val="0"/>
              <w:marBottom w:val="0"/>
              <w:divBdr>
                <w:top w:val="none" w:sz="0" w:space="0" w:color="auto"/>
                <w:left w:val="none" w:sz="0" w:space="0" w:color="auto"/>
                <w:bottom w:val="none" w:sz="0" w:space="0" w:color="auto"/>
                <w:right w:val="none" w:sz="0" w:space="0" w:color="auto"/>
              </w:divBdr>
            </w:div>
            <w:div w:id="1396659075">
              <w:marLeft w:val="0"/>
              <w:marRight w:val="0"/>
              <w:marTop w:val="0"/>
              <w:marBottom w:val="0"/>
              <w:divBdr>
                <w:top w:val="none" w:sz="0" w:space="0" w:color="auto"/>
                <w:left w:val="none" w:sz="0" w:space="0" w:color="auto"/>
                <w:bottom w:val="none" w:sz="0" w:space="0" w:color="auto"/>
                <w:right w:val="none" w:sz="0" w:space="0" w:color="auto"/>
              </w:divBdr>
            </w:div>
            <w:div w:id="2084060552">
              <w:marLeft w:val="0"/>
              <w:marRight w:val="0"/>
              <w:marTop w:val="0"/>
              <w:marBottom w:val="0"/>
              <w:divBdr>
                <w:top w:val="none" w:sz="0" w:space="0" w:color="auto"/>
                <w:left w:val="none" w:sz="0" w:space="0" w:color="auto"/>
                <w:bottom w:val="none" w:sz="0" w:space="0" w:color="auto"/>
                <w:right w:val="none" w:sz="0" w:space="0" w:color="auto"/>
              </w:divBdr>
            </w:div>
            <w:div w:id="882333159">
              <w:marLeft w:val="0"/>
              <w:marRight w:val="0"/>
              <w:marTop w:val="0"/>
              <w:marBottom w:val="0"/>
              <w:divBdr>
                <w:top w:val="none" w:sz="0" w:space="0" w:color="auto"/>
                <w:left w:val="none" w:sz="0" w:space="0" w:color="auto"/>
                <w:bottom w:val="none" w:sz="0" w:space="0" w:color="auto"/>
                <w:right w:val="none" w:sz="0" w:space="0" w:color="auto"/>
              </w:divBdr>
            </w:div>
            <w:div w:id="550001150">
              <w:marLeft w:val="0"/>
              <w:marRight w:val="0"/>
              <w:marTop w:val="0"/>
              <w:marBottom w:val="0"/>
              <w:divBdr>
                <w:top w:val="none" w:sz="0" w:space="0" w:color="auto"/>
                <w:left w:val="none" w:sz="0" w:space="0" w:color="auto"/>
                <w:bottom w:val="none" w:sz="0" w:space="0" w:color="auto"/>
                <w:right w:val="none" w:sz="0" w:space="0" w:color="auto"/>
              </w:divBdr>
            </w:div>
            <w:div w:id="8341900">
              <w:marLeft w:val="0"/>
              <w:marRight w:val="0"/>
              <w:marTop w:val="0"/>
              <w:marBottom w:val="0"/>
              <w:divBdr>
                <w:top w:val="none" w:sz="0" w:space="0" w:color="auto"/>
                <w:left w:val="none" w:sz="0" w:space="0" w:color="auto"/>
                <w:bottom w:val="none" w:sz="0" w:space="0" w:color="auto"/>
                <w:right w:val="none" w:sz="0" w:space="0" w:color="auto"/>
              </w:divBdr>
            </w:div>
            <w:div w:id="414908856">
              <w:marLeft w:val="0"/>
              <w:marRight w:val="0"/>
              <w:marTop w:val="0"/>
              <w:marBottom w:val="0"/>
              <w:divBdr>
                <w:top w:val="none" w:sz="0" w:space="0" w:color="auto"/>
                <w:left w:val="none" w:sz="0" w:space="0" w:color="auto"/>
                <w:bottom w:val="none" w:sz="0" w:space="0" w:color="auto"/>
                <w:right w:val="none" w:sz="0" w:space="0" w:color="auto"/>
              </w:divBdr>
            </w:div>
            <w:div w:id="2124497948">
              <w:marLeft w:val="0"/>
              <w:marRight w:val="0"/>
              <w:marTop w:val="0"/>
              <w:marBottom w:val="0"/>
              <w:divBdr>
                <w:top w:val="none" w:sz="0" w:space="0" w:color="auto"/>
                <w:left w:val="none" w:sz="0" w:space="0" w:color="auto"/>
                <w:bottom w:val="none" w:sz="0" w:space="0" w:color="auto"/>
                <w:right w:val="none" w:sz="0" w:space="0" w:color="auto"/>
              </w:divBdr>
            </w:div>
            <w:div w:id="96557949">
              <w:marLeft w:val="0"/>
              <w:marRight w:val="0"/>
              <w:marTop w:val="0"/>
              <w:marBottom w:val="0"/>
              <w:divBdr>
                <w:top w:val="none" w:sz="0" w:space="0" w:color="auto"/>
                <w:left w:val="none" w:sz="0" w:space="0" w:color="auto"/>
                <w:bottom w:val="none" w:sz="0" w:space="0" w:color="auto"/>
                <w:right w:val="none" w:sz="0" w:space="0" w:color="auto"/>
              </w:divBdr>
            </w:div>
            <w:div w:id="2061710028">
              <w:marLeft w:val="0"/>
              <w:marRight w:val="0"/>
              <w:marTop w:val="0"/>
              <w:marBottom w:val="0"/>
              <w:divBdr>
                <w:top w:val="none" w:sz="0" w:space="0" w:color="auto"/>
                <w:left w:val="none" w:sz="0" w:space="0" w:color="auto"/>
                <w:bottom w:val="none" w:sz="0" w:space="0" w:color="auto"/>
                <w:right w:val="none" w:sz="0" w:space="0" w:color="auto"/>
              </w:divBdr>
            </w:div>
            <w:div w:id="1199393800">
              <w:marLeft w:val="0"/>
              <w:marRight w:val="0"/>
              <w:marTop w:val="0"/>
              <w:marBottom w:val="0"/>
              <w:divBdr>
                <w:top w:val="none" w:sz="0" w:space="0" w:color="auto"/>
                <w:left w:val="none" w:sz="0" w:space="0" w:color="auto"/>
                <w:bottom w:val="none" w:sz="0" w:space="0" w:color="auto"/>
                <w:right w:val="none" w:sz="0" w:space="0" w:color="auto"/>
              </w:divBdr>
            </w:div>
            <w:div w:id="1707365054">
              <w:marLeft w:val="0"/>
              <w:marRight w:val="0"/>
              <w:marTop w:val="0"/>
              <w:marBottom w:val="0"/>
              <w:divBdr>
                <w:top w:val="none" w:sz="0" w:space="0" w:color="auto"/>
                <w:left w:val="none" w:sz="0" w:space="0" w:color="auto"/>
                <w:bottom w:val="none" w:sz="0" w:space="0" w:color="auto"/>
                <w:right w:val="none" w:sz="0" w:space="0" w:color="auto"/>
              </w:divBdr>
            </w:div>
            <w:div w:id="1629239995">
              <w:marLeft w:val="0"/>
              <w:marRight w:val="0"/>
              <w:marTop w:val="0"/>
              <w:marBottom w:val="0"/>
              <w:divBdr>
                <w:top w:val="none" w:sz="0" w:space="0" w:color="auto"/>
                <w:left w:val="none" w:sz="0" w:space="0" w:color="auto"/>
                <w:bottom w:val="none" w:sz="0" w:space="0" w:color="auto"/>
                <w:right w:val="none" w:sz="0" w:space="0" w:color="auto"/>
              </w:divBdr>
            </w:div>
            <w:div w:id="1069039881">
              <w:marLeft w:val="0"/>
              <w:marRight w:val="0"/>
              <w:marTop w:val="0"/>
              <w:marBottom w:val="0"/>
              <w:divBdr>
                <w:top w:val="none" w:sz="0" w:space="0" w:color="auto"/>
                <w:left w:val="none" w:sz="0" w:space="0" w:color="auto"/>
                <w:bottom w:val="none" w:sz="0" w:space="0" w:color="auto"/>
                <w:right w:val="none" w:sz="0" w:space="0" w:color="auto"/>
              </w:divBdr>
            </w:div>
            <w:div w:id="581572288">
              <w:marLeft w:val="0"/>
              <w:marRight w:val="0"/>
              <w:marTop w:val="0"/>
              <w:marBottom w:val="0"/>
              <w:divBdr>
                <w:top w:val="none" w:sz="0" w:space="0" w:color="auto"/>
                <w:left w:val="none" w:sz="0" w:space="0" w:color="auto"/>
                <w:bottom w:val="none" w:sz="0" w:space="0" w:color="auto"/>
                <w:right w:val="none" w:sz="0" w:space="0" w:color="auto"/>
              </w:divBdr>
            </w:div>
            <w:div w:id="1523938905">
              <w:marLeft w:val="0"/>
              <w:marRight w:val="0"/>
              <w:marTop w:val="0"/>
              <w:marBottom w:val="0"/>
              <w:divBdr>
                <w:top w:val="none" w:sz="0" w:space="0" w:color="auto"/>
                <w:left w:val="none" w:sz="0" w:space="0" w:color="auto"/>
                <w:bottom w:val="none" w:sz="0" w:space="0" w:color="auto"/>
                <w:right w:val="none" w:sz="0" w:space="0" w:color="auto"/>
              </w:divBdr>
            </w:div>
            <w:div w:id="1774744601">
              <w:marLeft w:val="0"/>
              <w:marRight w:val="0"/>
              <w:marTop w:val="0"/>
              <w:marBottom w:val="0"/>
              <w:divBdr>
                <w:top w:val="none" w:sz="0" w:space="0" w:color="auto"/>
                <w:left w:val="none" w:sz="0" w:space="0" w:color="auto"/>
                <w:bottom w:val="none" w:sz="0" w:space="0" w:color="auto"/>
                <w:right w:val="none" w:sz="0" w:space="0" w:color="auto"/>
              </w:divBdr>
            </w:div>
            <w:div w:id="396442196">
              <w:marLeft w:val="0"/>
              <w:marRight w:val="0"/>
              <w:marTop w:val="0"/>
              <w:marBottom w:val="0"/>
              <w:divBdr>
                <w:top w:val="none" w:sz="0" w:space="0" w:color="auto"/>
                <w:left w:val="none" w:sz="0" w:space="0" w:color="auto"/>
                <w:bottom w:val="none" w:sz="0" w:space="0" w:color="auto"/>
                <w:right w:val="none" w:sz="0" w:space="0" w:color="auto"/>
              </w:divBdr>
            </w:div>
            <w:div w:id="848371391">
              <w:marLeft w:val="0"/>
              <w:marRight w:val="0"/>
              <w:marTop w:val="0"/>
              <w:marBottom w:val="0"/>
              <w:divBdr>
                <w:top w:val="none" w:sz="0" w:space="0" w:color="auto"/>
                <w:left w:val="none" w:sz="0" w:space="0" w:color="auto"/>
                <w:bottom w:val="none" w:sz="0" w:space="0" w:color="auto"/>
                <w:right w:val="none" w:sz="0" w:space="0" w:color="auto"/>
              </w:divBdr>
            </w:div>
            <w:div w:id="141311578">
              <w:marLeft w:val="0"/>
              <w:marRight w:val="0"/>
              <w:marTop w:val="0"/>
              <w:marBottom w:val="0"/>
              <w:divBdr>
                <w:top w:val="none" w:sz="0" w:space="0" w:color="auto"/>
                <w:left w:val="none" w:sz="0" w:space="0" w:color="auto"/>
                <w:bottom w:val="none" w:sz="0" w:space="0" w:color="auto"/>
                <w:right w:val="none" w:sz="0" w:space="0" w:color="auto"/>
              </w:divBdr>
            </w:div>
            <w:div w:id="411662208">
              <w:marLeft w:val="0"/>
              <w:marRight w:val="0"/>
              <w:marTop w:val="0"/>
              <w:marBottom w:val="0"/>
              <w:divBdr>
                <w:top w:val="none" w:sz="0" w:space="0" w:color="auto"/>
                <w:left w:val="none" w:sz="0" w:space="0" w:color="auto"/>
                <w:bottom w:val="none" w:sz="0" w:space="0" w:color="auto"/>
                <w:right w:val="none" w:sz="0" w:space="0" w:color="auto"/>
              </w:divBdr>
            </w:div>
            <w:div w:id="671762783">
              <w:marLeft w:val="0"/>
              <w:marRight w:val="0"/>
              <w:marTop w:val="0"/>
              <w:marBottom w:val="0"/>
              <w:divBdr>
                <w:top w:val="none" w:sz="0" w:space="0" w:color="auto"/>
                <w:left w:val="none" w:sz="0" w:space="0" w:color="auto"/>
                <w:bottom w:val="none" w:sz="0" w:space="0" w:color="auto"/>
                <w:right w:val="none" w:sz="0" w:space="0" w:color="auto"/>
              </w:divBdr>
            </w:div>
            <w:div w:id="1604264069">
              <w:marLeft w:val="0"/>
              <w:marRight w:val="0"/>
              <w:marTop w:val="0"/>
              <w:marBottom w:val="0"/>
              <w:divBdr>
                <w:top w:val="none" w:sz="0" w:space="0" w:color="auto"/>
                <w:left w:val="none" w:sz="0" w:space="0" w:color="auto"/>
                <w:bottom w:val="none" w:sz="0" w:space="0" w:color="auto"/>
                <w:right w:val="none" w:sz="0" w:space="0" w:color="auto"/>
              </w:divBdr>
            </w:div>
            <w:div w:id="48944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3295">
      <w:bodyDiv w:val="1"/>
      <w:marLeft w:val="0"/>
      <w:marRight w:val="0"/>
      <w:marTop w:val="0"/>
      <w:marBottom w:val="0"/>
      <w:divBdr>
        <w:top w:val="none" w:sz="0" w:space="0" w:color="auto"/>
        <w:left w:val="none" w:sz="0" w:space="0" w:color="auto"/>
        <w:bottom w:val="none" w:sz="0" w:space="0" w:color="auto"/>
        <w:right w:val="none" w:sz="0" w:space="0" w:color="auto"/>
      </w:divBdr>
      <w:divsChild>
        <w:div w:id="842235399">
          <w:marLeft w:val="0"/>
          <w:marRight w:val="0"/>
          <w:marTop w:val="0"/>
          <w:marBottom w:val="0"/>
          <w:divBdr>
            <w:top w:val="none" w:sz="0" w:space="0" w:color="auto"/>
            <w:left w:val="none" w:sz="0" w:space="0" w:color="auto"/>
            <w:bottom w:val="none" w:sz="0" w:space="0" w:color="auto"/>
            <w:right w:val="none" w:sz="0" w:space="0" w:color="auto"/>
          </w:divBdr>
          <w:divsChild>
            <w:div w:id="7994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1832">
      <w:bodyDiv w:val="1"/>
      <w:marLeft w:val="0"/>
      <w:marRight w:val="0"/>
      <w:marTop w:val="0"/>
      <w:marBottom w:val="0"/>
      <w:divBdr>
        <w:top w:val="none" w:sz="0" w:space="0" w:color="auto"/>
        <w:left w:val="none" w:sz="0" w:space="0" w:color="auto"/>
        <w:bottom w:val="none" w:sz="0" w:space="0" w:color="auto"/>
        <w:right w:val="none" w:sz="0" w:space="0" w:color="auto"/>
      </w:divBdr>
      <w:divsChild>
        <w:div w:id="802233142">
          <w:marLeft w:val="0"/>
          <w:marRight w:val="0"/>
          <w:marTop w:val="0"/>
          <w:marBottom w:val="0"/>
          <w:divBdr>
            <w:top w:val="none" w:sz="0" w:space="0" w:color="auto"/>
            <w:left w:val="none" w:sz="0" w:space="0" w:color="auto"/>
            <w:bottom w:val="none" w:sz="0" w:space="0" w:color="auto"/>
            <w:right w:val="none" w:sz="0" w:space="0" w:color="auto"/>
          </w:divBdr>
          <w:divsChild>
            <w:div w:id="2412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stalkermustang" TargetMode="External"/><Relationship Id="rId2" Type="http://schemas.openxmlformats.org/officeDocument/2006/relationships/hyperlink" Target="https://www.youtube.com/watch?v=J5nGTnv3IN8" TargetMode="External"/><Relationship Id="rId1" Type="http://schemas.openxmlformats.org/officeDocument/2006/relationships/image" Target="media/image7.png"/><Relationship Id="rId5" Type="http://schemas.openxmlformats.org/officeDocument/2006/relationships/hyperlink" Target="https://www.youtube.com/watch?v=J5nGTnv3IN8" TargetMode="External"/><Relationship Id="rId4" Type="http://schemas.openxmlformats.org/officeDocument/2006/relationships/hyperlink" Target="https://t.me/seeallochnaya"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2.jpe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hyperlink" Target="https://habr.com/ru/companies/ods/articles/716918/" TargetMode="External"/><Relationship Id="rId16" Type="http://schemas.openxmlformats.org/officeDocument/2006/relationships/image" Target="media/image4.png"/><Relationship Id="rId107" Type="http://schemas.openxmlformats.org/officeDocument/2006/relationships/image" Target="media/image94.png"/><Relationship Id="rId11" Type="http://schemas.microsoft.com/office/2018/08/relationships/commentsExtensible" Target="commentsExtensible.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8.jpeg"/><Relationship Id="rId118" Type="http://schemas.openxmlformats.org/officeDocument/2006/relationships/image" Target="media/image103.jpe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1.pn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jpe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99.jpeg"/><Relationship Id="rId119" Type="http://schemas.openxmlformats.org/officeDocument/2006/relationships/footer" Target="footer1.xml"/><Relationship Id="rId44" Type="http://schemas.openxmlformats.org/officeDocument/2006/relationships/hyperlink" Target="https://pro-rza.ru/models/ensys/" TargetMode="External"/><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emf"/><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6.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0.jpe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package" Target="embeddings/Microsoft_Visio_Drawing.vsdx"/><Relationship Id="rId30" Type="http://schemas.openxmlformats.org/officeDocument/2006/relationships/image" Target="media/image19.wmf"/><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eg"/><Relationship Id="rId105" Type="http://schemas.openxmlformats.org/officeDocument/2006/relationships/image" Target="media/image92.png"/><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jpeg"/><Relationship Id="rId121"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1.jpe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s://habr.com/ru/articles/794566/" TargetMode="Externa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4.png"/><Relationship Id="rId106" Type="http://schemas.openxmlformats.org/officeDocument/2006/relationships/image" Target="media/image93.png"/><Relationship Id="rId10" Type="http://schemas.microsoft.com/office/2016/09/relationships/commentsIds" Target="commentsIds.xml"/><Relationship Id="rId31" Type="http://schemas.openxmlformats.org/officeDocument/2006/relationships/oleObject" Target="embeddings/oleObject1.bin"/><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jpeg"/><Relationship Id="rId101" Type="http://schemas.openxmlformats.org/officeDocument/2006/relationships/image" Target="media/image88.png"/><Relationship Id="rId1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6710D-59BC-47E5-8DA9-CD411AF03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127</Pages>
  <Words>35061</Words>
  <Characters>199851</Characters>
  <Application>Microsoft Office Word</Application>
  <DocSecurity>0</DocSecurity>
  <Lines>1665</Lines>
  <Paragraphs>468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Евдаков</dc:creator>
  <cp:keywords/>
  <dc:description/>
  <cp:lastModifiedBy>Алексей Евдаков</cp:lastModifiedBy>
  <cp:revision>27</cp:revision>
  <cp:lastPrinted>2025-06-15T12:58:00Z</cp:lastPrinted>
  <dcterms:created xsi:type="dcterms:W3CDTF">2025-06-14T09:53:00Z</dcterms:created>
  <dcterms:modified xsi:type="dcterms:W3CDTF">2026-07-24T19:52:00Z</dcterms:modified>
</cp:coreProperties>
</file>