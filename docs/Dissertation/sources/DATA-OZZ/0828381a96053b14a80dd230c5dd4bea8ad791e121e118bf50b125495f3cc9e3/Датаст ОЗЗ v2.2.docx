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04C06" w14:textId="0600BC4D" w:rsidR="00156B52" w:rsidRDefault="00C273FD" w:rsidP="007F76FB">
      <w:pPr>
        <w:pStyle w:val="papertitle"/>
        <w:rPr>
          <w:rFonts w:eastAsia="MS Mincho"/>
          <w:b/>
          <w:sz w:val="32"/>
          <w:szCs w:val="32"/>
        </w:rPr>
      </w:pPr>
      <w:r>
        <w:rPr>
          <w:b/>
          <w:sz w:val="32"/>
          <w:szCs w:val="32"/>
        </w:rPr>
        <w:t>ПОДГОТОВКА</w:t>
      </w:r>
      <w:r w:rsidRPr="007F76FB">
        <w:rPr>
          <w:b/>
          <w:sz w:val="32"/>
          <w:szCs w:val="32"/>
        </w:rPr>
        <w:t xml:space="preserve"> И АНАЛИЗ </w:t>
      </w:r>
      <w:r>
        <w:rPr>
          <w:b/>
          <w:sz w:val="32"/>
          <w:szCs w:val="32"/>
        </w:rPr>
        <w:t>НАБОРА</w:t>
      </w:r>
      <w:r w:rsidRPr="007F76FB">
        <w:rPr>
          <w:b/>
          <w:sz w:val="32"/>
          <w:szCs w:val="32"/>
        </w:rPr>
        <w:t xml:space="preserve"> ОСЦИЛЛОГРАММ ДЛЯ ИССЛЕДОВАНИЯ ОДНОФАЗНЫХ </w:t>
      </w:r>
      <w:commentRangeStart w:id="0"/>
      <w:commentRangeStart w:id="1"/>
      <w:r w:rsidRPr="007F76FB">
        <w:rPr>
          <w:b/>
          <w:sz w:val="32"/>
          <w:szCs w:val="32"/>
        </w:rPr>
        <w:t>ЗАМЫКАНИЙ</w:t>
      </w:r>
      <w:commentRangeEnd w:id="0"/>
      <w:r w:rsidR="0006788F">
        <w:rPr>
          <w:rStyle w:val="aa"/>
          <w:bCs w:val="0"/>
        </w:rPr>
        <w:commentReference w:id="0"/>
      </w:r>
      <w:commentRangeEnd w:id="1"/>
      <w:r w:rsidR="0063263A">
        <w:rPr>
          <w:rStyle w:val="aa"/>
          <w:bCs w:val="0"/>
        </w:rPr>
        <w:commentReference w:id="1"/>
      </w:r>
      <w:r w:rsidRPr="007F76FB">
        <w:rPr>
          <w:b/>
          <w:sz w:val="32"/>
          <w:szCs w:val="32"/>
        </w:rPr>
        <w:t xml:space="preserve"> НА ЗЕМЛЮ</w:t>
      </w:r>
      <w:ins w:id="2" w:author="Евдаков Алексей" w:date="2025-10-14T09:18:00Z">
        <w:r w:rsidR="0063263A">
          <w:rPr>
            <w:b/>
            <w:sz w:val="32"/>
            <w:szCs w:val="32"/>
          </w:rPr>
          <w:t xml:space="preserve"> В КАБЕЛЬНЫХ СЕТЯХ</w:t>
        </w:r>
      </w:ins>
    </w:p>
    <w:p w14:paraId="74314730" w14:textId="0818731C" w:rsidR="00156B52" w:rsidRDefault="00C273FD">
      <w:pPr>
        <w:pStyle w:val="Author"/>
        <w:rPr>
          <w:rFonts w:eastAsia="MS Mincho"/>
        </w:rPr>
      </w:pPr>
      <w:r>
        <w:t xml:space="preserve">Евдаков А.Е., Филатова Г.А. </w:t>
      </w:r>
      <w:r w:rsidRPr="00C20222">
        <w:rPr>
          <w:color w:val="FF0000"/>
          <w:highlight w:val="yellow"/>
        </w:rPr>
        <w:t xml:space="preserve">ХХХ </w:t>
      </w:r>
      <w:proofErr w:type="spellStart"/>
      <w:r w:rsidRPr="00C20222">
        <w:rPr>
          <w:color w:val="FF0000"/>
          <w:highlight w:val="yellow"/>
        </w:rPr>
        <w:t>х.х</w:t>
      </w:r>
      <w:proofErr w:type="spellEnd"/>
      <w:r w:rsidRPr="00C20222">
        <w:rPr>
          <w:color w:val="FF0000"/>
          <w:highlight w:val="yellow"/>
        </w:rPr>
        <w:t>.</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BA4544" w:rsidRDefault="00C273FD">
      <w:pPr>
        <w:pStyle w:val="Affiliation"/>
        <w:rPr>
          <w:rFonts w:eastAsia="MS Mincho"/>
        </w:rPr>
      </w:pPr>
      <w:r w:rsidRPr="00C273FD">
        <w:rPr>
          <w:lang w:val="en-US"/>
        </w:rPr>
        <w:t>E</w:t>
      </w:r>
      <w:r w:rsidRPr="00BA4544">
        <w:t>-</w:t>
      </w:r>
      <w:r w:rsidRPr="00C273FD">
        <w:rPr>
          <w:lang w:val="en-US"/>
        </w:rPr>
        <w:t>mail</w:t>
      </w:r>
      <w:r w:rsidRPr="00BA4544">
        <w:t xml:space="preserve">: </w:t>
      </w:r>
      <w:proofErr w:type="spellStart"/>
      <w:r w:rsidRPr="00C273FD">
        <w:rPr>
          <w:lang w:val="en-US"/>
        </w:rPr>
        <w:t>eae</w:t>
      </w:r>
      <w:proofErr w:type="spellEnd"/>
      <w:r w:rsidRPr="00BA4544">
        <w:t>_</w:t>
      </w:r>
      <w:proofErr w:type="spellStart"/>
      <w:r w:rsidRPr="00C273FD">
        <w:rPr>
          <w:lang w:val="en-US"/>
        </w:rPr>
        <w:t>rus</w:t>
      </w:r>
      <w:proofErr w:type="spellEnd"/>
      <w:r w:rsidRPr="00BA4544">
        <w:t>@</w:t>
      </w:r>
      <w:r w:rsidRPr="00C273FD">
        <w:rPr>
          <w:lang w:val="en-US"/>
        </w:rPr>
        <w:t>mail</w:t>
      </w:r>
      <w:r w:rsidRPr="00BA4544">
        <w:t>.</w:t>
      </w:r>
      <w:proofErr w:type="spellStart"/>
      <w:r w:rsidRPr="00C273FD">
        <w:rPr>
          <w:lang w:val="en-US"/>
        </w:rPr>
        <w:t>ru</w:t>
      </w:r>
      <w:proofErr w:type="spellEnd"/>
    </w:p>
    <w:p w14:paraId="211C9134" w14:textId="77777777" w:rsidR="00156B52" w:rsidRPr="00BA4544" w:rsidRDefault="00156B52"/>
    <w:p w14:paraId="5FFB40A5" w14:textId="77777777" w:rsidR="00156B52" w:rsidRDefault="00301F66">
      <w:pPr>
        <w:spacing w:before="60" w:after="60"/>
        <w:ind w:firstLine="284"/>
        <w:jc w:val="both"/>
        <w:rPr>
          <w:rFonts w:eastAsia="Calibri"/>
          <w:b/>
        </w:rPr>
      </w:pPr>
      <w:r>
        <w:rPr>
          <w:rFonts w:eastAsia="Calibri"/>
          <w:b/>
        </w:rPr>
        <w:t>Аннотация</w:t>
      </w:r>
    </w:p>
    <w:p w14:paraId="44EBE217" w14:textId="7208E7AC" w:rsidR="00156B52" w:rsidRPr="006E42E8" w:rsidRDefault="00301F66">
      <w:pPr>
        <w:spacing w:before="60"/>
        <w:ind w:firstLine="284"/>
        <w:jc w:val="both"/>
      </w:pPr>
      <w:r w:rsidRPr="006E42E8">
        <w:rPr>
          <w:rFonts w:eastAsia="Calibri"/>
          <w:b/>
        </w:rPr>
        <w:t xml:space="preserve">Состояние вопроса: </w:t>
      </w:r>
      <w:r w:rsidR="008601CA" w:rsidRPr="006E42E8">
        <w:t>Однофазные замыкания на землю (ОЗЗ) являются преобладающим видом повреждений в сетях 6</w:t>
      </w:r>
      <w:r w:rsidR="006E42E8" w:rsidRPr="006E42E8">
        <w:rPr>
          <w:sz w:val="16"/>
          <w:szCs w:val="16"/>
        </w:rPr>
        <w:t>÷</w:t>
      </w:r>
      <w:r w:rsidR="008601CA" w:rsidRPr="006E42E8">
        <w:t>35</w:t>
      </w:r>
      <w:r w:rsidR="006E42E8" w:rsidRPr="006E42E8">
        <w:t> </w:t>
      </w:r>
      <w:proofErr w:type="spellStart"/>
      <w:r w:rsidR="008601CA" w:rsidRPr="006E42E8">
        <w:t>кВ.</w:t>
      </w:r>
      <w:proofErr w:type="spellEnd"/>
      <w:r w:rsidR="008601CA" w:rsidRPr="006E42E8">
        <w:t xml:space="preserve"> Современные цифровые устройства релейной защиты накапливают огромные архивы осциллограмм, однако эти «сырые» данные содержат большое количество неинформативных записей и событий сложной природы. Это создает серьезные препятствия для их использования в исследованиях и</w:t>
      </w:r>
      <w:r w:rsidR="00BA4544">
        <w:t xml:space="preserve"> при</w:t>
      </w:r>
      <w:r w:rsidR="008601CA" w:rsidRPr="006E42E8">
        <w:t xml:space="preserve"> разработк</w:t>
      </w:r>
      <w:r w:rsidR="00BA4544">
        <w:t>е</w:t>
      </w:r>
      <w:r w:rsidR="008601CA" w:rsidRPr="006E42E8">
        <w:t xml:space="preserve"> новых алгоритмов защиты.</w:t>
      </w:r>
    </w:p>
    <w:p w14:paraId="0541CADC" w14:textId="7D61213D" w:rsidR="00ED27E5" w:rsidRPr="006E42E8" w:rsidRDefault="00301F66">
      <w:pPr>
        <w:spacing w:before="60"/>
        <w:ind w:firstLine="284"/>
        <w:jc w:val="both"/>
        <w:rPr>
          <w:rFonts w:eastAsia="Calibri"/>
        </w:rPr>
      </w:pPr>
      <w:r w:rsidRPr="006E42E8">
        <w:rPr>
          <w:rFonts w:eastAsia="Calibri"/>
          <w:b/>
        </w:rPr>
        <w:t xml:space="preserve">Материалы и методы: </w:t>
      </w:r>
      <w:r w:rsidR="008601CA" w:rsidRPr="006E42E8">
        <w:rPr>
          <w:rFonts w:eastAsia="Calibri"/>
        </w:rPr>
        <w:t>Представлена многоэтапная методология формирования целевого набора данных из большого промышленного архива (50</w:t>
      </w:r>
      <w:r w:rsidR="006E42E8" w:rsidRPr="006E42E8">
        <w:rPr>
          <w:rFonts w:eastAsia="Calibri"/>
        </w:rPr>
        <w:t> </w:t>
      </w:r>
      <w:r w:rsidR="008601CA" w:rsidRPr="006E42E8">
        <w:rPr>
          <w:rFonts w:eastAsia="Calibri"/>
        </w:rPr>
        <w:t xml:space="preserve">765 </w:t>
      </w:r>
      <w:commentRangeStart w:id="3"/>
      <w:commentRangeStart w:id="4"/>
      <w:r w:rsidR="008601CA" w:rsidRPr="006E42E8">
        <w:rPr>
          <w:rFonts w:eastAsia="Calibri"/>
        </w:rPr>
        <w:t>записей</w:t>
      </w:r>
      <w:commentRangeEnd w:id="3"/>
      <w:r w:rsidR="0006788F">
        <w:rPr>
          <w:rStyle w:val="aa"/>
        </w:rPr>
        <w:commentReference w:id="3"/>
      </w:r>
      <w:commentRangeEnd w:id="4"/>
      <w:r w:rsidR="0063263A">
        <w:rPr>
          <w:rStyle w:val="aa"/>
        </w:rPr>
        <w:commentReference w:id="4"/>
      </w:r>
      <w:r w:rsidR="008601CA" w:rsidRPr="006E42E8">
        <w:rPr>
          <w:rFonts w:eastAsia="Calibri"/>
        </w:rPr>
        <w:t>)</w:t>
      </w:r>
      <w:ins w:id="5" w:author="Евдаков Алексей" w:date="2025-10-14T09:19:00Z">
        <w:r w:rsidR="0063263A">
          <w:rPr>
            <w:rFonts w:eastAsia="Calibri"/>
          </w:rPr>
          <w:t xml:space="preserve">, </w:t>
        </w:r>
      </w:ins>
      <w:ins w:id="6" w:author="Евдаков Алексей" w:date="2025-10-14T09:40:00Z">
        <w:r w:rsidR="00C70C40">
          <w:rPr>
            <w:rFonts w:eastAsia="Calibri"/>
          </w:rPr>
          <w:t xml:space="preserve">полученного </w:t>
        </w:r>
      </w:ins>
      <w:ins w:id="7" w:author="Евдаков Алексей" w:date="2025-10-14T09:19:00Z">
        <w:r w:rsidR="0063263A">
          <w:rPr>
            <w:rFonts w:eastAsia="Calibri"/>
          </w:rPr>
          <w:t xml:space="preserve">преимущественно </w:t>
        </w:r>
      </w:ins>
      <w:ins w:id="8" w:author="Евдаков Алексей" w:date="2025-10-14T09:40:00Z">
        <w:r w:rsidR="00C70C40">
          <w:rPr>
            <w:rFonts w:eastAsia="Calibri"/>
          </w:rPr>
          <w:t xml:space="preserve">из </w:t>
        </w:r>
      </w:ins>
      <w:ins w:id="9" w:author="Евдаков Алексей" w:date="2025-10-14T09:19:00Z">
        <w:r w:rsidR="0063263A">
          <w:rPr>
            <w:rFonts w:eastAsia="Calibri"/>
          </w:rPr>
          <w:t>кабельных сетей</w:t>
        </w:r>
      </w:ins>
      <w:r w:rsidR="008601CA" w:rsidRPr="006E42E8">
        <w:rPr>
          <w:rFonts w:eastAsia="Calibri"/>
        </w:rPr>
        <w:t>. Методология включает автоматизированный первичный отбор осциллограмм с признаками ОЗЗ с помощью алгоритма на Python и последующую ручную экспертную верификацию для отсеивания ложных срабатываний и уточнения разметки.</w:t>
      </w:r>
    </w:p>
    <w:p w14:paraId="0F3ADB51" w14:textId="134BFC48" w:rsidR="00301F66" w:rsidRPr="006E42E8" w:rsidRDefault="00301F66">
      <w:pPr>
        <w:spacing w:before="60"/>
        <w:ind w:firstLine="284"/>
        <w:jc w:val="both"/>
        <w:rPr>
          <w:rFonts w:eastAsia="Calibri"/>
        </w:rPr>
      </w:pPr>
      <w:r w:rsidRPr="006E42E8">
        <w:rPr>
          <w:rFonts w:eastAsia="Calibri"/>
          <w:b/>
        </w:rPr>
        <w:t>Результаты</w:t>
      </w:r>
      <w:proofErr w:type="gramStart"/>
      <w:r w:rsidRPr="006E42E8">
        <w:rPr>
          <w:rFonts w:eastAsia="Calibri"/>
          <w:b/>
        </w:rPr>
        <w:t xml:space="preserve">: </w:t>
      </w:r>
      <w:r w:rsidR="008601CA" w:rsidRPr="006E42E8">
        <w:rPr>
          <w:rFonts w:eastAsia="Calibri"/>
        </w:rPr>
        <w:t>В результате</w:t>
      </w:r>
      <w:proofErr w:type="gramEnd"/>
      <w:r w:rsidR="008601CA" w:rsidRPr="006E42E8">
        <w:rPr>
          <w:rFonts w:eastAsia="Calibri"/>
        </w:rPr>
        <w:t xml:space="preserve"> работы из исходного массива был сформирован и верифицирован эталонный набор из 795 осциллограмм, достоверно отражающих процессы при ОЗЗ. В ходе анализа выявлен и систематизирован ряд характерных явлений (</w:t>
      </w:r>
      <w:r w:rsidR="006E42E8" w:rsidRPr="006E42E8">
        <w:rPr>
          <w:rFonts w:eastAsia="Calibri"/>
        </w:rPr>
        <w:t>ограничение измерительных цепей</w:t>
      </w:r>
      <w:r w:rsidR="008601CA" w:rsidRPr="006E42E8">
        <w:rPr>
          <w:rFonts w:eastAsia="Calibri"/>
        </w:rPr>
        <w:t>, развивающиеся повреждения, коммутационные процессы), которые существенно усложняют автоматическую интерпретацию осциллограмм.</w:t>
      </w:r>
    </w:p>
    <w:p w14:paraId="75388CEF" w14:textId="651A1D43" w:rsidR="00301F66" w:rsidRPr="006E42E8" w:rsidRDefault="00301F66">
      <w:pPr>
        <w:spacing w:before="60" w:after="120"/>
        <w:ind w:firstLine="284"/>
        <w:jc w:val="both"/>
        <w:rPr>
          <w:rFonts w:eastAsia="Calibri"/>
        </w:rPr>
      </w:pPr>
      <w:r w:rsidRPr="006E42E8">
        <w:rPr>
          <w:rFonts w:eastAsia="Calibri"/>
          <w:b/>
        </w:rPr>
        <w:t xml:space="preserve">Выводы: </w:t>
      </w:r>
      <w:r w:rsidR="008601CA" w:rsidRPr="006E42E8">
        <w:rPr>
          <w:rFonts w:eastAsia="Calibri"/>
        </w:rPr>
        <w:t>Созданный верифицированный набор данных является ценной основой для дальнейших статистических исследований. Работа подчеркивает необходимость этапа экспертной верификации при работе с реальными данными и демонстрирует ключевые проблемы, которые должны учитываться при разработке интеллектуальных систем анализа аварийных режимов.</w:t>
      </w:r>
    </w:p>
    <w:p w14:paraId="65555889" w14:textId="1807129C" w:rsidR="007F76FB" w:rsidRPr="007F76FB" w:rsidRDefault="00301F66" w:rsidP="007F76FB">
      <w:pPr>
        <w:spacing w:before="60"/>
        <w:ind w:firstLine="284"/>
        <w:jc w:val="both"/>
      </w:pPr>
      <w:r w:rsidRPr="006E42E8">
        <w:rPr>
          <w:rFonts w:eastAsia="Calibri"/>
          <w:b/>
        </w:rPr>
        <w:t xml:space="preserve">Ключевые слова: </w:t>
      </w:r>
      <w:r w:rsidR="008601CA" w:rsidRPr="006E42E8">
        <w:t xml:space="preserve">однофазное замыкание на землю (ОЗЗ), релейная защита, осциллограммы, COMTRADE, подготовка данных, верификация данных, </w:t>
      </w:r>
      <w:r w:rsidR="006E42E8" w:rsidRPr="006E42E8">
        <w:t>интеллектуальные системы</w:t>
      </w:r>
      <w:r w:rsidR="008601CA" w:rsidRPr="006E42E8">
        <w:t>.</w:t>
      </w:r>
    </w:p>
    <w:p w14:paraId="3E509447" w14:textId="77777777" w:rsidR="00156B52" w:rsidRPr="003876B7" w:rsidRDefault="00156B52">
      <w:pPr>
        <w:pStyle w:val="papertitle"/>
        <w:rPr>
          <w:b/>
          <w:sz w:val="28"/>
        </w:rPr>
      </w:pPr>
    </w:p>
    <w:p w14:paraId="34554920" w14:textId="7940A6B4" w:rsidR="00156B52" w:rsidRPr="003876B7" w:rsidRDefault="003876B7">
      <w:pPr>
        <w:pStyle w:val="papertitle"/>
        <w:rPr>
          <w:rFonts w:eastAsia="MS Mincho"/>
          <w:b/>
          <w:sz w:val="28"/>
          <w:lang w:val="en-US"/>
        </w:rPr>
      </w:pPr>
      <w:r w:rsidRPr="00EE2C2C">
        <w:rPr>
          <w:b/>
          <w:sz w:val="28"/>
          <w:lang w:val="en-US"/>
        </w:rPr>
        <w:t>PREPARATION AND ANALYSIS OF AN OSCILLOGRAM DATASET FOR RESEARCH OF SINGLE-PHASE EARTH FAULTS IN CABLE NETWORKS</w:t>
      </w:r>
      <w:commentRangeStart w:id="10"/>
      <w:commentRangeEnd w:id="10"/>
      <w:r w:rsidR="007F76FB" w:rsidRPr="003876B7">
        <w:rPr>
          <w:rStyle w:val="aa"/>
          <w:bCs w:val="0"/>
        </w:rPr>
        <w:commentReference w:id="10"/>
      </w:r>
    </w:p>
    <w:p w14:paraId="46E32897" w14:textId="77777777" w:rsidR="00156B52" w:rsidRPr="003876B7" w:rsidRDefault="00156B52">
      <w:pPr>
        <w:pStyle w:val="papersubtitle"/>
        <w:rPr>
          <w:sz w:val="24"/>
          <w:lang w:val="en-US"/>
        </w:rPr>
        <w:sectPr w:rsidR="00156B52" w:rsidRPr="003876B7">
          <w:type w:val="continuous"/>
          <w:pgSz w:w="11909" w:h="16834"/>
          <w:pgMar w:top="1080" w:right="734" w:bottom="2434" w:left="734" w:header="720" w:footer="720" w:gutter="0"/>
          <w:cols w:space="720"/>
          <w:docGrid w:linePitch="360"/>
        </w:sectPr>
      </w:pPr>
    </w:p>
    <w:p w14:paraId="12C68476" w14:textId="77777777" w:rsidR="001B33ED" w:rsidRPr="001B33ED" w:rsidRDefault="001B33ED" w:rsidP="001B33ED">
      <w:pPr>
        <w:pStyle w:val="Author"/>
        <w:rPr>
          <w:rFonts w:eastAsia="MS Mincho"/>
          <w:color w:val="FF0000"/>
        </w:rPr>
      </w:pPr>
      <w:r w:rsidRPr="001B33ED">
        <w:rPr>
          <w:color w:val="FF0000"/>
        </w:rPr>
        <w:t xml:space="preserve">Евдаков А.Е., Филатова Г.А. </w:t>
      </w:r>
      <w:r w:rsidRPr="001B33ED">
        <w:rPr>
          <w:color w:val="FF0000"/>
          <w:highlight w:val="yellow"/>
        </w:rPr>
        <w:t xml:space="preserve">ХХХ </w:t>
      </w:r>
      <w:proofErr w:type="spellStart"/>
      <w:r w:rsidRPr="001B33ED">
        <w:rPr>
          <w:color w:val="FF0000"/>
          <w:highlight w:val="yellow"/>
        </w:rPr>
        <w:t>х.х</w:t>
      </w:r>
      <w:proofErr w:type="spellEnd"/>
      <w:r w:rsidRPr="001B33ED">
        <w:rPr>
          <w:color w:val="FF0000"/>
          <w:highlight w:val="yellow"/>
        </w:rPr>
        <w:t>.</w:t>
      </w:r>
    </w:p>
    <w:p w14:paraId="64D4688C" w14:textId="77777777" w:rsidR="001B33ED" w:rsidRPr="001B33ED" w:rsidRDefault="001B33ED" w:rsidP="001B33ED">
      <w:pPr>
        <w:pStyle w:val="Affiliation"/>
        <w:rPr>
          <w:color w:val="FF0000"/>
        </w:rPr>
      </w:pPr>
      <w:r w:rsidRPr="001B33ED">
        <w:rPr>
          <w:color w:val="FF0000"/>
        </w:rPr>
        <w:t xml:space="preserve">Ивановский государственный энергетический университет имени В.И. Ленина </w:t>
      </w:r>
    </w:p>
    <w:p w14:paraId="43BBC037" w14:textId="77777777" w:rsidR="001B33ED" w:rsidRPr="001B33ED" w:rsidRDefault="001B33ED" w:rsidP="001B33ED">
      <w:pPr>
        <w:pStyle w:val="Affiliation"/>
        <w:rPr>
          <w:color w:val="FF0000"/>
        </w:rPr>
      </w:pPr>
      <w:r w:rsidRPr="001B33ED">
        <w:rPr>
          <w:color w:val="FF0000"/>
        </w:rPr>
        <w:t>153003 г. Иваново, ул. Рабфаковская 34</w:t>
      </w:r>
    </w:p>
    <w:p w14:paraId="728AD2B3" w14:textId="60912D55" w:rsidR="00156B52" w:rsidRPr="001B33ED" w:rsidRDefault="003876B7">
      <w:pPr>
        <w:pStyle w:val="Affiliation"/>
        <w:rPr>
          <w:rFonts w:eastAsia="MS Mincho"/>
        </w:rPr>
      </w:pPr>
      <w:r w:rsidRPr="003876B7">
        <w:rPr>
          <w:lang w:val="en-US"/>
        </w:rPr>
        <w:t>E</w:t>
      </w:r>
      <w:r w:rsidRPr="001B33ED">
        <w:t>-</w:t>
      </w:r>
      <w:r w:rsidRPr="003876B7">
        <w:rPr>
          <w:lang w:val="en-US"/>
        </w:rPr>
        <w:t>mail</w:t>
      </w:r>
      <w:r w:rsidRPr="001B33ED">
        <w:t xml:space="preserve">: </w:t>
      </w:r>
      <w:proofErr w:type="spellStart"/>
      <w:r w:rsidRPr="003876B7">
        <w:rPr>
          <w:lang w:val="en-US"/>
        </w:rPr>
        <w:t>eae</w:t>
      </w:r>
      <w:proofErr w:type="spellEnd"/>
      <w:r w:rsidRPr="001B33ED">
        <w:t>_</w:t>
      </w:r>
      <w:proofErr w:type="spellStart"/>
      <w:r w:rsidRPr="003876B7">
        <w:rPr>
          <w:lang w:val="en-US"/>
        </w:rPr>
        <w:t>rus</w:t>
      </w:r>
      <w:proofErr w:type="spellEnd"/>
      <w:r w:rsidRPr="001B33ED">
        <w:t>@</w:t>
      </w:r>
      <w:r w:rsidRPr="003876B7">
        <w:rPr>
          <w:lang w:val="en-US"/>
        </w:rPr>
        <w:t>mail</w:t>
      </w:r>
      <w:r w:rsidRPr="001B33ED">
        <w:t>.</w:t>
      </w:r>
      <w:proofErr w:type="spellStart"/>
      <w:r w:rsidRPr="003876B7">
        <w:rPr>
          <w:lang w:val="en-US"/>
        </w:rPr>
        <w:t>ru</w:t>
      </w:r>
      <w:proofErr w:type="spellEnd"/>
    </w:p>
    <w:p w14:paraId="52C20075" w14:textId="77777777" w:rsidR="00156B52" w:rsidRPr="001B33ED" w:rsidRDefault="00156B52"/>
    <w:p w14:paraId="779863D7" w14:textId="77777777" w:rsidR="00156B52" w:rsidRPr="003876B7" w:rsidRDefault="00301F66">
      <w:pPr>
        <w:spacing w:before="60"/>
        <w:ind w:firstLine="284"/>
        <w:jc w:val="both"/>
        <w:rPr>
          <w:rFonts w:eastAsia="Calibri"/>
          <w:b/>
          <w:lang w:val="en-US"/>
        </w:rPr>
      </w:pPr>
      <w:r w:rsidRPr="003876B7">
        <w:rPr>
          <w:rFonts w:eastAsia="Calibri"/>
          <w:b/>
          <w:lang w:val="en-US"/>
        </w:rPr>
        <w:t>Abstract</w:t>
      </w:r>
    </w:p>
    <w:p w14:paraId="2C3B190E" w14:textId="5501C96C" w:rsidR="00156B52" w:rsidRPr="003876B7" w:rsidRDefault="00301F66">
      <w:pPr>
        <w:spacing w:before="60"/>
        <w:ind w:firstLine="284"/>
        <w:jc w:val="both"/>
        <w:rPr>
          <w:rFonts w:eastAsia="Calibri"/>
          <w:lang w:val="en-US"/>
        </w:rPr>
      </w:pPr>
      <w:r w:rsidRPr="003876B7">
        <w:rPr>
          <w:rFonts w:eastAsia="Calibri"/>
          <w:b/>
          <w:spacing w:val="-2"/>
          <w:lang w:val="en-US"/>
        </w:rPr>
        <w:t xml:space="preserve">Background: </w:t>
      </w:r>
      <w:r w:rsidR="003876B7" w:rsidRPr="003876B7">
        <w:rPr>
          <w:rFonts w:eastAsia="Calibri"/>
          <w:spacing w:val="-2"/>
          <w:lang w:val="en-US"/>
        </w:rPr>
        <w:t>Single-phase earth faults (SPEFs) are the predominant type of fault in 6-35 kV networks. Modern digital relay protection devices accumulate vast archives of oscillograms; however, this raw data contains a large number of non-informative records and events of a complex nature. This creates significant obstacles to their use in research and in the development of new protection algorithms.</w:t>
      </w:r>
    </w:p>
    <w:p w14:paraId="723D01EE" w14:textId="33D3440D" w:rsidR="00156B52" w:rsidRPr="003876B7" w:rsidRDefault="00301F66">
      <w:pPr>
        <w:spacing w:before="60"/>
        <w:ind w:firstLine="284"/>
        <w:jc w:val="both"/>
        <w:rPr>
          <w:rFonts w:eastAsia="Calibri"/>
          <w:lang w:val="en-US"/>
        </w:rPr>
      </w:pPr>
      <w:r w:rsidRPr="003876B7">
        <w:rPr>
          <w:rFonts w:eastAsia="Calibri"/>
          <w:b/>
          <w:lang w:val="en-US"/>
        </w:rPr>
        <w:t>Materials and Methods:</w:t>
      </w:r>
      <w:r w:rsidRPr="003876B7">
        <w:rPr>
          <w:rFonts w:eastAsia="Calibri"/>
          <w:lang w:val="en-US"/>
        </w:rPr>
        <w:t xml:space="preserve"> </w:t>
      </w:r>
      <w:r w:rsidR="003876B7" w:rsidRPr="003876B7">
        <w:rPr>
          <w:rFonts w:eastAsia="Calibri"/>
          <w:lang w:val="en-US"/>
        </w:rPr>
        <w:t>A multi-stage methodology for forming a target dataset from a large industrial archive (50,765 records), primarily from cable networks, is presented. The methodology includes automated primary selection of oscillograms with signs of SPEF using a Python algorithm and subsequent manual expert verification to filter out false positives and refine the labeling.</w:t>
      </w:r>
    </w:p>
    <w:p w14:paraId="297FEB1E" w14:textId="452B70FD" w:rsidR="00156B52" w:rsidRPr="003876B7" w:rsidRDefault="00301F66">
      <w:pPr>
        <w:spacing w:before="60"/>
        <w:ind w:firstLine="284"/>
        <w:jc w:val="both"/>
        <w:rPr>
          <w:rFonts w:eastAsia="Calibri"/>
          <w:lang w:val="en-US"/>
        </w:rPr>
      </w:pPr>
      <w:r w:rsidRPr="003876B7">
        <w:rPr>
          <w:rFonts w:eastAsia="Calibri"/>
          <w:b/>
          <w:lang w:val="en-US"/>
        </w:rPr>
        <w:t>Results:</w:t>
      </w:r>
      <w:r w:rsidRPr="003876B7">
        <w:rPr>
          <w:rFonts w:eastAsia="Calibri"/>
          <w:lang w:val="en-US"/>
        </w:rPr>
        <w:t xml:space="preserve"> </w:t>
      </w:r>
      <w:r w:rsidR="003876B7" w:rsidRPr="001B33ED">
        <w:rPr>
          <w:shd w:val="clear" w:color="auto" w:fill="FFFFFF"/>
          <w:lang w:val="en-US"/>
        </w:rPr>
        <w:t>As a result of the work, a reference set of 795 oscillograms, reliably reflecting the processes during SPEFs, was formed and verified from the initial array. The analysis revealed and systematized a number of characteristic phenomena (measuring circuit limitations, developing faults, switching processes) that significantly complicate the automatic interpretation of oscillograms.</w:t>
      </w:r>
    </w:p>
    <w:p w14:paraId="2B6BA7DB" w14:textId="74453FDE" w:rsidR="00156B52" w:rsidRPr="003876B7" w:rsidRDefault="00301F66">
      <w:pPr>
        <w:spacing w:before="60"/>
        <w:ind w:firstLine="284"/>
        <w:jc w:val="both"/>
        <w:rPr>
          <w:rFonts w:eastAsia="Calibri"/>
          <w:lang w:val="en-US"/>
        </w:rPr>
      </w:pPr>
      <w:r w:rsidRPr="003876B7">
        <w:rPr>
          <w:rFonts w:eastAsia="Calibri"/>
          <w:b/>
          <w:lang w:val="en-US"/>
        </w:rPr>
        <w:lastRenderedPageBreak/>
        <w:t>Conclusions:</w:t>
      </w:r>
      <w:r w:rsidRPr="003876B7">
        <w:rPr>
          <w:rFonts w:eastAsia="Calibri"/>
          <w:lang w:val="en-US"/>
        </w:rPr>
        <w:t xml:space="preserve"> </w:t>
      </w:r>
      <w:r w:rsidR="003876B7" w:rsidRPr="003876B7">
        <w:rPr>
          <w:rFonts w:eastAsia="Calibri"/>
          <w:lang w:val="en-US"/>
        </w:rPr>
        <w:t>The created verified dataset is a valuable basis for further statistical research. The work emphasizes the necessity of the expert verification stage when working with real data and demonstrates the key problems that must be taken into account when developing intelligent systems for analyzing emergency modes.</w:t>
      </w:r>
    </w:p>
    <w:p w14:paraId="5C133ABF" w14:textId="3CBF7760" w:rsidR="00156B52" w:rsidRPr="001B33ED" w:rsidRDefault="00301F66">
      <w:pPr>
        <w:spacing w:before="60" w:after="60"/>
        <w:ind w:firstLine="284"/>
        <w:jc w:val="both"/>
        <w:rPr>
          <w:rFonts w:ascii="Calibri" w:eastAsia="Calibri" w:hAnsi="Calibri"/>
          <w:lang w:val="en-US"/>
        </w:rPr>
      </w:pPr>
      <w:r w:rsidRPr="003876B7">
        <w:rPr>
          <w:rFonts w:eastAsia="Calibri"/>
          <w:b/>
          <w:lang w:val="en-US"/>
        </w:rPr>
        <w:t xml:space="preserve">Key words: </w:t>
      </w:r>
      <w:r w:rsidR="003876B7" w:rsidRPr="001B33ED">
        <w:rPr>
          <w:shd w:val="clear" w:color="auto" w:fill="FFFFFF"/>
          <w:lang w:val="en-US"/>
        </w:rPr>
        <w:t>single-phase earth fault (SPEF), relay protection, oscillograms, COMTRADE, data preparation, data verification, intelligent systems.</w:t>
      </w:r>
    </w:p>
    <w:p w14:paraId="68C1A872" w14:textId="77777777" w:rsidR="00156B52" w:rsidRPr="007F76FB" w:rsidRDefault="00156B52">
      <w:pPr>
        <w:rPr>
          <w:i/>
          <w:color w:val="FF0000"/>
          <w:lang w:val="en-US"/>
        </w:rPr>
      </w:pP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6E42E8" w:rsidRDefault="00301F66">
      <w:pPr>
        <w:pStyle w:val="1"/>
      </w:pPr>
      <w:commentRangeStart w:id="11"/>
      <w:proofErr w:type="spellStart"/>
      <w:r w:rsidRPr="006E42E8">
        <w:t>Введение</w:t>
      </w:r>
      <w:commentRangeEnd w:id="11"/>
      <w:proofErr w:type="spellEnd"/>
      <w:r w:rsidR="006577C3">
        <w:rPr>
          <w:rStyle w:val="aa"/>
          <w:rFonts w:eastAsia="Times New Roman"/>
          <w:smallCaps w:val="0"/>
          <w:lang w:val="ru-RU"/>
        </w:rPr>
        <w:commentReference w:id="11"/>
      </w:r>
    </w:p>
    <w:p w14:paraId="76B2B8BA" w14:textId="54A53CD3" w:rsidR="006577C3" w:rsidRDefault="006577C3" w:rsidP="006577C3">
      <w:pPr>
        <w:pStyle w:val="a3"/>
      </w:pPr>
      <w:r>
        <w:t xml:space="preserve">Однофазные замыкания на землю (ОЗЗ) являются преобладающим видом повреждений </w:t>
      </w:r>
      <w:commentRangeStart w:id="12"/>
      <w:commentRangeStart w:id="13"/>
      <w:r>
        <w:t>в</w:t>
      </w:r>
      <w:commentRangeEnd w:id="12"/>
      <w:r w:rsidR="0006788F">
        <w:rPr>
          <w:rStyle w:val="aa"/>
          <w:rFonts w:eastAsia="Times New Roman"/>
        </w:rPr>
        <w:commentReference w:id="12"/>
      </w:r>
      <w:commentRangeEnd w:id="13"/>
      <w:r w:rsidR="009320FC">
        <w:rPr>
          <w:rStyle w:val="aa"/>
          <w:rFonts w:eastAsia="Times New Roman"/>
        </w:rPr>
        <w:commentReference w:id="13"/>
      </w:r>
      <w:r>
        <w:t xml:space="preserve"> распределительных сетях 6</w:t>
      </w:r>
      <w:r w:rsidRPr="006E42E8">
        <w:rPr>
          <w:sz w:val="16"/>
          <w:szCs w:val="16"/>
        </w:rPr>
        <w:t>÷</w:t>
      </w:r>
      <w:r>
        <w:t xml:space="preserve">35 </w:t>
      </w:r>
      <w:proofErr w:type="spellStart"/>
      <w:r>
        <w:t>кВ</w:t>
      </w:r>
      <w:proofErr w:type="spellEnd"/>
      <w:r w:rsidR="009320FC">
        <w:t xml:space="preserve"> </w:t>
      </w:r>
      <w:r w:rsidR="009320FC" w:rsidRPr="009320FC">
        <w:t>[1]</w:t>
      </w:r>
      <w:r>
        <w:t>. Современные цифровые устройства релейной защиты (РЗА) накапливают огромные архивы осциллограмм, однако эти «сырые» данные содержат большое количество неинформативных записей</w:t>
      </w:r>
      <w:r w:rsidR="00D50B5A">
        <w:t xml:space="preserve">, записи сразу нескольких </w:t>
      </w:r>
      <w:r>
        <w:t xml:space="preserve">событий, что создает серьезные препятствия для их автоматизированного анализа и </w:t>
      </w:r>
      <w:r w:rsidR="00D50B5A">
        <w:t>последующего использования</w:t>
      </w:r>
      <w:r w:rsidR="009320FC">
        <w:t xml:space="preserve"> </w:t>
      </w:r>
      <w:r w:rsidR="009320FC" w:rsidRPr="009320FC">
        <w:t>[2]</w:t>
      </w:r>
      <w:r>
        <w:t>.</w:t>
      </w:r>
    </w:p>
    <w:p w14:paraId="4165B05B" w14:textId="214EB504" w:rsidR="006577C3" w:rsidRDefault="006577C3" w:rsidP="006577C3">
      <w:pPr>
        <w:pStyle w:val="a3"/>
      </w:pPr>
      <w:r>
        <w:t>Кроме того, теоретические модели часто не учитывают всего многообразия реальных явлений, таких как нелинейность измерительных трансформаторов или каскадное развитие аварий. Это обуславливает необходимость формирования качественных и репрезентативных наборов реальных данных</w:t>
      </w:r>
      <w:r w:rsidR="00D50B5A">
        <w:t>, в том числе,</w:t>
      </w:r>
      <w:r>
        <w:t xml:space="preserve"> для разработки и </w:t>
      </w:r>
      <w:r w:rsidR="0063263A">
        <w:t>тестирования алгоритмов</w:t>
      </w:r>
      <w:r>
        <w:t xml:space="preserve"> РЗА.</w:t>
      </w:r>
    </w:p>
    <w:p w14:paraId="2B901140" w14:textId="752B6567" w:rsidR="006577C3" w:rsidRDefault="006577C3" w:rsidP="006577C3">
      <w:pPr>
        <w:pStyle w:val="a3"/>
      </w:pPr>
      <w:r w:rsidRPr="006577C3">
        <w:rPr>
          <w:b/>
          <w:bCs/>
        </w:rPr>
        <w:t>Целью настоящей работы</w:t>
      </w:r>
      <w:r>
        <w:t xml:space="preserve"> является разработка и применение методологии для формирования верифицированного набора осциллограмм ОЗЗ из большого промышленного архива, а также качественный анализ и систематизация явлений, усложняющих автоматическую интерпретацию данных.</w:t>
      </w:r>
    </w:p>
    <w:p w14:paraId="7094D2BF" w14:textId="77777777" w:rsidR="008601CA" w:rsidRPr="006E42E8" w:rsidRDefault="008601CA">
      <w:pPr>
        <w:pStyle w:val="1"/>
        <w:rPr>
          <w:lang w:val="ru-RU"/>
        </w:rPr>
      </w:pPr>
      <w:r w:rsidRPr="006E42E8">
        <w:rPr>
          <w:lang w:val="ru-RU"/>
        </w:rPr>
        <w:t>Методология подготовки и верификации набора осциллограмм</w:t>
      </w:r>
    </w:p>
    <w:p w14:paraId="6BA59D78" w14:textId="51C3814D" w:rsidR="00781254" w:rsidRPr="006577C3" w:rsidRDefault="00781254" w:rsidP="00781254">
      <w:pPr>
        <w:pStyle w:val="a3"/>
        <w:rPr>
          <w:spacing w:val="-2"/>
        </w:rPr>
      </w:pPr>
      <w:r w:rsidRPr="006577C3">
        <w:rPr>
          <w:spacing w:val="-2"/>
        </w:rPr>
        <w:t>Основой для любого исследования, связанного с машинным обучением или углубленным статистическим анализом, является качественный и репрезентативный набор данных. В данной работе был проделан многоэтапный процесс по формированию верифицированного набора осциллограмм однофазных замыканий на землю (ОЗЗ) из большого промышленного архива.</w:t>
      </w:r>
    </w:p>
    <w:p w14:paraId="4F0D5D6C" w14:textId="1BB32884" w:rsidR="00C110E0" w:rsidRDefault="00C110E0" w:rsidP="00C110E0">
      <w:pPr>
        <w:pStyle w:val="2"/>
        <w:numPr>
          <w:ilvl w:val="1"/>
          <w:numId w:val="22"/>
        </w:numPr>
        <w:tabs>
          <w:tab w:val="clear" w:pos="360"/>
          <w:tab w:val="num" w:pos="288"/>
        </w:tabs>
      </w:pPr>
      <w:r w:rsidRPr="00C110E0">
        <w:t>Исходные данные</w:t>
      </w:r>
    </w:p>
    <w:p w14:paraId="04D1090B" w14:textId="132A4887" w:rsidR="006577C3" w:rsidRDefault="006577C3" w:rsidP="006577C3">
      <w:pPr>
        <w:pStyle w:val="a3"/>
      </w:pPr>
      <w:r w:rsidRPr="006577C3">
        <w:t xml:space="preserve">Основой для исследования послужил открытый набор данных </w:t>
      </w:r>
      <w:r>
        <w:t>«</w:t>
      </w:r>
      <w:r w:rsidRPr="00781254">
        <w:t xml:space="preserve">A </w:t>
      </w:r>
      <w:proofErr w:type="spellStart"/>
      <w:r w:rsidRPr="00781254">
        <w:t>Dataset</w:t>
      </w:r>
      <w:proofErr w:type="spellEnd"/>
      <w:r w:rsidRPr="00781254">
        <w:t xml:space="preserve"> </w:t>
      </w:r>
      <w:proofErr w:type="spellStart"/>
      <w:r w:rsidRPr="00781254">
        <w:t>of</w:t>
      </w:r>
      <w:proofErr w:type="spellEnd"/>
      <w:r w:rsidRPr="00781254">
        <w:t xml:space="preserve"> </w:t>
      </w:r>
      <w:proofErr w:type="spellStart"/>
      <w:r w:rsidRPr="00781254">
        <w:t>Real-World</w:t>
      </w:r>
      <w:proofErr w:type="spellEnd"/>
      <w:r w:rsidRPr="00781254">
        <w:t xml:space="preserve"> </w:t>
      </w:r>
      <w:proofErr w:type="spellStart"/>
      <w:r w:rsidRPr="00781254">
        <w:t>Oscillograms</w:t>
      </w:r>
      <w:proofErr w:type="spellEnd"/>
      <w:r w:rsidRPr="00781254">
        <w:t xml:space="preserve"> </w:t>
      </w:r>
      <w:proofErr w:type="spellStart"/>
      <w:r w:rsidRPr="00781254">
        <w:t>from</w:t>
      </w:r>
      <w:proofErr w:type="spellEnd"/>
      <w:r w:rsidRPr="00781254">
        <w:t xml:space="preserve"> </w:t>
      </w:r>
      <w:proofErr w:type="spellStart"/>
      <w:r w:rsidRPr="00781254">
        <w:t>Electric</w:t>
      </w:r>
      <w:proofErr w:type="spellEnd"/>
      <w:r w:rsidRPr="00781254">
        <w:t xml:space="preserve"> </w:t>
      </w:r>
      <w:proofErr w:type="spellStart"/>
      <w:r w:rsidRPr="00781254">
        <w:t>Power</w:t>
      </w:r>
      <w:proofErr w:type="spellEnd"/>
      <w:r w:rsidRPr="00781254">
        <w:t xml:space="preserve"> </w:t>
      </w:r>
      <w:proofErr w:type="spellStart"/>
      <w:r w:rsidRPr="00781254">
        <w:t>Grids</w:t>
      </w:r>
      <w:proofErr w:type="spellEnd"/>
      <w:r>
        <w:t>»</w:t>
      </w:r>
      <w:r w:rsidR="00963F3C">
        <w:t xml:space="preserve"> </w:t>
      </w:r>
      <w:r w:rsidRPr="006577C3">
        <w:t>[</w:t>
      </w:r>
      <w:r w:rsidR="00963F3C">
        <w:t>3</w:t>
      </w:r>
      <w:r w:rsidRPr="006577C3">
        <w:t>], содержащий 50</w:t>
      </w:r>
      <w:r w:rsidR="00AD0F32">
        <w:t> </w:t>
      </w:r>
      <w:r w:rsidRPr="006577C3">
        <w:t>765 осциллограмм в формате COMTRADE</w:t>
      </w:r>
      <w:r w:rsidR="00963F3C" w:rsidRPr="00963F3C">
        <w:t xml:space="preserve"> [</w:t>
      </w:r>
      <w:r w:rsidR="00C97064" w:rsidRPr="00C97064">
        <w:t>4</w:t>
      </w:r>
      <w:r w:rsidR="00963F3C" w:rsidRPr="00963F3C">
        <w:t>]</w:t>
      </w:r>
      <w:r w:rsidRPr="006577C3">
        <w:t>. Несмотря на предварительную стандартизацию, проведенную авторами набора, для целенаправленного анализа ОЗЗ исходный массив обладал рядом критических недостатко</w:t>
      </w:r>
      <w:r>
        <w:t>в:</w:t>
      </w:r>
    </w:p>
    <w:p w14:paraId="6254AF11" w14:textId="751275EB" w:rsidR="006577C3" w:rsidRDefault="006577C3" w:rsidP="006577C3">
      <w:pPr>
        <w:pStyle w:val="bulletlist"/>
        <w:numPr>
          <w:ilvl w:val="0"/>
          <w:numId w:val="21"/>
        </w:numPr>
        <w:tabs>
          <w:tab w:val="clear" w:pos="648"/>
        </w:tabs>
        <w:ind w:left="576" w:hanging="288"/>
      </w:pPr>
      <w:r w:rsidRPr="006577C3">
        <w:rPr>
          <w:b/>
          <w:bCs/>
        </w:rPr>
        <w:t xml:space="preserve">Низкая релевантность: </w:t>
      </w:r>
      <w:r w:rsidRPr="006577C3">
        <w:t>Значительная часть (более 9</w:t>
      </w:r>
      <w:r>
        <w:t>8</w:t>
      </w:r>
      <w:r w:rsidRPr="006577C3">
        <w:t>%) записей не содержала искомых событий ОЗЗ, а представляла собой коммутации, другие виды повреждений или неинформативный шум</w:t>
      </w:r>
      <w:r>
        <w:t>.</w:t>
      </w:r>
    </w:p>
    <w:p w14:paraId="129E81DE" w14:textId="162A57D9" w:rsidR="006577C3" w:rsidRDefault="006577C3" w:rsidP="006577C3">
      <w:pPr>
        <w:pStyle w:val="bulletlist"/>
        <w:numPr>
          <w:ilvl w:val="0"/>
          <w:numId w:val="21"/>
        </w:numPr>
        <w:tabs>
          <w:tab w:val="clear" w:pos="648"/>
        </w:tabs>
        <w:ind w:left="576" w:hanging="288"/>
      </w:pPr>
      <w:r w:rsidRPr="006577C3">
        <w:rPr>
          <w:b/>
          <w:bCs/>
        </w:rPr>
        <w:t>Статистическое смещение:</w:t>
      </w:r>
      <w:r w:rsidRPr="006577C3">
        <w:t xml:space="preserve"> Преобладание записей от устройств БАВР привело к смещению выборки в </w:t>
      </w:r>
      <w:r w:rsidRPr="006577C3">
        <w:t xml:space="preserve">сторону развивающихся повреждений (переход ОЗЗ в многофазное КЗ), </w:t>
      </w:r>
      <w:r w:rsidR="00D50B5A">
        <w:t>что характерно не для всех</w:t>
      </w:r>
      <w:r w:rsidRPr="006577C3">
        <w:t xml:space="preserve"> случаев ОЗЗ.</w:t>
      </w:r>
    </w:p>
    <w:p w14:paraId="4B32F483" w14:textId="2DE98AA7" w:rsidR="006577C3" w:rsidRDefault="006577C3" w:rsidP="006577C3">
      <w:pPr>
        <w:pStyle w:val="bulletlist"/>
        <w:numPr>
          <w:ilvl w:val="0"/>
          <w:numId w:val="21"/>
        </w:numPr>
        <w:tabs>
          <w:tab w:val="clear" w:pos="648"/>
        </w:tabs>
        <w:ind w:left="576" w:hanging="288"/>
      </w:pPr>
      <w:r w:rsidRPr="006577C3">
        <w:rPr>
          <w:b/>
          <w:bCs/>
        </w:rPr>
        <w:t>Неоднородность классов напряжения:</w:t>
      </w:r>
      <w:r w:rsidRPr="006577C3">
        <w:t xml:space="preserve"> Наличие осциллограмм из сетей разных классов (от 0,4 до 330</w:t>
      </w:r>
      <w:ins w:id="14" w:author="Valery Valery" w:date="2025-10-13T15:10:00Z">
        <w:r w:rsidR="00D50B5A">
          <w:t> </w:t>
        </w:r>
      </w:ins>
      <w:proofErr w:type="spellStart"/>
      <w:r w:rsidRPr="006577C3">
        <w:t>кВ</w:t>
      </w:r>
      <w:proofErr w:type="spellEnd"/>
      <w:r w:rsidRPr="006577C3">
        <w:t>) требовало дополнительной фильтрации для исключения сетей с глухозаземленной нейтралью и корректного учета номинальных напряжений.</w:t>
      </w:r>
    </w:p>
    <w:p w14:paraId="50087B19" w14:textId="2EF2CAF4" w:rsidR="00781254" w:rsidRDefault="006577C3" w:rsidP="00781254">
      <w:pPr>
        <w:pStyle w:val="a3"/>
      </w:pPr>
      <w:r w:rsidRPr="006577C3">
        <w:t>Указанные особенности обусловили необходимость разработки многоэтапной методологии фильтрации для формирования целевой, репрезентативной выборки.</w:t>
      </w:r>
      <w:r>
        <w:t xml:space="preserve"> </w:t>
      </w:r>
      <w:r w:rsidR="00781254">
        <w:t>Отметим</w:t>
      </w:r>
      <w:r w:rsidR="0079403A">
        <w:t xml:space="preserve"> так же</w:t>
      </w:r>
      <w:r w:rsidR="00781254">
        <w:t>, что данные сложности будут характерны при работе с любыми</w:t>
      </w:r>
      <w:r w:rsidR="0079403A">
        <w:t xml:space="preserve"> обобщёнными</w:t>
      </w:r>
      <w:r w:rsidR="00781254">
        <w:t xml:space="preserve"> открытыми архивами. А если работать с исходными данными</w:t>
      </w:r>
      <w:r w:rsidR="0079403A">
        <w:t>, то эти проблемы если и решаются, то только частично, но</w:t>
      </w:r>
      <w:r w:rsidR="00781254">
        <w:t xml:space="preserve"> появляется </w:t>
      </w:r>
      <w:r w:rsidR="0079403A">
        <w:t>огромный объём дополнительных сложностей,</w:t>
      </w:r>
      <w:r w:rsidR="00781254">
        <w:t xml:space="preserve"> связанный с предобра</w:t>
      </w:r>
      <w:r w:rsidR="0079403A">
        <w:t>бот</w:t>
      </w:r>
      <w:r w:rsidR="00781254">
        <w:t>кой сильно различающихся и не стандартизированных данных.</w:t>
      </w:r>
    </w:p>
    <w:p w14:paraId="424C212D" w14:textId="1DCB0610" w:rsidR="00C110E0" w:rsidRDefault="00C110E0" w:rsidP="00C110E0">
      <w:pPr>
        <w:pStyle w:val="2"/>
        <w:numPr>
          <w:ilvl w:val="1"/>
          <w:numId w:val="22"/>
        </w:numPr>
        <w:tabs>
          <w:tab w:val="clear" w:pos="360"/>
          <w:tab w:val="num" w:pos="288"/>
        </w:tabs>
      </w:pPr>
      <w:r>
        <w:t>А</w:t>
      </w:r>
      <w:r w:rsidRPr="00C110E0">
        <w:t xml:space="preserve">втоматизированный </w:t>
      </w:r>
      <w:r>
        <w:t xml:space="preserve">первичный </w:t>
      </w:r>
      <w:r w:rsidRPr="00C110E0">
        <w:t>отбор</w:t>
      </w:r>
    </w:p>
    <w:p w14:paraId="74C42995" w14:textId="0724091A" w:rsidR="003A4729" w:rsidRDefault="0079403A" w:rsidP="003A4729">
      <w:pPr>
        <w:pStyle w:val="a3"/>
      </w:pPr>
      <w:r w:rsidRPr="0079403A">
        <w:t xml:space="preserve">Для выделения из всего массива осциллограмм, потенциально содержащих ОЗЗ, был разработан и применен специализированный программный алгоритм на языке </w:t>
      </w:r>
      <w:proofErr w:type="spellStart"/>
      <w:r w:rsidRPr="0079403A">
        <w:t>Python</w:t>
      </w:r>
      <w:proofErr w:type="spellEnd"/>
      <w:r w:rsidR="00C97064" w:rsidRPr="00C97064">
        <w:t xml:space="preserve"> [5]</w:t>
      </w:r>
      <w:r w:rsidRPr="0079403A">
        <w:t xml:space="preserve">. </w:t>
      </w:r>
      <w:r w:rsidR="003A4729">
        <w:t xml:space="preserve">Алгоритм его работы, ключевые этапы включают следующее </w:t>
      </w:r>
      <w:r w:rsidR="003A4729" w:rsidRPr="0079403A">
        <w:t>(</w:t>
      </w:r>
      <w:r w:rsidR="003A4729" w:rsidRPr="00B94E44">
        <w:rPr>
          <w:color w:val="FF0000"/>
        </w:rPr>
        <w:t>Рисунок 1</w:t>
      </w:r>
      <w:r w:rsidR="003A4729" w:rsidRPr="0079403A">
        <w:t>)</w:t>
      </w:r>
      <w:r w:rsidR="003A4729">
        <w:t>:</w:t>
      </w:r>
    </w:p>
    <w:p w14:paraId="02921341" w14:textId="77777777" w:rsidR="003A4729" w:rsidRDefault="003A4729" w:rsidP="003A4729">
      <w:pPr>
        <w:pStyle w:val="bulletlist"/>
        <w:numPr>
          <w:ilvl w:val="0"/>
          <w:numId w:val="21"/>
        </w:numPr>
        <w:tabs>
          <w:tab w:val="clear" w:pos="648"/>
        </w:tabs>
        <w:ind w:left="576" w:hanging="288"/>
      </w:pPr>
      <w:r w:rsidRPr="003A4729">
        <w:rPr>
          <w:b/>
          <w:bCs/>
        </w:rPr>
        <w:t xml:space="preserve">Нормализация </w:t>
      </w:r>
      <w:commentRangeStart w:id="15"/>
      <w:r w:rsidRPr="003A4729">
        <w:rPr>
          <w:b/>
          <w:bCs/>
        </w:rPr>
        <w:t>сигналов</w:t>
      </w:r>
      <w:commentRangeEnd w:id="15"/>
      <w:r>
        <w:rPr>
          <w:rStyle w:val="aa"/>
          <w:rFonts w:eastAsia="Times New Roman"/>
        </w:rPr>
        <w:commentReference w:id="15"/>
      </w:r>
      <w:r>
        <w:t>. Загрузка коэффициентов нормализации и приведение мгновенных значений токов и напряжений к безразмерным относительным единицам.</w:t>
      </w:r>
    </w:p>
    <w:p w14:paraId="21928D99" w14:textId="37986C0B" w:rsidR="003A4729" w:rsidRDefault="003A4729" w:rsidP="003A4729">
      <w:pPr>
        <w:pStyle w:val="bulletlist"/>
        <w:numPr>
          <w:ilvl w:val="0"/>
          <w:numId w:val="21"/>
        </w:numPr>
        <w:tabs>
          <w:tab w:val="clear" w:pos="648"/>
        </w:tabs>
        <w:ind w:left="576" w:hanging="288"/>
      </w:pPr>
      <w:r w:rsidRPr="003A4729">
        <w:rPr>
          <w:b/>
          <w:bCs/>
        </w:rPr>
        <w:t>Детектирование зон ОЗЗ</w:t>
      </w:r>
      <w:r>
        <w:t>. В рамках каждой осциллограммы анализировались</w:t>
      </w:r>
      <w:r w:rsidR="0063263A">
        <w:t xml:space="preserve"> первые гармоники</w:t>
      </w:r>
      <w:r>
        <w:t xml:space="preserve"> </w:t>
      </w:r>
      <w:commentRangeStart w:id="16"/>
      <w:commentRangeStart w:id="17"/>
      <w:r>
        <w:t>сигнал</w:t>
      </w:r>
      <w:r w:rsidR="0063263A">
        <w:t>ов</w:t>
      </w:r>
      <w:commentRangeEnd w:id="16"/>
      <w:r w:rsidR="00D50B5A">
        <w:rPr>
          <w:rStyle w:val="aa"/>
          <w:rFonts w:eastAsia="Times New Roman"/>
        </w:rPr>
        <w:commentReference w:id="16"/>
      </w:r>
      <w:commentRangeEnd w:id="17"/>
      <w:r w:rsidR="0063263A">
        <w:rPr>
          <w:rStyle w:val="aa"/>
          <w:rFonts w:eastAsia="Times New Roman"/>
        </w:rPr>
        <w:commentReference w:id="17"/>
      </w:r>
      <w:r>
        <w:t xml:space="preserve"> напряжений нулевой последовательности (U0) и фазных напряжений (</w:t>
      </w:r>
      <w:r w:rsidR="0063263A">
        <w:rPr>
          <w:lang w:val="en-US"/>
        </w:rPr>
        <w:t>U</w:t>
      </w:r>
      <w:r w:rsidR="0063263A">
        <w:t>ф</w:t>
      </w:r>
      <w:r>
        <w:t>) для поиска интервалов, где их уровень превышал заданные пороговые значения</w:t>
      </w:r>
      <w:r w:rsidR="00D16FBA">
        <w:t xml:space="preserve"> по амплитуде и времени процесса</w:t>
      </w:r>
      <w:r>
        <w:t>.</w:t>
      </w:r>
    </w:p>
    <w:p w14:paraId="4F1B19D8" w14:textId="54170C0F" w:rsidR="003A4729" w:rsidRDefault="003A4729" w:rsidP="003A4729">
      <w:pPr>
        <w:pStyle w:val="bulletlist"/>
        <w:numPr>
          <w:ilvl w:val="0"/>
          <w:numId w:val="21"/>
        </w:numPr>
        <w:tabs>
          <w:tab w:val="clear" w:pos="648"/>
        </w:tabs>
        <w:ind w:left="576" w:hanging="288"/>
      </w:pPr>
      <w:r w:rsidRPr="003A4729">
        <w:rPr>
          <w:b/>
          <w:bCs/>
        </w:rPr>
        <w:t>Фильтрация симметричных режимов</w:t>
      </w:r>
      <w:r>
        <w:t>. Критически важным шагом была реализация фильтра, отбрасывающего зоны, в которых амплитуды трехфазных напряжений были статистически схожи, что характерно для симметричных нагрузок и междуфазных КЗ, но не для ОЗЗ.</w:t>
      </w:r>
    </w:p>
    <w:p w14:paraId="6933A3B4" w14:textId="1986C6D0" w:rsidR="006410E4" w:rsidRDefault="003A4729" w:rsidP="006410E4">
      <w:pPr>
        <w:pStyle w:val="bulletlist"/>
        <w:numPr>
          <w:ilvl w:val="0"/>
          <w:numId w:val="21"/>
        </w:numPr>
        <w:tabs>
          <w:tab w:val="clear" w:pos="648"/>
        </w:tabs>
        <w:ind w:left="576" w:hanging="288"/>
      </w:pPr>
      <w:r w:rsidRPr="003A4729">
        <w:rPr>
          <w:b/>
          <w:bCs/>
        </w:rPr>
        <w:t>Расч</w:t>
      </w:r>
      <w:r w:rsidR="00F151CD">
        <w:rPr>
          <w:b/>
          <w:bCs/>
        </w:rPr>
        <w:t>ё</w:t>
      </w:r>
      <w:r w:rsidRPr="003A4729">
        <w:rPr>
          <w:b/>
          <w:bCs/>
        </w:rPr>
        <w:t>т перенапряжений</w:t>
      </w:r>
      <w:r>
        <w:t>. В найденных зонах ОЗЗ вычислялось максимальное относительное фазное напряжение, на основе которого определялась кратность перенапряжения.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tblGrid>
      <w:tr w:rsidR="006577C3" w14:paraId="2C39EBDB" w14:textId="77777777" w:rsidTr="002D352B">
        <w:trPr>
          <w:jc w:val="center"/>
        </w:trPr>
        <w:tc>
          <w:tcPr>
            <w:tcW w:w="5033" w:type="dxa"/>
            <w:shd w:val="clear" w:color="auto" w:fill="auto"/>
          </w:tcPr>
          <w:p w14:paraId="08652B47" w14:textId="77777777" w:rsidR="006577C3" w:rsidRDefault="006577C3" w:rsidP="002D352B">
            <w:pPr>
              <w:pStyle w:val="a3"/>
              <w:ind w:firstLine="0"/>
              <w:jc w:val="center"/>
            </w:pPr>
            <w:r>
              <w:rPr>
                <w:noProof/>
              </w:rPr>
              <w:lastRenderedPageBreak/>
              <w:drawing>
                <wp:inline distT="0" distB="0" distL="0" distR="0" wp14:anchorId="682466C3" wp14:editId="7988FC08">
                  <wp:extent cx="2050275" cy="324000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0275" cy="3240000"/>
                          </a:xfrm>
                          <a:prstGeom prst="rect">
                            <a:avLst/>
                          </a:prstGeom>
                          <a:noFill/>
                          <a:ln>
                            <a:noFill/>
                          </a:ln>
                        </pic:spPr>
                      </pic:pic>
                    </a:graphicData>
                  </a:graphic>
                </wp:inline>
              </w:drawing>
            </w:r>
          </w:p>
        </w:tc>
      </w:tr>
      <w:tr w:rsidR="006577C3" w14:paraId="10675B40" w14:textId="77777777" w:rsidTr="002D352B">
        <w:trPr>
          <w:jc w:val="center"/>
        </w:trPr>
        <w:tc>
          <w:tcPr>
            <w:tcW w:w="5033" w:type="dxa"/>
            <w:shd w:val="clear" w:color="auto" w:fill="auto"/>
          </w:tcPr>
          <w:p w14:paraId="4519F8B7" w14:textId="77777777" w:rsidR="006577C3" w:rsidRPr="00301F66" w:rsidRDefault="006577C3" w:rsidP="002D352B">
            <w:pPr>
              <w:pStyle w:val="figurecaption"/>
              <w:numPr>
                <w:ilvl w:val="0"/>
                <w:numId w:val="24"/>
              </w:numPr>
              <w:jc w:val="center"/>
              <w:rPr>
                <w:rFonts w:eastAsia="MS Mincho"/>
              </w:rPr>
            </w:pPr>
            <w:r w:rsidRPr="005C6203">
              <w:rPr>
                <w:noProof/>
              </w:rPr>
              <w:t xml:space="preserve">Алгоритм первичного отбора осциллограмм </w:t>
            </w:r>
            <w:commentRangeStart w:id="18"/>
            <w:commentRangeStart w:id="19"/>
            <w:r w:rsidRPr="005C6203">
              <w:rPr>
                <w:noProof/>
              </w:rPr>
              <w:t>ОЗЗ</w:t>
            </w:r>
            <w:commentRangeEnd w:id="18"/>
            <w:r>
              <w:rPr>
                <w:rStyle w:val="aa"/>
              </w:rPr>
              <w:commentReference w:id="18"/>
            </w:r>
            <w:commentRangeEnd w:id="19"/>
            <w:r>
              <w:rPr>
                <w:rStyle w:val="aa"/>
              </w:rPr>
              <w:commentReference w:id="19"/>
            </w:r>
          </w:p>
        </w:tc>
      </w:tr>
    </w:tbl>
    <w:p w14:paraId="4D324EEF" w14:textId="1EF5BD9A" w:rsidR="0079403A" w:rsidRDefault="0079403A" w:rsidP="003A4729">
      <w:pPr>
        <w:pStyle w:val="a3"/>
      </w:pPr>
      <w:r w:rsidRPr="0079403A">
        <w:t>Применение данного алгоритма позволило сократить исходную выборку более чем в 27 раз, выделив 18</w:t>
      </w:r>
      <w:r w:rsidR="004C3649" w:rsidRPr="004C3649">
        <w:t>66</w:t>
      </w:r>
      <w:r w:rsidRPr="0079403A">
        <w:t xml:space="preserve"> осциллограмм, которые с высокой вероятностью содержали искомые режимы ОЗЗ. Результаты автоматического отбора и первичной классификации по максимальной кратности перенапряжения представлены в Таблице 1</w:t>
      </w:r>
      <w:r w:rsidR="005167E7">
        <w:t>, раздел «До ручной разметки</w:t>
      </w:r>
      <w:r w:rsidRPr="0079403A">
        <w:t>.</w:t>
      </w:r>
    </w:p>
    <w:p w14:paraId="216C5288" w14:textId="6034BC64" w:rsidR="004C3649" w:rsidRDefault="003A4729" w:rsidP="005C6203">
      <w:pPr>
        <w:pStyle w:val="a3"/>
      </w:pPr>
      <w:r w:rsidRPr="003A4729">
        <w:t>Предварительное распределение осциллограмм-кандидатов по диапазонам перенапряжений (результат автоматического отбора)</w:t>
      </w:r>
    </w:p>
    <w:p w14:paraId="3559760F" w14:textId="5AB7BA9E" w:rsidR="00C110E0" w:rsidRDefault="00C110E0" w:rsidP="00C110E0">
      <w:pPr>
        <w:pStyle w:val="2"/>
        <w:numPr>
          <w:ilvl w:val="1"/>
          <w:numId w:val="22"/>
        </w:numPr>
        <w:tabs>
          <w:tab w:val="clear" w:pos="360"/>
          <w:tab w:val="num" w:pos="288"/>
        </w:tabs>
      </w:pPr>
      <w:r>
        <w:t>Ручная верификация</w:t>
      </w:r>
      <w:r w:rsidR="00036C5A">
        <w:t xml:space="preserve"> и имеющиеся проблемы </w:t>
      </w:r>
    </w:p>
    <w:p w14:paraId="498A0F6D" w14:textId="2E998B7A" w:rsidR="00061253" w:rsidRDefault="00061253" w:rsidP="00061253">
      <w:pPr>
        <w:pStyle w:val="a3"/>
      </w:pPr>
      <w:r>
        <w:t xml:space="preserve">Следующим этапом стала </w:t>
      </w:r>
      <w:commentRangeStart w:id="20"/>
      <w:commentRangeStart w:id="21"/>
      <w:r>
        <w:t>обязательная</w:t>
      </w:r>
      <w:commentRangeEnd w:id="20"/>
      <w:r w:rsidR="00D50B5A">
        <w:rPr>
          <w:rStyle w:val="aa"/>
          <w:rFonts w:eastAsia="Times New Roman"/>
        </w:rPr>
        <w:commentReference w:id="20"/>
      </w:r>
      <w:commentRangeEnd w:id="21"/>
      <w:r w:rsidR="004772FD">
        <w:rPr>
          <w:rStyle w:val="aa"/>
          <w:rFonts w:eastAsia="Times New Roman"/>
        </w:rPr>
        <w:commentReference w:id="21"/>
      </w:r>
      <w:r>
        <w:t xml:space="preserve"> ручная верификация </w:t>
      </w:r>
      <w:r w:rsidR="004772FD">
        <w:t xml:space="preserve">всех </w:t>
      </w:r>
      <w:r>
        <w:t>отобранных алгоритмом осциллограмм. Целью данной процедуры была очистка выборки от ложноположительных срабатываний, уточнение границ ОЗЗ и корректировка расчетных значений перенапряжений в сложных случаях. В процессе верификации была выявлена и систематизирована целая группа проблем, ограничивающих эффективность полностью автоматического анализа</w:t>
      </w:r>
      <w:r w:rsidR="006E42E8">
        <w:t>.</w:t>
      </w:r>
    </w:p>
    <w:p w14:paraId="719575B8" w14:textId="693A48E5" w:rsidR="00061253" w:rsidRDefault="00061253" w:rsidP="00061253">
      <w:pPr>
        <w:pStyle w:val="a3"/>
      </w:pPr>
      <w:r>
        <w:t xml:space="preserve">По результатам ручной проверки была сформирована верифицированная выборка, содержащая </w:t>
      </w:r>
      <w:r w:rsidR="00AD0F32">
        <w:t>830</w:t>
      </w:r>
      <w:r>
        <w:t xml:space="preserve"> осциллограмм, которые были использованы для дальнейшего статистического анализа. Итоговое распределение представлено в Таблице I</w:t>
      </w:r>
      <w:r w:rsidR="005167E7">
        <w:t>, раздел «После ручной разметки»</w:t>
      </w:r>
      <w:r>
        <w:t>.</w:t>
      </w:r>
    </w:p>
    <w:p w14:paraId="54F82B42" w14:textId="77777777" w:rsidR="005167E7" w:rsidRDefault="005167E7" w:rsidP="005167E7">
      <w:pPr>
        <w:pStyle w:val="tablehead"/>
        <w:numPr>
          <w:ilvl w:val="0"/>
          <w:numId w:val="23"/>
        </w:numPr>
        <w:rPr>
          <w:rFonts w:eastAsia="MS Mincho"/>
          <w:spacing w:val="-1"/>
        </w:rPr>
      </w:pPr>
      <w:commentRangeStart w:id="22"/>
      <w:r w:rsidRPr="005C6203">
        <w:t xml:space="preserve">Результаты </w:t>
      </w:r>
      <w:commentRangeEnd w:id="22"/>
      <w:r w:rsidR="003D4D38">
        <w:rPr>
          <w:rStyle w:val="aa"/>
          <w:smallCaps w:val="0"/>
        </w:rPr>
        <w:commentReference w:id="22"/>
      </w:r>
      <w:r w:rsidRPr="005C6203">
        <w:t>отбора осциллограмм</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80"/>
        <w:gridCol w:w="1728"/>
        <w:gridCol w:w="1729"/>
      </w:tblGrid>
      <w:tr w:rsidR="005167E7" w14:paraId="0E20B676" w14:textId="77777777" w:rsidTr="002D352B">
        <w:trPr>
          <w:cantSplit/>
          <w:trHeight w:val="113"/>
          <w:tblHeader/>
          <w:jc w:val="center"/>
        </w:trPr>
        <w:tc>
          <w:tcPr>
            <w:tcW w:w="1569" w:type="pct"/>
            <w:vMerge w:val="restart"/>
            <w:vAlign w:val="center"/>
          </w:tcPr>
          <w:p w14:paraId="4FA06355" w14:textId="77777777" w:rsidR="005167E7" w:rsidRDefault="005167E7" w:rsidP="002D352B">
            <w:pPr>
              <w:pStyle w:val="tablecolhead"/>
            </w:pPr>
            <w:r>
              <w:t>Диапазон кратности перенапряжения</w:t>
            </w:r>
          </w:p>
        </w:tc>
        <w:tc>
          <w:tcPr>
            <w:tcW w:w="3431" w:type="pct"/>
            <w:gridSpan w:val="2"/>
            <w:vAlign w:val="center"/>
          </w:tcPr>
          <w:p w14:paraId="570FA458" w14:textId="77777777" w:rsidR="005167E7" w:rsidRPr="004C3649" w:rsidRDefault="005167E7" w:rsidP="002D352B">
            <w:pPr>
              <w:pStyle w:val="tablecolhead"/>
            </w:pPr>
            <w:r w:rsidRPr="004C3649">
              <w:t>Количество осциллограмм</w:t>
            </w:r>
          </w:p>
        </w:tc>
      </w:tr>
      <w:tr w:rsidR="005167E7" w14:paraId="56883618" w14:textId="77777777" w:rsidTr="002D352B">
        <w:trPr>
          <w:cantSplit/>
          <w:trHeight w:val="113"/>
          <w:tblHeader/>
          <w:jc w:val="center"/>
        </w:trPr>
        <w:tc>
          <w:tcPr>
            <w:tcW w:w="1569" w:type="pct"/>
            <w:vMerge/>
            <w:vAlign w:val="center"/>
          </w:tcPr>
          <w:p w14:paraId="18049553" w14:textId="77777777" w:rsidR="005167E7" w:rsidRDefault="005167E7" w:rsidP="002D352B">
            <w:pPr>
              <w:pStyle w:val="tablecolhead"/>
            </w:pPr>
          </w:p>
        </w:tc>
        <w:tc>
          <w:tcPr>
            <w:tcW w:w="1715" w:type="pct"/>
            <w:vAlign w:val="center"/>
          </w:tcPr>
          <w:p w14:paraId="02E15D6F" w14:textId="77777777" w:rsidR="005167E7" w:rsidRPr="004C3649" w:rsidRDefault="005167E7" w:rsidP="002D352B">
            <w:pPr>
              <w:pStyle w:val="tablecolhead"/>
            </w:pPr>
            <w:r>
              <w:t>До ручного разметки</w:t>
            </w:r>
          </w:p>
        </w:tc>
        <w:tc>
          <w:tcPr>
            <w:tcW w:w="1715" w:type="pct"/>
            <w:vAlign w:val="center"/>
          </w:tcPr>
          <w:p w14:paraId="1ACA1B5B" w14:textId="77777777" w:rsidR="005167E7" w:rsidRPr="004C3649" w:rsidRDefault="005167E7" w:rsidP="002D352B">
            <w:pPr>
              <w:pStyle w:val="tablecolhead"/>
            </w:pPr>
            <w:r>
              <w:t>После ручной разметки</w:t>
            </w:r>
          </w:p>
        </w:tc>
      </w:tr>
      <w:tr w:rsidR="005167E7" w14:paraId="07932D59" w14:textId="77777777" w:rsidTr="002D352B">
        <w:trPr>
          <w:trHeight w:val="162"/>
          <w:jc w:val="center"/>
        </w:trPr>
        <w:tc>
          <w:tcPr>
            <w:tcW w:w="1569" w:type="pct"/>
          </w:tcPr>
          <w:p w14:paraId="429024DD" w14:textId="77777777" w:rsidR="005167E7" w:rsidRPr="004C3649" w:rsidRDefault="005167E7" w:rsidP="002D352B">
            <w:pPr>
              <w:pStyle w:val="tablecopy"/>
              <w:jc w:val="center"/>
            </w:pPr>
            <w:r w:rsidRPr="004C3649">
              <w:t>&lt;1</w:t>
            </w:r>
            <w:r w:rsidRPr="004C3649">
              <w:rPr>
                <w:lang w:val="en-US"/>
              </w:rPr>
              <w:t>,</w:t>
            </w:r>
            <w:r w:rsidRPr="004C3649">
              <w:t>2</w:t>
            </w:r>
          </w:p>
        </w:tc>
        <w:tc>
          <w:tcPr>
            <w:tcW w:w="1715" w:type="pct"/>
          </w:tcPr>
          <w:p w14:paraId="2EE30C93" w14:textId="77777777" w:rsidR="005167E7" w:rsidRPr="005C6203" w:rsidRDefault="005167E7" w:rsidP="002D352B">
            <w:pPr>
              <w:rPr>
                <w:sz w:val="16"/>
                <w:szCs w:val="16"/>
              </w:rPr>
            </w:pPr>
            <w:r>
              <w:rPr>
                <w:sz w:val="16"/>
                <w:szCs w:val="16"/>
                <w:lang w:val="en-US"/>
              </w:rPr>
              <w:t>484</w:t>
            </w:r>
          </w:p>
        </w:tc>
        <w:tc>
          <w:tcPr>
            <w:tcW w:w="1715" w:type="pct"/>
          </w:tcPr>
          <w:p w14:paraId="57663885" w14:textId="5CCAA4E7" w:rsidR="005167E7" w:rsidRPr="00AD0F32" w:rsidRDefault="00AD0F32" w:rsidP="002D352B">
            <w:pPr>
              <w:rPr>
                <w:sz w:val="16"/>
                <w:szCs w:val="16"/>
              </w:rPr>
            </w:pPr>
            <w:r w:rsidRPr="00AD0F32">
              <w:rPr>
                <w:sz w:val="16"/>
                <w:szCs w:val="16"/>
              </w:rPr>
              <w:t>10</w:t>
            </w:r>
          </w:p>
        </w:tc>
      </w:tr>
      <w:tr w:rsidR="005167E7" w14:paraId="68F5B84C" w14:textId="77777777" w:rsidTr="002D352B">
        <w:trPr>
          <w:trHeight w:val="162"/>
          <w:jc w:val="center"/>
        </w:trPr>
        <w:tc>
          <w:tcPr>
            <w:tcW w:w="1569" w:type="pct"/>
          </w:tcPr>
          <w:p w14:paraId="343F5971" w14:textId="77777777" w:rsidR="005167E7" w:rsidRPr="004C3649" w:rsidRDefault="005167E7" w:rsidP="002D352B">
            <w:pPr>
              <w:pStyle w:val="tablecopy"/>
              <w:jc w:val="center"/>
            </w:pPr>
            <w:r w:rsidRPr="004C3649">
              <w:t>1</w:t>
            </w:r>
            <w:r w:rsidRPr="004C3649">
              <w:rPr>
                <w:lang w:val="en-US"/>
              </w:rPr>
              <w:t>,</w:t>
            </w:r>
            <w:r w:rsidRPr="004C3649">
              <w:t>2÷1</w:t>
            </w:r>
            <w:r w:rsidRPr="004C3649">
              <w:rPr>
                <w:lang w:val="en-US"/>
              </w:rPr>
              <w:t>,</w:t>
            </w:r>
            <w:r w:rsidRPr="004C3649">
              <w:t>71</w:t>
            </w:r>
          </w:p>
        </w:tc>
        <w:tc>
          <w:tcPr>
            <w:tcW w:w="1715" w:type="pct"/>
          </w:tcPr>
          <w:p w14:paraId="7D572109" w14:textId="77777777" w:rsidR="005167E7" w:rsidRPr="005C6203" w:rsidRDefault="005167E7" w:rsidP="002D352B">
            <w:pPr>
              <w:rPr>
                <w:sz w:val="16"/>
                <w:szCs w:val="16"/>
                <w:lang w:val="en-US"/>
              </w:rPr>
            </w:pPr>
            <w:r>
              <w:rPr>
                <w:sz w:val="16"/>
                <w:szCs w:val="16"/>
                <w:lang w:val="en-US"/>
              </w:rPr>
              <w:t>401</w:t>
            </w:r>
          </w:p>
        </w:tc>
        <w:tc>
          <w:tcPr>
            <w:tcW w:w="1715" w:type="pct"/>
          </w:tcPr>
          <w:p w14:paraId="129B4012" w14:textId="61B5FB1D" w:rsidR="005167E7" w:rsidRPr="00AD0F32" w:rsidRDefault="00AD0F32" w:rsidP="002D352B">
            <w:pPr>
              <w:rPr>
                <w:sz w:val="16"/>
                <w:szCs w:val="16"/>
              </w:rPr>
            </w:pPr>
            <w:r w:rsidRPr="00AD0F32">
              <w:rPr>
                <w:sz w:val="16"/>
                <w:szCs w:val="16"/>
              </w:rPr>
              <w:t>83</w:t>
            </w:r>
          </w:p>
        </w:tc>
      </w:tr>
      <w:tr w:rsidR="005167E7" w14:paraId="1A79BA00" w14:textId="77777777" w:rsidTr="002D352B">
        <w:trPr>
          <w:trHeight w:val="162"/>
          <w:jc w:val="center"/>
        </w:trPr>
        <w:tc>
          <w:tcPr>
            <w:tcW w:w="1569" w:type="pct"/>
          </w:tcPr>
          <w:p w14:paraId="35AC1992" w14:textId="77777777" w:rsidR="005167E7" w:rsidRPr="004C3649" w:rsidRDefault="005167E7" w:rsidP="002D352B">
            <w:pPr>
              <w:pStyle w:val="tablecopy"/>
              <w:jc w:val="center"/>
            </w:pPr>
            <w:r w:rsidRPr="004C3649">
              <w:t>1</w:t>
            </w:r>
            <w:r w:rsidRPr="004C3649">
              <w:rPr>
                <w:lang w:val="en-US"/>
              </w:rPr>
              <w:t>,</w:t>
            </w:r>
            <w:r w:rsidRPr="004C3649">
              <w:t>71÷1</w:t>
            </w:r>
            <w:r w:rsidRPr="004C3649">
              <w:rPr>
                <w:lang w:val="en-US"/>
              </w:rPr>
              <w:t>,</w:t>
            </w:r>
            <w:r w:rsidRPr="004C3649">
              <w:t>75</w:t>
            </w:r>
          </w:p>
        </w:tc>
        <w:tc>
          <w:tcPr>
            <w:tcW w:w="1715" w:type="pct"/>
          </w:tcPr>
          <w:p w14:paraId="265DC757" w14:textId="77777777" w:rsidR="005167E7" w:rsidRPr="005C6203" w:rsidRDefault="005167E7" w:rsidP="002D352B">
            <w:pPr>
              <w:rPr>
                <w:sz w:val="16"/>
                <w:szCs w:val="16"/>
                <w:lang w:val="en-US"/>
              </w:rPr>
            </w:pPr>
            <w:r>
              <w:rPr>
                <w:sz w:val="16"/>
                <w:szCs w:val="16"/>
                <w:lang w:val="en-US"/>
              </w:rPr>
              <w:t>37</w:t>
            </w:r>
          </w:p>
        </w:tc>
        <w:tc>
          <w:tcPr>
            <w:tcW w:w="1715" w:type="pct"/>
          </w:tcPr>
          <w:p w14:paraId="76B50B26" w14:textId="58196D77" w:rsidR="005167E7" w:rsidRPr="00AD0F32" w:rsidRDefault="005167E7" w:rsidP="002D352B">
            <w:pPr>
              <w:rPr>
                <w:sz w:val="16"/>
                <w:szCs w:val="16"/>
                <w:lang w:val="en-US"/>
              </w:rPr>
            </w:pPr>
            <w:r w:rsidRPr="00AD0F32">
              <w:rPr>
                <w:sz w:val="16"/>
                <w:szCs w:val="16"/>
              </w:rPr>
              <w:t>1</w:t>
            </w:r>
            <w:r w:rsidR="00AD0F32" w:rsidRPr="00AD0F32">
              <w:rPr>
                <w:sz w:val="16"/>
                <w:szCs w:val="16"/>
              </w:rPr>
              <w:t>7</w:t>
            </w:r>
          </w:p>
        </w:tc>
      </w:tr>
      <w:tr w:rsidR="005167E7" w14:paraId="23D6E3D1" w14:textId="77777777" w:rsidTr="002D352B">
        <w:trPr>
          <w:trHeight w:val="162"/>
          <w:jc w:val="center"/>
        </w:trPr>
        <w:tc>
          <w:tcPr>
            <w:tcW w:w="1569" w:type="pct"/>
          </w:tcPr>
          <w:p w14:paraId="4AE15BF4" w14:textId="77777777" w:rsidR="005167E7" w:rsidRPr="004C3649" w:rsidRDefault="005167E7" w:rsidP="002D352B">
            <w:pPr>
              <w:pStyle w:val="tablecopy"/>
              <w:jc w:val="center"/>
            </w:pPr>
            <w:r w:rsidRPr="004C3649">
              <w:t>1</w:t>
            </w:r>
            <w:r w:rsidRPr="004C3649">
              <w:rPr>
                <w:lang w:val="en-US"/>
              </w:rPr>
              <w:t>,</w:t>
            </w:r>
            <w:r w:rsidRPr="004C3649">
              <w:t>75÷2</w:t>
            </w:r>
          </w:p>
        </w:tc>
        <w:tc>
          <w:tcPr>
            <w:tcW w:w="1715" w:type="pct"/>
          </w:tcPr>
          <w:p w14:paraId="42918432" w14:textId="77777777" w:rsidR="005167E7" w:rsidRPr="005C6203" w:rsidRDefault="005167E7" w:rsidP="002D352B">
            <w:pPr>
              <w:rPr>
                <w:sz w:val="16"/>
                <w:szCs w:val="16"/>
                <w:lang w:val="en-US"/>
              </w:rPr>
            </w:pPr>
            <w:r>
              <w:rPr>
                <w:sz w:val="16"/>
                <w:szCs w:val="16"/>
                <w:lang w:val="en-US"/>
              </w:rPr>
              <w:t>550</w:t>
            </w:r>
          </w:p>
        </w:tc>
        <w:tc>
          <w:tcPr>
            <w:tcW w:w="1715" w:type="pct"/>
          </w:tcPr>
          <w:p w14:paraId="638942DC" w14:textId="5FAE85C6" w:rsidR="005167E7" w:rsidRPr="00AD0F32" w:rsidRDefault="00AD0F32" w:rsidP="002D352B">
            <w:pPr>
              <w:rPr>
                <w:sz w:val="16"/>
                <w:szCs w:val="16"/>
                <w:lang w:val="en-US"/>
              </w:rPr>
            </w:pPr>
            <w:r w:rsidRPr="00AD0F32">
              <w:rPr>
                <w:sz w:val="16"/>
                <w:szCs w:val="16"/>
              </w:rPr>
              <w:t>403</w:t>
            </w:r>
          </w:p>
        </w:tc>
      </w:tr>
      <w:tr w:rsidR="005167E7" w14:paraId="403A2B58" w14:textId="77777777" w:rsidTr="002D352B">
        <w:trPr>
          <w:trHeight w:val="162"/>
          <w:jc w:val="center"/>
        </w:trPr>
        <w:tc>
          <w:tcPr>
            <w:tcW w:w="1569" w:type="pct"/>
          </w:tcPr>
          <w:p w14:paraId="05EE8000" w14:textId="77777777" w:rsidR="005167E7" w:rsidRPr="004C3649" w:rsidRDefault="005167E7" w:rsidP="002D352B">
            <w:pPr>
              <w:pStyle w:val="tablecopy"/>
              <w:jc w:val="center"/>
            </w:pPr>
            <w:r w:rsidRPr="004C3649">
              <w:t>2 ÷2</w:t>
            </w:r>
            <w:r w:rsidRPr="004C3649">
              <w:rPr>
                <w:lang w:val="en-US"/>
              </w:rPr>
              <w:t>,</w:t>
            </w:r>
            <w:r w:rsidRPr="004C3649">
              <w:t>5</w:t>
            </w:r>
          </w:p>
        </w:tc>
        <w:tc>
          <w:tcPr>
            <w:tcW w:w="1715" w:type="pct"/>
          </w:tcPr>
          <w:p w14:paraId="29B146E2" w14:textId="77777777" w:rsidR="005167E7" w:rsidRPr="005C6203" w:rsidRDefault="005167E7" w:rsidP="002D352B">
            <w:pPr>
              <w:rPr>
                <w:sz w:val="16"/>
                <w:szCs w:val="16"/>
                <w:lang w:val="en-US"/>
              </w:rPr>
            </w:pPr>
            <w:r>
              <w:rPr>
                <w:sz w:val="16"/>
                <w:szCs w:val="16"/>
                <w:lang w:val="en-US"/>
              </w:rPr>
              <w:t>318</w:t>
            </w:r>
          </w:p>
        </w:tc>
        <w:tc>
          <w:tcPr>
            <w:tcW w:w="1715" w:type="pct"/>
          </w:tcPr>
          <w:p w14:paraId="10F91F80" w14:textId="01353FD5" w:rsidR="005167E7" w:rsidRPr="00AD0F32" w:rsidRDefault="005167E7" w:rsidP="002D352B">
            <w:pPr>
              <w:rPr>
                <w:sz w:val="16"/>
                <w:szCs w:val="16"/>
                <w:lang w:val="en-US"/>
              </w:rPr>
            </w:pPr>
            <w:r w:rsidRPr="00AD0F32">
              <w:rPr>
                <w:sz w:val="16"/>
                <w:szCs w:val="16"/>
              </w:rPr>
              <w:t>28</w:t>
            </w:r>
            <w:r w:rsidR="00AD0F32" w:rsidRPr="00AD0F32">
              <w:rPr>
                <w:sz w:val="16"/>
                <w:szCs w:val="16"/>
              </w:rPr>
              <w:t>6</w:t>
            </w:r>
          </w:p>
        </w:tc>
      </w:tr>
      <w:tr w:rsidR="005167E7" w14:paraId="3454972A" w14:textId="77777777" w:rsidTr="002D352B">
        <w:trPr>
          <w:trHeight w:val="162"/>
          <w:jc w:val="center"/>
        </w:trPr>
        <w:tc>
          <w:tcPr>
            <w:tcW w:w="1569" w:type="pct"/>
          </w:tcPr>
          <w:p w14:paraId="129DB181" w14:textId="77777777" w:rsidR="005167E7" w:rsidRPr="004C3649" w:rsidRDefault="005167E7" w:rsidP="002D352B">
            <w:pPr>
              <w:pStyle w:val="tablecopy"/>
              <w:jc w:val="center"/>
            </w:pPr>
            <w:r w:rsidRPr="004C3649">
              <w:t>2</w:t>
            </w:r>
            <w:r w:rsidRPr="004C3649">
              <w:rPr>
                <w:lang w:val="en-US"/>
              </w:rPr>
              <w:t>,</w:t>
            </w:r>
            <w:r w:rsidRPr="004C3649">
              <w:t>5÷3</w:t>
            </w:r>
          </w:p>
        </w:tc>
        <w:tc>
          <w:tcPr>
            <w:tcW w:w="1715" w:type="pct"/>
          </w:tcPr>
          <w:p w14:paraId="46AF4FDF" w14:textId="77777777" w:rsidR="005167E7" w:rsidRPr="005C6203" w:rsidRDefault="005167E7" w:rsidP="002D352B">
            <w:pPr>
              <w:rPr>
                <w:sz w:val="16"/>
                <w:szCs w:val="16"/>
                <w:lang w:val="en-US"/>
              </w:rPr>
            </w:pPr>
            <w:r>
              <w:rPr>
                <w:sz w:val="16"/>
                <w:szCs w:val="16"/>
                <w:lang w:val="en-US"/>
              </w:rPr>
              <w:t>45</w:t>
            </w:r>
          </w:p>
        </w:tc>
        <w:tc>
          <w:tcPr>
            <w:tcW w:w="1715" w:type="pct"/>
          </w:tcPr>
          <w:p w14:paraId="4E97E5B8" w14:textId="52B6678A" w:rsidR="005167E7" w:rsidRPr="00AD0F32" w:rsidRDefault="00AD0F32" w:rsidP="002D352B">
            <w:pPr>
              <w:rPr>
                <w:sz w:val="16"/>
                <w:szCs w:val="16"/>
                <w:lang w:val="en-US"/>
              </w:rPr>
            </w:pPr>
            <w:r w:rsidRPr="00AD0F32">
              <w:rPr>
                <w:sz w:val="16"/>
                <w:szCs w:val="16"/>
              </w:rPr>
              <w:t>31</w:t>
            </w:r>
          </w:p>
        </w:tc>
      </w:tr>
      <w:tr w:rsidR="005167E7" w14:paraId="1991428B" w14:textId="77777777" w:rsidTr="002D352B">
        <w:trPr>
          <w:trHeight w:val="162"/>
          <w:jc w:val="center"/>
        </w:trPr>
        <w:tc>
          <w:tcPr>
            <w:tcW w:w="1569" w:type="pct"/>
          </w:tcPr>
          <w:p w14:paraId="2C37FF80" w14:textId="77777777" w:rsidR="005167E7" w:rsidRPr="004C3649" w:rsidRDefault="005167E7" w:rsidP="002D352B">
            <w:pPr>
              <w:pStyle w:val="tablecopy"/>
              <w:jc w:val="center"/>
            </w:pPr>
            <w:r w:rsidRPr="004C3649">
              <w:t>3÷3</w:t>
            </w:r>
            <w:r w:rsidRPr="004C3649">
              <w:rPr>
                <w:lang w:val="en-US"/>
              </w:rPr>
              <w:t>,</w:t>
            </w:r>
            <w:r w:rsidRPr="004C3649">
              <w:t>5</w:t>
            </w:r>
          </w:p>
        </w:tc>
        <w:tc>
          <w:tcPr>
            <w:tcW w:w="1715" w:type="pct"/>
          </w:tcPr>
          <w:p w14:paraId="7B5191C9" w14:textId="77777777" w:rsidR="005167E7" w:rsidRPr="005C6203" w:rsidRDefault="005167E7" w:rsidP="002D352B">
            <w:pPr>
              <w:rPr>
                <w:sz w:val="16"/>
                <w:szCs w:val="16"/>
                <w:lang w:val="en-US"/>
              </w:rPr>
            </w:pPr>
            <w:r>
              <w:rPr>
                <w:sz w:val="16"/>
                <w:szCs w:val="16"/>
                <w:lang w:val="en-US"/>
              </w:rPr>
              <w:t>0</w:t>
            </w:r>
          </w:p>
        </w:tc>
        <w:tc>
          <w:tcPr>
            <w:tcW w:w="1715" w:type="pct"/>
          </w:tcPr>
          <w:p w14:paraId="0352C662" w14:textId="77777777" w:rsidR="005167E7" w:rsidRPr="00AD0F32" w:rsidRDefault="005167E7" w:rsidP="002D352B">
            <w:pPr>
              <w:rPr>
                <w:sz w:val="16"/>
                <w:szCs w:val="16"/>
                <w:lang w:val="en-US"/>
              </w:rPr>
            </w:pPr>
            <w:r w:rsidRPr="00AD0F32">
              <w:rPr>
                <w:sz w:val="16"/>
                <w:szCs w:val="16"/>
              </w:rPr>
              <w:t>0</w:t>
            </w:r>
          </w:p>
        </w:tc>
      </w:tr>
      <w:tr w:rsidR="005167E7" w14:paraId="3CAA129E" w14:textId="77777777" w:rsidTr="002D352B">
        <w:trPr>
          <w:trHeight w:val="162"/>
          <w:jc w:val="center"/>
        </w:trPr>
        <w:tc>
          <w:tcPr>
            <w:tcW w:w="1569" w:type="pct"/>
          </w:tcPr>
          <w:p w14:paraId="74B29707" w14:textId="77777777" w:rsidR="005167E7" w:rsidRPr="004C3649" w:rsidRDefault="005167E7" w:rsidP="002D352B">
            <w:pPr>
              <w:pStyle w:val="tablecopy"/>
              <w:jc w:val="center"/>
            </w:pPr>
            <w:r w:rsidRPr="004C3649">
              <w:t>3</w:t>
            </w:r>
            <w:r w:rsidRPr="004C3649">
              <w:rPr>
                <w:lang w:val="en-US"/>
              </w:rPr>
              <w:t>,</w:t>
            </w:r>
            <w:r w:rsidRPr="004C3649">
              <w:t>5÷4</w:t>
            </w:r>
          </w:p>
        </w:tc>
        <w:tc>
          <w:tcPr>
            <w:tcW w:w="1715" w:type="pct"/>
          </w:tcPr>
          <w:p w14:paraId="0258D1CC" w14:textId="77777777" w:rsidR="005167E7" w:rsidRPr="005C6203" w:rsidRDefault="005167E7" w:rsidP="002D352B">
            <w:pPr>
              <w:rPr>
                <w:sz w:val="16"/>
                <w:szCs w:val="16"/>
                <w:lang w:val="en-US"/>
              </w:rPr>
            </w:pPr>
            <w:r>
              <w:rPr>
                <w:sz w:val="16"/>
                <w:szCs w:val="16"/>
                <w:lang w:val="en-US"/>
              </w:rPr>
              <w:t>8</w:t>
            </w:r>
          </w:p>
        </w:tc>
        <w:tc>
          <w:tcPr>
            <w:tcW w:w="1715" w:type="pct"/>
          </w:tcPr>
          <w:p w14:paraId="2475221A" w14:textId="77777777" w:rsidR="005167E7" w:rsidRPr="00AD0F32" w:rsidRDefault="005167E7" w:rsidP="002D352B">
            <w:pPr>
              <w:rPr>
                <w:sz w:val="16"/>
                <w:szCs w:val="16"/>
                <w:lang w:val="en-US"/>
              </w:rPr>
            </w:pPr>
            <w:r w:rsidRPr="00AD0F32">
              <w:rPr>
                <w:sz w:val="16"/>
                <w:szCs w:val="16"/>
              </w:rPr>
              <w:t>0</w:t>
            </w:r>
          </w:p>
        </w:tc>
      </w:tr>
      <w:tr w:rsidR="005167E7" w14:paraId="6398A0B4" w14:textId="77777777" w:rsidTr="002D352B">
        <w:trPr>
          <w:trHeight w:val="162"/>
          <w:jc w:val="center"/>
        </w:trPr>
        <w:tc>
          <w:tcPr>
            <w:tcW w:w="1569" w:type="pct"/>
          </w:tcPr>
          <w:p w14:paraId="639919B4" w14:textId="77777777" w:rsidR="005167E7" w:rsidRPr="004C3649" w:rsidRDefault="005167E7" w:rsidP="002D352B">
            <w:pPr>
              <w:pStyle w:val="tablecopy"/>
              <w:jc w:val="center"/>
            </w:pPr>
            <w:r w:rsidRPr="004C3649">
              <w:t>4÷4</w:t>
            </w:r>
            <w:r w:rsidRPr="004C3649">
              <w:rPr>
                <w:lang w:val="en-US"/>
              </w:rPr>
              <w:t>,</w:t>
            </w:r>
            <w:r w:rsidRPr="004C3649">
              <w:t>5</w:t>
            </w:r>
          </w:p>
        </w:tc>
        <w:tc>
          <w:tcPr>
            <w:tcW w:w="1715" w:type="pct"/>
          </w:tcPr>
          <w:p w14:paraId="037BF439" w14:textId="77777777" w:rsidR="005167E7" w:rsidRPr="005C6203" w:rsidRDefault="005167E7" w:rsidP="002D352B">
            <w:pPr>
              <w:rPr>
                <w:sz w:val="16"/>
                <w:szCs w:val="16"/>
                <w:lang w:val="en-US"/>
              </w:rPr>
            </w:pPr>
            <w:r>
              <w:rPr>
                <w:sz w:val="16"/>
                <w:szCs w:val="16"/>
                <w:lang w:val="en-US"/>
              </w:rPr>
              <w:t>18</w:t>
            </w:r>
          </w:p>
        </w:tc>
        <w:tc>
          <w:tcPr>
            <w:tcW w:w="1715" w:type="pct"/>
          </w:tcPr>
          <w:p w14:paraId="4554DC6A" w14:textId="77777777" w:rsidR="005167E7" w:rsidRPr="00AD0F32" w:rsidRDefault="005167E7" w:rsidP="002D352B">
            <w:pPr>
              <w:rPr>
                <w:sz w:val="16"/>
                <w:szCs w:val="16"/>
                <w:lang w:val="en-US"/>
              </w:rPr>
            </w:pPr>
            <w:r w:rsidRPr="00AD0F32">
              <w:rPr>
                <w:sz w:val="16"/>
                <w:szCs w:val="16"/>
              </w:rPr>
              <w:t>0</w:t>
            </w:r>
          </w:p>
        </w:tc>
      </w:tr>
      <w:tr w:rsidR="005167E7" w14:paraId="473E9E97" w14:textId="77777777" w:rsidTr="002D352B">
        <w:trPr>
          <w:trHeight w:val="162"/>
          <w:jc w:val="center"/>
        </w:trPr>
        <w:tc>
          <w:tcPr>
            <w:tcW w:w="1569" w:type="pct"/>
          </w:tcPr>
          <w:p w14:paraId="7159FD31" w14:textId="77777777" w:rsidR="005167E7" w:rsidRPr="004C3649" w:rsidRDefault="005167E7" w:rsidP="002D352B">
            <w:pPr>
              <w:pStyle w:val="tablecopy"/>
              <w:jc w:val="center"/>
            </w:pPr>
            <w:r w:rsidRPr="004C3649">
              <w:t>4</w:t>
            </w:r>
            <w:r w:rsidRPr="004C3649">
              <w:rPr>
                <w:lang w:val="en-US"/>
              </w:rPr>
              <w:t>,</w:t>
            </w:r>
            <w:r w:rsidRPr="004C3649">
              <w:t>5÷5</w:t>
            </w:r>
          </w:p>
        </w:tc>
        <w:tc>
          <w:tcPr>
            <w:tcW w:w="1715" w:type="pct"/>
          </w:tcPr>
          <w:p w14:paraId="24533EE8" w14:textId="77777777" w:rsidR="005167E7" w:rsidRPr="004C3649" w:rsidRDefault="005167E7" w:rsidP="002D352B">
            <w:pPr>
              <w:rPr>
                <w:sz w:val="16"/>
                <w:szCs w:val="16"/>
              </w:rPr>
            </w:pPr>
            <w:r>
              <w:rPr>
                <w:sz w:val="16"/>
                <w:szCs w:val="16"/>
                <w:lang w:val="en-US"/>
              </w:rPr>
              <w:t>4</w:t>
            </w:r>
          </w:p>
        </w:tc>
        <w:tc>
          <w:tcPr>
            <w:tcW w:w="1715" w:type="pct"/>
          </w:tcPr>
          <w:p w14:paraId="28A118BC" w14:textId="77777777" w:rsidR="005167E7" w:rsidRPr="00AD0F32" w:rsidRDefault="005167E7" w:rsidP="002D352B">
            <w:pPr>
              <w:rPr>
                <w:sz w:val="16"/>
                <w:szCs w:val="16"/>
                <w:lang w:val="en-US"/>
              </w:rPr>
            </w:pPr>
            <w:r w:rsidRPr="00AD0F32">
              <w:rPr>
                <w:sz w:val="16"/>
                <w:szCs w:val="16"/>
              </w:rPr>
              <w:t>0</w:t>
            </w:r>
          </w:p>
        </w:tc>
      </w:tr>
      <w:tr w:rsidR="005167E7" w14:paraId="406B6FED" w14:textId="77777777" w:rsidTr="002D352B">
        <w:trPr>
          <w:trHeight w:val="162"/>
          <w:jc w:val="center"/>
        </w:trPr>
        <w:tc>
          <w:tcPr>
            <w:tcW w:w="1569" w:type="pct"/>
          </w:tcPr>
          <w:p w14:paraId="4856ECD5" w14:textId="77777777" w:rsidR="005167E7" w:rsidRPr="004C3649" w:rsidRDefault="005167E7" w:rsidP="002D352B">
            <w:pPr>
              <w:pStyle w:val="tablecopy"/>
              <w:jc w:val="center"/>
            </w:pPr>
            <w:r w:rsidRPr="004C3649">
              <w:t>&gt; 5</w:t>
            </w:r>
          </w:p>
        </w:tc>
        <w:tc>
          <w:tcPr>
            <w:tcW w:w="1715" w:type="pct"/>
          </w:tcPr>
          <w:p w14:paraId="49C88963" w14:textId="77777777" w:rsidR="005167E7" w:rsidRPr="005C6203" w:rsidRDefault="005167E7" w:rsidP="002D352B">
            <w:pPr>
              <w:rPr>
                <w:sz w:val="16"/>
                <w:szCs w:val="16"/>
                <w:lang w:val="en-US"/>
              </w:rPr>
            </w:pPr>
            <w:r>
              <w:rPr>
                <w:sz w:val="16"/>
                <w:szCs w:val="16"/>
                <w:lang w:val="en-US"/>
              </w:rPr>
              <w:t>0</w:t>
            </w:r>
          </w:p>
        </w:tc>
        <w:tc>
          <w:tcPr>
            <w:tcW w:w="1715" w:type="pct"/>
          </w:tcPr>
          <w:p w14:paraId="2D4B64EC" w14:textId="77777777" w:rsidR="005167E7" w:rsidRPr="00AD0F32" w:rsidRDefault="005167E7" w:rsidP="002D352B">
            <w:pPr>
              <w:rPr>
                <w:sz w:val="16"/>
                <w:szCs w:val="16"/>
                <w:lang w:val="en-US"/>
              </w:rPr>
            </w:pPr>
            <w:r w:rsidRPr="00AD0F32">
              <w:rPr>
                <w:sz w:val="16"/>
                <w:szCs w:val="16"/>
              </w:rPr>
              <w:t>0</w:t>
            </w:r>
          </w:p>
        </w:tc>
      </w:tr>
      <w:tr w:rsidR="005167E7" w14:paraId="7352F78C" w14:textId="77777777" w:rsidTr="002D352B">
        <w:trPr>
          <w:trHeight w:val="162"/>
          <w:jc w:val="center"/>
        </w:trPr>
        <w:tc>
          <w:tcPr>
            <w:tcW w:w="1569" w:type="pct"/>
          </w:tcPr>
          <w:p w14:paraId="74B1A7CB" w14:textId="77777777" w:rsidR="005167E7" w:rsidRPr="005C6203" w:rsidRDefault="005167E7" w:rsidP="002D352B">
            <w:pPr>
              <w:pStyle w:val="tablecopy"/>
              <w:jc w:val="center"/>
              <w:rPr>
                <w:b/>
                <w:bCs/>
              </w:rPr>
            </w:pPr>
            <w:r w:rsidRPr="005C6203">
              <w:rPr>
                <w:b/>
                <w:bCs/>
              </w:rPr>
              <w:t>Всего</w:t>
            </w:r>
          </w:p>
        </w:tc>
        <w:tc>
          <w:tcPr>
            <w:tcW w:w="1715" w:type="pct"/>
          </w:tcPr>
          <w:p w14:paraId="5E7F08A3" w14:textId="77777777" w:rsidR="005167E7" w:rsidRPr="005C6203" w:rsidRDefault="005167E7" w:rsidP="002D352B">
            <w:pPr>
              <w:rPr>
                <w:b/>
                <w:bCs/>
                <w:sz w:val="16"/>
                <w:szCs w:val="16"/>
                <w:lang w:val="en-US"/>
              </w:rPr>
            </w:pPr>
            <w:r w:rsidRPr="005C6203">
              <w:rPr>
                <w:b/>
                <w:bCs/>
                <w:sz w:val="16"/>
                <w:szCs w:val="16"/>
                <w:lang w:val="en-US"/>
              </w:rPr>
              <w:t>1866</w:t>
            </w:r>
          </w:p>
        </w:tc>
        <w:tc>
          <w:tcPr>
            <w:tcW w:w="1715" w:type="pct"/>
          </w:tcPr>
          <w:p w14:paraId="4A7B32A6" w14:textId="212E3445" w:rsidR="005167E7" w:rsidRPr="00AD0F32" w:rsidRDefault="00AD0F32" w:rsidP="002D352B">
            <w:pPr>
              <w:rPr>
                <w:b/>
                <w:bCs/>
                <w:sz w:val="16"/>
                <w:szCs w:val="16"/>
              </w:rPr>
            </w:pPr>
            <w:r w:rsidRPr="00AD0F32">
              <w:rPr>
                <w:b/>
                <w:bCs/>
                <w:sz w:val="16"/>
                <w:szCs w:val="16"/>
              </w:rPr>
              <w:t>830</w:t>
            </w:r>
          </w:p>
        </w:tc>
      </w:tr>
    </w:tbl>
    <w:p w14:paraId="08B30669" w14:textId="77777777" w:rsidR="008601CA" w:rsidRDefault="008601CA" w:rsidP="00061253">
      <w:pPr>
        <w:pStyle w:val="1"/>
        <w:rPr>
          <w:lang w:val="ru-RU"/>
        </w:rPr>
      </w:pPr>
      <w:bookmarkStart w:id="23" w:name="_Hlk210571813"/>
      <w:r w:rsidRPr="008601CA">
        <w:rPr>
          <w:lang w:val="ru-RU"/>
        </w:rPr>
        <w:t>Анализ типовых сложностей при интерпретации осциллограмм ОЗЗ</w:t>
      </w:r>
    </w:p>
    <w:p w14:paraId="107D7A1E" w14:textId="7E5211A6" w:rsidR="00903B13" w:rsidRPr="00C31AE8" w:rsidRDefault="00D50B5A" w:rsidP="00061253">
      <w:pPr>
        <w:pStyle w:val="a3"/>
      </w:pPr>
      <w:r>
        <w:t>Проведение</w:t>
      </w:r>
      <w:r w:rsidR="00C31AE8" w:rsidRPr="00C31AE8">
        <w:t xml:space="preserve"> к</w:t>
      </w:r>
      <w:r w:rsidR="00903B13" w:rsidRPr="00C31AE8">
        <w:t>оличественн</w:t>
      </w:r>
      <w:r w:rsidR="00C31AE8" w:rsidRPr="00C31AE8">
        <w:t>ого</w:t>
      </w:r>
      <w:r w:rsidR="00903B13" w:rsidRPr="00C31AE8">
        <w:t xml:space="preserve"> анализ</w:t>
      </w:r>
      <w:r w:rsidR="00C31AE8" w:rsidRPr="00C31AE8">
        <w:t>а</w:t>
      </w:r>
      <w:r w:rsidR="00903B13" w:rsidRPr="00C31AE8">
        <w:t xml:space="preserve"> требует </w:t>
      </w:r>
      <w:r w:rsidRPr="00C31AE8">
        <w:t>предварительн</w:t>
      </w:r>
      <w:r>
        <w:t>ой</w:t>
      </w:r>
      <w:r w:rsidRPr="00C31AE8">
        <w:t xml:space="preserve"> подготовк</w:t>
      </w:r>
      <w:r>
        <w:t>и</w:t>
      </w:r>
      <w:r w:rsidRPr="00C31AE8">
        <w:t xml:space="preserve"> </w:t>
      </w:r>
      <w:r w:rsidR="00903B13" w:rsidRPr="00C31AE8">
        <w:t xml:space="preserve">и </w:t>
      </w:r>
      <w:r w:rsidRPr="00C31AE8">
        <w:t>ручн</w:t>
      </w:r>
      <w:r>
        <w:t>ой</w:t>
      </w:r>
      <w:r w:rsidRPr="00C31AE8">
        <w:t xml:space="preserve"> оценк</w:t>
      </w:r>
      <w:r>
        <w:t>и</w:t>
      </w:r>
      <w:r w:rsidRPr="00C31AE8">
        <w:t xml:space="preserve"> </w:t>
      </w:r>
      <w:r w:rsidR="00903B13" w:rsidRPr="00C31AE8">
        <w:t>набора осциллограмм.</w:t>
      </w:r>
      <w:r w:rsidR="00C31AE8" w:rsidRPr="00C31AE8">
        <w:t xml:space="preserve"> Экспертный анализ верифицированной выборки осциллограмм позволил выявить и систематизировать ряд характерных явлений, которые существенно усложняют задачу автоматической идентификации и анализа ОЗЗ. Приведенный ниже анализ иллюстрирует ключевые проблемы, возникшие при формировании итоговой таблицы (Таблица 2), и подчеркивает ценность ручной верификации как этапа создания обучающих выборок для интеллектуальных систем РЗА.</w:t>
      </w:r>
    </w:p>
    <w:p w14:paraId="088BB7B8" w14:textId="677D995F" w:rsidR="00061253" w:rsidRPr="00C31AE8" w:rsidRDefault="00C31AE8" w:rsidP="00061253">
      <w:pPr>
        <w:pStyle w:val="2"/>
        <w:numPr>
          <w:ilvl w:val="1"/>
          <w:numId w:val="22"/>
        </w:numPr>
        <w:tabs>
          <w:tab w:val="clear" w:pos="360"/>
          <w:tab w:val="num" w:pos="288"/>
        </w:tabs>
      </w:pPr>
      <w:r w:rsidRPr="00C31AE8">
        <w:t xml:space="preserve">Искажения формы сигнала из-за </w:t>
      </w:r>
      <w:r w:rsidR="00150359">
        <w:t>нелинейности</w:t>
      </w:r>
      <w:r w:rsidRPr="00C31AE8">
        <w:t xml:space="preserve"> измерительных трансформаторов</w:t>
      </w:r>
      <w:r w:rsidR="00150359">
        <w:t xml:space="preserve"> и ограничения АЦП</w:t>
      </w:r>
    </w:p>
    <w:p w14:paraId="4B87F9C0" w14:textId="7730EBF1" w:rsidR="00061253" w:rsidRDefault="00C31AE8" w:rsidP="00061253">
      <w:pPr>
        <w:pStyle w:val="a3"/>
      </w:pPr>
      <w:r w:rsidRPr="00C31AE8">
        <w:t xml:space="preserve">Одной из </w:t>
      </w:r>
      <w:r w:rsidR="00D50B5A">
        <w:t>основных</w:t>
      </w:r>
      <w:r w:rsidR="00D50B5A" w:rsidRPr="00C31AE8">
        <w:t xml:space="preserve"> </w:t>
      </w:r>
      <w:r w:rsidRPr="00C31AE8">
        <w:t>проблем при анализе режимов с высокими перенапряжениями является нелинейность характеристик измерительных трансформаторов напряжения (ТН)</w:t>
      </w:r>
      <w:r>
        <w:t xml:space="preserve"> и промежуточных датчиков напряжений в устройствах РЗА, а также </w:t>
      </w:r>
      <w:r w:rsidR="00150359">
        <w:t>ограниченность</w:t>
      </w:r>
      <w:r>
        <w:t xml:space="preserve"> входов АЦП</w:t>
      </w:r>
      <w:r w:rsidRPr="00C31AE8">
        <w:t>. При значительном увеличении напряжения на неповрежденных фазах сердечник ТН может войти в режим насыщения</w:t>
      </w:r>
      <w:r w:rsidR="006E42E8">
        <w:t xml:space="preserve">. Обычно производителями заявляется </w:t>
      </w:r>
      <w:commentRangeStart w:id="24"/>
      <w:commentRangeStart w:id="25"/>
      <w:r w:rsidR="003D4D38">
        <w:t>длительное</w:t>
      </w:r>
      <w:commentRangeEnd w:id="24"/>
      <w:r w:rsidR="00D50B5A">
        <w:rPr>
          <w:rStyle w:val="aa"/>
          <w:rFonts w:eastAsia="Times New Roman"/>
        </w:rPr>
        <w:commentReference w:id="24"/>
      </w:r>
      <w:commentRangeEnd w:id="25"/>
      <w:r w:rsidR="003D4D38">
        <w:rPr>
          <w:rStyle w:val="aa"/>
          <w:rFonts w:eastAsia="Times New Roman"/>
        </w:rPr>
        <w:commentReference w:id="25"/>
      </w:r>
      <w:r w:rsidR="006E42E8">
        <w:t xml:space="preserve"> напряжение порядка </w:t>
      </w:r>
      <w:r w:rsidR="006E42E8" w:rsidRPr="009962C1">
        <w:t>1,9</w:t>
      </w:r>
      <w:r w:rsidR="009962C1" w:rsidRPr="00C31AE8">
        <w:rPr>
          <w:sz w:val="16"/>
          <w:szCs w:val="16"/>
        </w:rPr>
        <w:t>÷</w:t>
      </w:r>
      <w:r w:rsidR="006E42E8">
        <w:t>2</w:t>
      </w:r>
      <w:r w:rsidR="009962C1">
        <w:rPr>
          <w:lang w:val="en-US"/>
        </w:rPr>
        <w:t> U</w:t>
      </w:r>
      <w:r w:rsidR="009962C1">
        <w:t>ном</w:t>
      </w:r>
      <w:r w:rsidRPr="00C31AE8">
        <w:t xml:space="preserve">. </w:t>
      </w:r>
      <w:r w:rsidR="0006788F">
        <w:t xml:space="preserve">Также </w:t>
      </w:r>
      <w:r>
        <w:t xml:space="preserve">указанные входа АЦП измерительных устройств могут быть не рассчитаны на такие значения, что приводит к переходу </w:t>
      </w:r>
      <w:r w:rsidR="0006788F">
        <w:t xml:space="preserve">АЦП </w:t>
      </w:r>
      <w:r>
        <w:t xml:space="preserve">в </w:t>
      </w:r>
      <w:commentRangeStart w:id="26"/>
      <w:commentRangeStart w:id="27"/>
      <w:r>
        <w:t>режим</w:t>
      </w:r>
      <w:commentRangeEnd w:id="26"/>
      <w:r w:rsidR="0006788F">
        <w:rPr>
          <w:rStyle w:val="aa"/>
          <w:rFonts w:eastAsia="Times New Roman"/>
        </w:rPr>
        <w:commentReference w:id="26"/>
      </w:r>
      <w:commentRangeEnd w:id="27"/>
      <w:r w:rsidR="00851658">
        <w:rPr>
          <w:rStyle w:val="aa"/>
          <w:rFonts w:eastAsia="Times New Roman"/>
        </w:rPr>
        <w:commentReference w:id="27"/>
      </w:r>
      <w:r>
        <w:t xml:space="preserve"> </w:t>
      </w:r>
      <w:r w:rsidR="0006788F">
        <w:t>«</w:t>
      </w:r>
      <w:r>
        <w:t>плато</w:t>
      </w:r>
      <w:r w:rsidR="0006788F">
        <w:t>»</w:t>
      </w:r>
      <w:r>
        <w:t>.</w:t>
      </w:r>
      <w:r w:rsidRPr="00C31AE8">
        <w:t xml:space="preserve"> Типичный пример такого явления показан </w:t>
      </w:r>
      <w:r w:rsidRPr="00C31AE8">
        <w:rPr>
          <w:color w:val="FF0000"/>
        </w:rPr>
        <w:t xml:space="preserve">на рисунке </w:t>
      </w:r>
      <w:r w:rsidR="00B94E44">
        <w:rPr>
          <w:color w:val="FF0000"/>
        </w:rPr>
        <w:t>2</w:t>
      </w:r>
      <w:r w:rsidR="00061253" w:rsidRPr="00C31AE8">
        <w:t>.</w:t>
      </w:r>
    </w:p>
    <w:p w14:paraId="41C04A5D" w14:textId="29A05E0C" w:rsidR="00C31AE8" w:rsidRDefault="00C31AE8" w:rsidP="00061253">
      <w:pPr>
        <w:pStyle w:val="a3"/>
      </w:pPr>
      <w:r w:rsidRPr="00C31AE8">
        <w:t xml:space="preserve">Как видно из осциллограммы, верхушки синусоид напряжений оказываются </w:t>
      </w:r>
      <w:r>
        <w:t>«</w:t>
      </w:r>
      <w:r w:rsidRPr="00C31AE8">
        <w:t>срезанными</w:t>
      </w:r>
      <w:r>
        <w:t>»</w:t>
      </w:r>
      <w:r w:rsidRPr="00C31AE8">
        <w:t>. Такое искажение делает невозможной корректную оценку истинной амплитуды перенапряжения, приводя к ее занижению. Это не только влияет на точность статистического анализа, но и может негативно сказаться на работе алгоритмов РЗА, использующих амплитудные или фазовые критерии</w:t>
      </w:r>
      <w:r w:rsidR="0006788F">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tblGrid>
      <w:tr w:rsidR="00B94E44" w14:paraId="2C0F75D4" w14:textId="77777777" w:rsidTr="007B0A9A">
        <w:trPr>
          <w:jc w:val="center"/>
        </w:trPr>
        <w:tc>
          <w:tcPr>
            <w:tcW w:w="5033" w:type="dxa"/>
            <w:shd w:val="clear" w:color="auto" w:fill="auto"/>
          </w:tcPr>
          <w:p w14:paraId="7D0B0D70" w14:textId="1957DB9F" w:rsidR="00B94E44" w:rsidRDefault="00070DCF" w:rsidP="007B0A9A">
            <w:pPr>
              <w:pStyle w:val="a3"/>
              <w:ind w:firstLine="0"/>
              <w:jc w:val="center"/>
            </w:pPr>
            <w:r w:rsidRPr="00070DCF">
              <w:rPr>
                <w:noProof/>
              </w:rPr>
              <w:drawing>
                <wp:inline distT="0" distB="0" distL="0" distR="0" wp14:anchorId="5A9130E9" wp14:editId="0F0E45CC">
                  <wp:extent cx="3202305" cy="18237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2305" cy="1823720"/>
                          </a:xfrm>
                          <a:prstGeom prst="rect">
                            <a:avLst/>
                          </a:prstGeom>
                        </pic:spPr>
                      </pic:pic>
                    </a:graphicData>
                  </a:graphic>
                </wp:inline>
              </w:drawing>
            </w:r>
          </w:p>
        </w:tc>
      </w:tr>
      <w:tr w:rsidR="00B94E44" w14:paraId="63C0043B" w14:textId="77777777" w:rsidTr="007B0A9A">
        <w:trPr>
          <w:jc w:val="center"/>
        </w:trPr>
        <w:tc>
          <w:tcPr>
            <w:tcW w:w="5033" w:type="dxa"/>
            <w:shd w:val="clear" w:color="auto" w:fill="auto"/>
          </w:tcPr>
          <w:p w14:paraId="68280E78" w14:textId="11B3335A" w:rsidR="00B94E44" w:rsidRPr="00301F66" w:rsidRDefault="00B94E44" w:rsidP="00B94E44">
            <w:pPr>
              <w:pStyle w:val="figurecaption"/>
              <w:numPr>
                <w:ilvl w:val="0"/>
                <w:numId w:val="24"/>
              </w:numPr>
              <w:jc w:val="center"/>
              <w:rPr>
                <w:rFonts w:eastAsia="MS Mincho"/>
              </w:rPr>
            </w:pPr>
            <w:commentRangeStart w:id="28"/>
            <w:r w:rsidRPr="00301F66">
              <w:rPr>
                <w:rFonts w:eastAsia="MS Mincho"/>
              </w:rPr>
              <w:t xml:space="preserve">Искажение </w:t>
            </w:r>
            <w:commentRangeEnd w:id="28"/>
            <w:r w:rsidR="00070DCF">
              <w:rPr>
                <w:rStyle w:val="aa"/>
              </w:rPr>
              <w:commentReference w:id="28"/>
            </w:r>
            <w:r w:rsidRPr="00301F66">
              <w:rPr>
                <w:rFonts w:eastAsia="MS Mincho"/>
              </w:rPr>
              <w:t>формы напряжения на неповрежденных фазах</w:t>
            </w:r>
          </w:p>
        </w:tc>
      </w:tr>
    </w:tbl>
    <w:p w14:paraId="1CAF5ADE" w14:textId="3EFF6074" w:rsidR="007E3872" w:rsidRPr="00C31AE8" w:rsidRDefault="00C31AE8" w:rsidP="007E3872">
      <w:pPr>
        <w:pStyle w:val="2"/>
        <w:numPr>
          <w:ilvl w:val="1"/>
          <w:numId w:val="22"/>
        </w:numPr>
        <w:tabs>
          <w:tab w:val="clear" w:pos="360"/>
          <w:tab w:val="num" w:pos="288"/>
        </w:tabs>
      </w:pPr>
      <w:r w:rsidRPr="00C31AE8">
        <w:lastRenderedPageBreak/>
        <w:t>Сложные и развивающиеся повреждения</w:t>
      </w:r>
    </w:p>
    <w:p w14:paraId="316AD8D4" w14:textId="2F7E573A" w:rsidR="00C31AE8" w:rsidRDefault="002F1D40" w:rsidP="002F1D40">
      <w:pPr>
        <w:pStyle w:val="a3"/>
      </w:pPr>
      <w:r w:rsidRPr="002F1D40">
        <w:t>Важной особенностью анализируемого</w:t>
      </w:r>
      <w:r w:rsidR="00851658">
        <w:t xml:space="preserve"> набора осциллогр</w:t>
      </w:r>
      <w:commentRangeStart w:id="29"/>
      <w:commentRangeStart w:id="30"/>
      <w:commentRangeStart w:id="31"/>
      <w:r w:rsidRPr="002F1D40">
        <w:t>а</w:t>
      </w:r>
      <w:commentRangeEnd w:id="29"/>
      <w:r w:rsidR="00851658">
        <w:t>мм</w:t>
      </w:r>
      <w:r w:rsidR="0006788F">
        <w:rPr>
          <w:rStyle w:val="aa"/>
          <w:rFonts w:eastAsia="Times New Roman"/>
        </w:rPr>
        <w:commentReference w:id="29"/>
      </w:r>
      <w:commentRangeEnd w:id="30"/>
      <w:r w:rsidR="00851658">
        <w:rPr>
          <w:rStyle w:val="aa"/>
          <w:rFonts w:eastAsia="Times New Roman"/>
        </w:rPr>
        <w:commentReference w:id="30"/>
      </w:r>
      <w:commentRangeEnd w:id="31"/>
      <w:r w:rsidR="00851658">
        <w:rPr>
          <w:rStyle w:val="aa"/>
          <w:rFonts w:eastAsia="Times New Roman"/>
        </w:rPr>
        <w:commentReference w:id="31"/>
      </w:r>
      <w:r w:rsidRPr="002F1D40">
        <w:t xml:space="preserve"> является его статистическое смещение, обусловленное источником записей. Значительная часть осциллограмм была зарегистрирована устройствами быстродействующего автоматического ввода резерва (БАВР). Следовательно, в выборке преобладают случаи, когда исходное однофазное замыкание на землю развилось в двух- или тр</w:t>
      </w:r>
      <w:r>
        <w:t>ё</w:t>
      </w:r>
      <w:r w:rsidRPr="002F1D40">
        <w:t xml:space="preserve">хфазное короткое замыкание, что и вызвало срабатывание защиты. Это накладывает отпечаток на динамику процесса: осциллограмма отражает не </w:t>
      </w:r>
      <w:r>
        <w:t>«</w:t>
      </w:r>
      <w:r w:rsidRPr="002F1D40">
        <w:t>чистое</w:t>
      </w:r>
      <w:r>
        <w:t>»</w:t>
      </w:r>
      <w:r w:rsidRPr="002F1D40">
        <w:t xml:space="preserve"> ОЗЗ, а сложный переходный процесс, включающий моменты замыкания на других фазах и последующего отключения (</w:t>
      </w:r>
      <w:r w:rsidRPr="002F1D40">
        <w:rPr>
          <w:color w:val="FF0000"/>
        </w:rPr>
        <w:t xml:space="preserve">Рисунок </w:t>
      </w:r>
      <w:r w:rsidR="003D4D38">
        <w:rPr>
          <w:color w:val="FF0000"/>
        </w:rPr>
        <w:t>3</w:t>
      </w:r>
      <w:r w:rsidRPr="002F1D40">
        <w:t>). Данный факт необходимо учитывать при</w:t>
      </w:r>
      <w:r w:rsidR="004772FD">
        <w:t xml:space="preserve"> интерпретации</w:t>
      </w:r>
      <w:r w:rsidRPr="002F1D40">
        <w:t xml:space="preserve"> выводов на все </w:t>
      </w:r>
      <w:r w:rsidR="0006788F">
        <w:t xml:space="preserve">случаи </w:t>
      </w:r>
      <w:r w:rsidRPr="002F1D40">
        <w:t>ОЗЗ, часть из которых может быть устранена до перехода в междуфазное замыкание.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tblGrid>
      <w:tr w:rsidR="00B94E44" w14:paraId="0E53D024" w14:textId="77777777" w:rsidTr="007B0A9A">
        <w:trPr>
          <w:jc w:val="center"/>
        </w:trPr>
        <w:tc>
          <w:tcPr>
            <w:tcW w:w="5033" w:type="dxa"/>
            <w:shd w:val="clear" w:color="auto" w:fill="auto"/>
          </w:tcPr>
          <w:p w14:paraId="01114369" w14:textId="389BFB31" w:rsidR="00B94E44" w:rsidRDefault="00B94E44" w:rsidP="00070DCF">
            <w:pPr>
              <w:pStyle w:val="a3"/>
              <w:ind w:firstLine="0"/>
            </w:pPr>
            <w:r w:rsidRPr="00B94E44">
              <w:rPr>
                <w:noProof/>
              </w:rPr>
              <w:drawing>
                <wp:inline distT="0" distB="0" distL="0" distR="0" wp14:anchorId="79277274" wp14:editId="795EC2C0">
                  <wp:extent cx="3202305" cy="21596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2305" cy="2159635"/>
                          </a:xfrm>
                          <a:prstGeom prst="rect">
                            <a:avLst/>
                          </a:prstGeom>
                        </pic:spPr>
                      </pic:pic>
                    </a:graphicData>
                  </a:graphic>
                </wp:inline>
              </w:drawing>
            </w:r>
          </w:p>
        </w:tc>
      </w:tr>
      <w:tr w:rsidR="00B94E44" w14:paraId="6FCE7654" w14:textId="77777777" w:rsidTr="007B0A9A">
        <w:trPr>
          <w:jc w:val="center"/>
        </w:trPr>
        <w:tc>
          <w:tcPr>
            <w:tcW w:w="5033" w:type="dxa"/>
            <w:shd w:val="clear" w:color="auto" w:fill="auto"/>
          </w:tcPr>
          <w:p w14:paraId="4064A303" w14:textId="0853F0EE" w:rsidR="00B94E44" w:rsidRPr="00B94E44" w:rsidRDefault="00B94E44" w:rsidP="00B94E44">
            <w:pPr>
              <w:pStyle w:val="figurecaption"/>
              <w:numPr>
                <w:ilvl w:val="0"/>
                <w:numId w:val="24"/>
              </w:numPr>
              <w:jc w:val="center"/>
              <w:rPr>
                <w:rFonts w:eastAsia="MS Mincho"/>
                <w:spacing w:val="-4"/>
              </w:rPr>
            </w:pPr>
            <w:commentRangeStart w:id="32"/>
            <w:r w:rsidRPr="00B94E44">
              <w:rPr>
                <w:rFonts w:eastAsia="MS Mincho"/>
                <w:spacing w:val="-4"/>
              </w:rPr>
              <w:t xml:space="preserve">Осциллограмма </w:t>
            </w:r>
            <w:commentRangeEnd w:id="32"/>
            <w:r w:rsidR="00070DCF">
              <w:rPr>
                <w:rStyle w:val="aa"/>
              </w:rPr>
              <w:commentReference w:id="32"/>
            </w:r>
            <w:r w:rsidRPr="00B94E44">
              <w:rPr>
                <w:rFonts w:eastAsia="MS Mincho"/>
                <w:spacing w:val="-4"/>
              </w:rPr>
              <w:t xml:space="preserve">перехода </w:t>
            </w:r>
            <w:commentRangeStart w:id="33"/>
            <w:commentRangeStart w:id="34"/>
            <w:r w:rsidRPr="00B94E44">
              <w:rPr>
                <w:rFonts w:eastAsia="MS Mincho"/>
                <w:spacing w:val="-4"/>
              </w:rPr>
              <w:t>ОЗЗ</w:t>
            </w:r>
            <w:commentRangeEnd w:id="33"/>
            <w:r w:rsidRPr="00B94E44">
              <w:rPr>
                <w:rStyle w:val="aa"/>
                <w:spacing w:val="-4"/>
              </w:rPr>
              <w:commentReference w:id="33"/>
            </w:r>
            <w:commentRangeEnd w:id="34"/>
            <w:r w:rsidRPr="00B94E44">
              <w:rPr>
                <w:rStyle w:val="aa"/>
                <w:spacing w:val="-4"/>
              </w:rPr>
              <w:commentReference w:id="34"/>
            </w:r>
            <w:r w:rsidRPr="00B94E44">
              <w:rPr>
                <w:rFonts w:eastAsia="MS Mincho"/>
                <w:spacing w:val="-4"/>
              </w:rPr>
              <w:t xml:space="preserve"> в многофазное КЗ. 1 – </w:t>
            </w:r>
            <w:proofErr w:type="spellStart"/>
            <w:r w:rsidRPr="00B94E44">
              <w:rPr>
                <w:rFonts w:eastAsia="MS Mincho"/>
                <w:spacing w:val="-4"/>
              </w:rPr>
              <w:t>доаварийный</w:t>
            </w:r>
            <w:proofErr w:type="spellEnd"/>
            <w:r w:rsidRPr="00B94E44">
              <w:rPr>
                <w:rFonts w:eastAsia="MS Mincho"/>
                <w:spacing w:val="-4"/>
              </w:rPr>
              <w:t xml:space="preserve"> режим, 2 – ОЗЗ, 3 – многофазное КЗ, 4 отключение вводного выключателя, 5 – послеаварийный режим (включение СВ)</w:t>
            </w:r>
          </w:p>
        </w:tc>
      </w:tr>
    </w:tbl>
    <w:p w14:paraId="48C5826D" w14:textId="7D606D1C" w:rsidR="007E3872" w:rsidRPr="00C31AE8" w:rsidRDefault="006B68C9" w:rsidP="007E3872">
      <w:pPr>
        <w:pStyle w:val="2"/>
        <w:numPr>
          <w:ilvl w:val="1"/>
          <w:numId w:val="22"/>
        </w:numPr>
        <w:tabs>
          <w:tab w:val="clear" w:pos="360"/>
          <w:tab w:val="num" w:pos="288"/>
        </w:tabs>
      </w:pPr>
      <w:r w:rsidRPr="006B68C9">
        <w:t>Проблема</w:t>
      </w:r>
      <w:r w:rsidR="00F92EF9">
        <w:t xml:space="preserve"> выявление зон </w:t>
      </w:r>
      <w:r w:rsidRPr="006B68C9">
        <w:t>ОЗЗ</w:t>
      </w:r>
    </w:p>
    <w:p w14:paraId="50FA177F" w14:textId="241C5914" w:rsidR="002F1D40" w:rsidRDefault="002F1D40" w:rsidP="006B68C9">
      <w:pPr>
        <w:pStyle w:val="a3"/>
      </w:pPr>
      <w:r w:rsidRPr="002F1D40">
        <w:t>Коммутационные операции, такие как отключение короткого замыкания или переключения в сети, часто порождают броски напряжения, сопоставимые по амплитуде или превышающие перенапряжения от самого ОЗЗ. Это создает серьезную методологическую сложность</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tblGrid>
      <w:tr w:rsidR="003D4D38" w14:paraId="5202A957" w14:textId="77777777" w:rsidTr="007B0A9A">
        <w:trPr>
          <w:jc w:val="center"/>
        </w:trPr>
        <w:tc>
          <w:tcPr>
            <w:tcW w:w="5033" w:type="dxa"/>
            <w:shd w:val="clear" w:color="auto" w:fill="auto"/>
          </w:tcPr>
          <w:p w14:paraId="67A22217" w14:textId="77777777" w:rsidR="003D4D38" w:rsidRDefault="003D4D38" w:rsidP="007B0A9A">
            <w:pPr>
              <w:pStyle w:val="a3"/>
              <w:ind w:firstLine="0"/>
              <w:jc w:val="center"/>
            </w:pPr>
            <w:r w:rsidRPr="00070DCF">
              <w:rPr>
                <w:noProof/>
              </w:rPr>
              <w:drawing>
                <wp:inline distT="0" distB="0" distL="0" distR="0" wp14:anchorId="5FCCB317" wp14:editId="4AFF7104">
                  <wp:extent cx="2805274" cy="21600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5274" cy="2160000"/>
                          </a:xfrm>
                          <a:prstGeom prst="rect">
                            <a:avLst/>
                          </a:prstGeom>
                        </pic:spPr>
                      </pic:pic>
                    </a:graphicData>
                  </a:graphic>
                </wp:inline>
              </w:drawing>
            </w:r>
            <w:r>
              <w:rPr>
                <w:noProof/>
              </w:rPr>
              <w:t xml:space="preserve"> </w:t>
            </w:r>
          </w:p>
        </w:tc>
      </w:tr>
      <w:tr w:rsidR="003D4D38" w:rsidRPr="00B94E44" w14:paraId="3F77538A" w14:textId="77777777" w:rsidTr="007B0A9A">
        <w:trPr>
          <w:jc w:val="center"/>
        </w:trPr>
        <w:tc>
          <w:tcPr>
            <w:tcW w:w="5033" w:type="dxa"/>
            <w:shd w:val="clear" w:color="auto" w:fill="auto"/>
          </w:tcPr>
          <w:p w14:paraId="4B275867" w14:textId="77777777" w:rsidR="003D4D38" w:rsidRPr="00B94E44" w:rsidRDefault="003D4D38" w:rsidP="003D4D38">
            <w:pPr>
              <w:pStyle w:val="figurecaption"/>
              <w:numPr>
                <w:ilvl w:val="0"/>
                <w:numId w:val="24"/>
              </w:numPr>
              <w:jc w:val="center"/>
              <w:rPr>
                <w:rFonts w:eastAsia="MS Mincho"/>
                <w:spacing w:val="-4"/>
              </w:rPr>
            </w:pPr>
            <w:commentRangeStart w:id="35"/>
            <w:r w:rsidRPr="00B94E44">
              <w:rPr>
                <w:rFonts w:eastAsia="MS Mincho"/>
                <w:spacing w:val="-4"/>
              </w:rPr>
              <w:t xml:space="preserve">Коммутационный </w:t>
            </w:r>
            <w:commentRangeEnd w:id="35"/>
            <w:r>
              <w:rPr>
                <w:rStyle w:val="aa"/>
              </w:rPr>
              <w:commentReference w:id="35"/>
            </w:r>
            <w:r w:rsidRPr="00B94E44">
              <w:rPr>
                <w:rFonts w:eastAsia="MS Mincho"/>
                <w:spacing w:val="-4"/>
              </w:rPr>
              <w:t>процесс и его перенапряжение.</w:t>
            </w:r>
          </w:p>
        </w:tc>
      </w:tr>
    </w:tbl>
    <w:p w14:paraId="5D5E1B56" w14:textId="77777777" w:rsidR="003D4D38" w:rsidRDefault="003D4D38" w:rsidP="00070DCF">
      <w:pPr>
        <w:pStyle w:val="a3"/>
      </w:pPr>
    </w:p>
    <w:p w14:paraId="642DB017" w14:textId="77777777" w:rsidR="003D4D38" w:rsidRDefault="003D4D38" w:rsidP="00070DCF">
      <w:pPr>
        <w:pStyle w:val="a3"/>
      </w:pPr>
    </w:p>
    <w:p w14:paraId="1C1CAADF" w14:textId="37E19569" w:rsidR="00B94E44" w:rsidRDefault="002F1D40" w:rsidP="00070DCF">
      <w:pPr>
        <w:pStyle w:val="a3"/>
      </w:pPr>
      <w:r w:rsidRPr="002F1D40">
        <w:t xml:space="preserve">Максимальный бросок часто наблюдается не во время </w:t>
      </w:r>
      <w:r>
        <w:t xml:space="preserve">протекания </w:t>
      </w:r>
      <w:r w:rsidRPr="002F1D40">
        <w:t>ОЗЗ, а в момент ликвидации</w:t>
      </w:r>
      <w:r>
        <w:t xml:space="preserve"> аварии</w:t>
      </w:r>
      <w:r w:rsidRPr="002F1D40">
        <w:t xml:space="preserve"> коммутационной аппаратурой</w:t>
      </w:r>
      <w:r>
        <w:t xml:space="preserve"> (</w:t>
      </w:r>
      <w:r w:rsidRPr="006B68C9">
        <w:rPr>
          <w:color w:val="FF0000"/>
        </w:rPr>
        <w:t xml:space="preserve">Рисунке </w:t>
      </w:r>
      <w:r w:rsidR="003D4D38">
        <w:rPr>
          <w:color w:val="FF0000"/>
        </w:rPr>
        <w:t>4</w:t>
      </w:r>
      <w:r>
        <w:t>)</w:t>
      </w:r>
      <w:r w:rsidRPr="002F1D40">
        <w:t>. В рамках данного исследования такие броски не относились к перенапряжениям, вызванным непосредственно ОЗЗ, однако их уч</w:t>
      </w:r>
      <w:r w:rsidR="00F92EF9">
        <w:t>ё</w:t>
      </w:r>
      <w:r w:rsidRPr="002F1D40">
        <w:t>т мог бы существенно изменить статистику в области высоких кратностей (&gt;2</w:t>
      </w:r>
      <w:r>
        <w:t>,</w:t>
      </w:r>
      <w:r w:rsidRPr="002F1D40">
        <w:t>5</w:t>
      </w:r>
      <w:r>
        <w:t> </w:t>
      </w:r>
      <w:proofErr w:type="spellStart"/>
      <w:r w:rsidRPr="002F1D40">
        <w:t>Uном</w:t>
      </w:r>
      <w:proofErr w:type="spellEnd"/>
      <w:r w:rsidRPr="002F1D40">
        <w:t>)</w:t>
      </w:r>
      <w:r>
        <w:t xml:space="preserve">. </w:t>
      </w:r>
      <w:r w:rsidR="00F92EF9">
        <w:t>О</w:t>
      </w:r>
      <w:r>
        <w:t xml:space="preserve">тметим, что данный вопрос является </w:t>
      </w:r>
      <w:r w:rsidRPr="002F1D40">
        <w:rPr>
          <w:b/>
          <w:bCs/>
        </w:rPr>
        <w:t>особо важным</w:t>
      </w:r>
      <w:r>
        <w:t>, и требует отдельно обсуждения.</w:t>
      </w:r>
    </w:p>
    <w:p w14:paraId="4886CCB0" w14:textId="45ED7A59" w:rsidR="006B68C9" w:rsidRDefault="00F92EF9" w:rsidP="00AB0A6E">
      <w:pPr>
        <w:pStyle w:val="a3"/>
      </w:pPr>
      <w:r>
        <w:t>Так же к</w:t>
      </w:r>
      <w:r w:rsidR="002F1D40" w:rsidRPr="002F1D40">
        <w:t xml:space="preserve">оммутационные процессы в сети могут генерировать броски напряжений нулевой последовательности, которые алгоритмы первичного отбора интерпретируют как </w:t>
      </w:r>
      <w:commentRangeStart w:id="36"/>
      <w:commentRangeStart w:id="37"/>
      <w:r w:rsidR="002F1D40" w:rsidRPr="002F1D40">
        <w:t>признаки</w:t>
      </w:r>
      <w:commentRangeEnd w:id="36"/>
      <w:r w:rsidR="0006788F">
        <w:rPr>
          <w:rStyle w:val="aa"/>
          <w:rFonts w:eastAsia="Times New Roman"/>
        </w:rPr>
        <w:commentReference w:id="36"/>
      </w:r>
      <w:commentRangeEnd w:id="37"/>
      <w:r w:rsidR="00851658">
        <w:rPr>
          <w:rStyle w:val="aa"/>
          <w:rFonts w:eastAsia="Times New Roman"/>
        </w:rPr>
        <w:commentReference w:id="37"/>
      </w:r>
      <w:r w:rsidR="002F1D40" w:rsidRPr="002F1D40">
        <w:t xml:space="preserve"> ОЗЗ. Особенно это характерно для секций шин, находящихся в </w:t>
      </w:r>
      <w:r w:rsidR="00AB0A6E">
        <w:t>«</w:t>
      </w:r>
      <w:r w:rsidR="002F1D40" w:rsidRPr="002F1D40">
        <w:t>холостом</w:t>
      </w:r>
      <w:r w:rsidR="00AB0A6E">
        <w:t>»</w:t>
      </w:r>
      <w:r w:rsidR="002F1D40" w:rsidRPr="002F1D40">
        <w:t xml:space="preserve"> режиме, где отсутствует инерционная нагрузка, способная демпфировать высокочастотные колебания</w:t>
      </w:r>
      <w:r w:rsidR="00AB0A6E">
        <w:t xml:space="preserve"> (</w:t>
      </w:r>
      <w:r w:rsidR="00AB0A6E" w:rsidRPr="006B68C9">
        <w:rPr>
          <w:color w:val="FF0000"/>
        </w:rPr>
        <w:t xml:space="preserve">Рисунке </w:t>
      </w:r>
      <w:r w:rsidR="003D4D38">
        <w:rPr>
          <w:color w:val="FF0000"/>
        </w:rPr>
        <w:t>5</w:t>
      </w:r>
      <w:r w:rsidR="00AB0A6E">
        <w:t>)</w:t>
      </w:r>
      <w:r w:rsidR="002F1D40" w:rsidRPr="002F1D40">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tblGrid>
      <w:tr w:rsidR="00426477" w14:paraId="37534826" w14:textId="77777777" w:rsidTr="007B0A9A">
        <w:trPr>
          <w:jc w:val="center"/>
        </w:trPr>
        <w:tc>
          <w:tcPr>
            <w:tcW w:w="5033" w:type="dxa"/>
            <w:shd w:val="clear" w:color="auto" w:fill="auto"/>
          </w:tcPr>
          <w:p w14:paraId="0096E170" w14:textId="38CB69F5" w:rsidR="00426477" w:rsidRDefault="003D4D38" w:rsidP="003D4D38">
            <w:pPr>
              <w:pStyle w:val="a3"/>
              <w:ind w:firstLine="0"/>
            </w:pPr>
            <w:r w:rsidRPr="003D4D38">
              <w:rPr>
                <w:noProof/>
              </w:rPr>
              <w:drawing>
                <wp:inline distT="0" distB="0" distL="0" distR="0" wp14:anchorId="6A20BBC3" wp14:editId="04D021D4">
                  <wp:extent cx="3202305" cy="15087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2305" cy="1508760"/>
                          </a:xfrm>
                          <a:prstGeom prst="rect">
                            <a:avLst/>
                          </a:prstGeom>
                        </pic:spPr>
                      </pic:pic>
                    </a:graphicData>
                  </a:graphic>
                </wp:inline>
              </w:drawing>
            </w:r>
          </w:p>
        </w:tc>
      </w:tr>
      <w:tr w:rsidR="00426477" w:rsidRPr="00B94E44" w14:paraId="56B93672" w14:textId="77777777" w:rsidTr="007B0A9A">
        <w:trPr>
          <w:jc w:val="center"/>
        </w:trPr>
        <w:tc>
          <w:tcPr>
            <w:tcW w:w="5033" w:type="dxa"/>
            <w:shd w:val="clear" w:color="auto" w:fill="auto"/>
          </w:tcPr>
          <w:p w14:paraId="1103B812" w14:textId="183569ED" w:rsidR="00426477" w:rsidRPr="00B94E44" w:rsidRDefault="00426477" w:rsidP="00426477">
            <w:pPr>
              <w:pStyle w:val="figurecaption"/>
              <w:numPr>
                <w:ilvl w:val="0"/>
                <w:numId w:val="24"/>
              </w:numPr>
              <w:jc w:val="center"/>
              <w:rPr>
                <w:rFonts w:eastAsia="MS Mincho"/>
                <w:spacing w:val="-4"/>
              </w:rPr>
            </w:pPr>
            <w:commentRangeStart w:id="38"/>
            <w:r w:rsidRPr="00B94E44">
              <w:rPr>
                <w:rFonts w:eastAsia="MS Mincho"/>
                <w:spacing w:val="-4"/>
              </w:rPr>
              <w:t xml:space="preserve">Коммутационный </w:t>
            </w:r>
            <w:commentRangeEnd w:id="38"/>
            <w:r>
              <w:rPr>
                <w:rStyle w:val="aa"/>
              </w:rPr>
              <w:commentReference w:id="38"/>
            </w:r>
            <w:r w:rsidR="003D4D38" w:rsidRPr="00301F66">
              <w:rPr>
                <w:rFonts w:eastAsia="MS Mincho"/>
              </w:rPr>
              <w:t xml:space="preserve"> процесс, имитирующий ОЗЗ</w:t>
            </w:r>
            <w:r w:rsidRPr="00B94E44">
              <w:rPr>
                <w:rFonts w:eastAsia="MS Mincho"/>
                <w:spacing w:val="-4"/>
              </w:rPr>
              <w:t>.</w:t>
            </w:r>
          </w:p>
        </w:tc>
      </w:tr>
    </w:tbl>
    <w:p w14:paraId="6AE597C4" w14:textId="641EB35F" w:rsidR="00903B13" w:rsidRPr="00C31AE8" w:rsidRDefault="006B68C9" w:rsidP="00903B13">
      <w:pPr>
        <w:pStyle w:val="2"/>
        <w:numPr>
          <w:ilvl w:val="1"/>
          <w:numId w:val="22"/>
        </w:numPr>
        <w:tabs>
          <w:tab w:val="clear" w:pos="360"/>
          <w:tab w:val="num" w:pos="288"/>
        </w:tabs>
      </w:pPr>
      <w:r w:rsidRPr="006B68C9">
        <w:t>Слабовыраженные и затухающие ОЗЗ</w:t>
      </w:r>
    </w:p>
    <w:p w14:paraId="7B64C174" w14:textId="18CEF5C5" w:rsidR="003D4D38" w:rsidRDefault="006B68C9" w:rsidP="003D4D38">
      <w:pPr>
        <w:pStyle w:val="a3"/>
      </w:pPr>
      <w:r w:rsidRPr="006B68C9">
        <w:t xml:space="preserve">Наряду с ярко выраженными авариями, в сетях часто возникают кратковременные, слабовыраженные ОЗЗ с малой токовой и </w:t>
      </w:r>
      <w:proofErr w:type="spellStart"/>
      <w:r w:rsidRPr="006B68C9">
        <w:t>напряженческой</w:t>
      </w:r>
      <w:proofErr w:type="spellEnd"/>
      <w:r w:rsidRPr="006B68C9">
        <w:t xml:space="preserve"> составляющей. Такие события могут быть вызваны, например, кратковременным пробоем изоляции с последующим </w:t>
      </w:r>
      <w:proofErr w:type="spellStart"/>
      <w:r w:rsidRPr="006B68C9">
        <w:t>самопогасанием</w:t>
      </w:r>
      <w:proofErr w:type="spellEnd"/>
      <w:r w:rsidRPr="006B68C9">
        <w:t xml:space="preserve"> дуги. На</w:t>
      </w:r>
      <w:r w:rsidRPr="006B68C9">
        <w:rPr>
          <w:color w:val="FF0000"/>
        </w:rPr>
        <w:t xml:space="preserve"> Рисунке </w:t>
      </w:r>
      <w:r w:rsidR="003D4D38" w:rsidRPr="00EE2C2C">
        <w:rPr>
          <w:color w:val="FF0000"/>
        </w:rPr>
        <w:t>6</w:t>
      </w:r>
      <w:r w:rsidRPr="006B68C9">
        <w:t xml:space="preserve"> показан пример такого затухающего процесса. Сложность их анализа заключается в том, что их сигнатуры трудноотличимы от индустриальных помех или фонового шума, что требует от алгоритмов защиты высокой чувствительности и, одновременно, помехоустойчивости.</w:t>
      </w:r>
      <w:r>
        <w:t xml:space="preserve"> То есть такое событие может быть не разовым пробоем, а внешней коммутацией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3"/>
      </w:tblGrid>
      <w:tr w:rsidR="003D4D38" w14:paraId="56CEA042" w14:textId="77777777" w:rsidTr="007B0A9A">
        <w:trPr>
          <w:jc w:val="center"/>
        </w:trPr>
        <w:tc>
          <w:tcPr>
            <w:tcW w:w="5033" w:type="dxa"/>
            <w:shd w:val="clear" w:color="auto" w:fill="auto"/>
          </w:tcPr>
          <w:p w14:paraId="45EAABD3" w14:textId="2E96581F" w:rsidR="003D4D38" w:rsidRDefault="003D4D38" w:rsidP="007B0A9A">
            <w:pPr>
              <w:pStyle w:val="a3"/>
              <w:ind w:firstLine="0"/>
            </w:pPr>
            <w:r w:rsidRPr="003D4D38">
              <w:rPr>
                <w:noProof/>
              </w:rPr>
              <w:drawing>
                <wp:inline distT="0" distB="0" distL="0" distR="0" wp14:anchorId="58BF6B1C" wp14:editId="427D06CF">
                  <wp:extent cx="3202305" cy="16395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2305" cy="1639570"/>
                          </a:xfrm>
                          <a:prstGeom prst="rect">
                            <a:avLst/>
                          </a:prstGeom>
                        </pic:spPr>
                      </pic:pic>
                    </a:graphicData>
                  </a:graphic>
                </wp:inline>
              </w:drawing>
            </w:r>
          </w:p>
        </w:tc>
      </w:tr>
      <w:tr w:rsidR="003D4D38" w:rsidRPr="00B94E44" w14:paraId="6711EA02" w14:textId="77777777" w:rsidTr="007B0A9A">
        <w:trPr>
          <w:jc w:val="center"/>
        </w:trPr>
        <w:tc>
          <w:tcPr>
            <w:tcW w:w="5033" w:type="dxa"/>
            <w:shd w:val="clear" w:color="auto" w:fill="auto"/>
          </w:tcPr>
          <w:p w14:paraId="4FE6DF50" w14:textId="6C291485" w:rsidR="003D4D38" w:rsidRPr="00B94E44" w:rsidRDefault="003D4D38" w:rsidP="003D4D38">
            <w:pPr>
              <w:pStyle w:val="figurecaption"/>
              <w:numPr>
                <w:ilvl w:val="0"/>
                <w:numId w:val="24"/>
              </w:numPr>
              <w:jc w:val="center"/>
              <w:rPr>
                <w:rFonts w:eastAsia="MS Mincho"/>
                <w:spacing w:val="-4"/>
              </w:rPr>
            </w:pPr>
            <w:commentRangeStart w:id="39"/>
            <w:r w:rsidRPr="00301F66">
              <w:rPr>
                <w:rFonts w:eastAsia="MS Mincho"/>
              </w:rPr>
              <w:t xml:space="preserve">Осциллограмма </w:t>
            </w:r>
            <w:commentRangeEnd w:id="39"/>
            <w:r>
              <w:rPr>
                <w:rStyle w:val="aa"/>
              </w:rPr>
              <w:commentReference w:id="39"/>
            </w:r>
            <w:r w:rsidRPr="00301F66">
              <w:rPr>
                <w:rFonts w:eastAsia="MS Mincho"/>
              </w:rPr>
              <w:t>слабовыраженного (затухающего) ОЗЗ</w:t>
            </w:r>
          </w:p>
        </w:tc>
      </w:tr>
    </w:tbl>
    <w:p w14:paraId="4B8EB1A5" w14:textId="70C64A4F" w:rsidR="00903B13" w:rsidRPr="00C31AE8" w:rsidRDefault="006B68C9" w:rsidP="00903B13">
      <w:pPr>
        <w:pStyle w:val="2"/>
        <w:numPr>
          <w:ilvl w:val="1"/>
          <w:numId w:val="22"/>
        </w:numPr>
        <w:tabs>
          <w:tab w:val="clear" w:pos="360"/>
          <w:tab w:val="num" w:pos="288"/>
        </w:tabs>
      </w:pPr>
      <w:r w:rsidRPr="006B68C9">
        <w:t>Прочие факторы, усложняющие анализ</w:t>
      </w:r>
    </w:p>
    <w:p w14:paraId="47DD7C00" w14:textId="094A6E77" w:rsidR="006B68C9" w:rsidRDefault="006B68C9" w:rsidP="006B68C9">
      <w:pPr>
        <w:pStyle w:val="a3"/>
      </w:pPr>
      <w:r>
        <w:t xml:space="preserve">Помимо перечисленных, на корректность интерпретации осциллограмм влияет ряд других факторов, </w:t>
      </w:r>
      <w:r>
        <w:lastRenderedPageBreak/>
        <w:t>например, связанных с конфигурацией и физикой измерительных систем:</w:t>
      </w:r>
    </w:p>
    <w:p w14:paraId="16EAECE3" w14:textId="0D107A96" w:rsidR="006B68C9" w:rsidRDefault="006B68C9" w:rsidP="006B68C9">
      <w:pPr>
        <w:pStyle w:val="a3"/>
      </w:pPr>
      <w:bookmarkStart w:id="40" w:name="_Hlk210573373"/>
      <w:r>
        <w:t xml:space="preserve">Встречались случаи, когда в качестве фазных напряжений в </w:t>
      </w:r>
      <w:r w:rsidR="00377256">
        <w:t>терминалы РЗА</w:t>
      </w:r>
      <w:r>
        <w:t xml:space="preserve"> были заведены </w:t>
      </w:r>
      <w:r w:rsidR="00377256">
        <w:t>линейные значения, подписанные как фазные</w:t>
      </w:r>
      <w:r>
        <w:t>, что полностью искажало картину</w:t>
      </w:r>
      <w:r w:rsidR="00377256">
        <w:t xml:space="preserve">. И в нормальном режиме регистрировалось как </w:t>
      </w:r>
      <w:r>
        <w:t>ОЗЗ, хотя формально все критерии (например, наличие U0) выполнялись.</w:t>
      </w:r>
    </w:p>
    <w:bookmarkEnd w:id="40"/>
    <w:p w14:paraId="29F2930D" w14:textId="059BDCB4" w:rsidR="006B68C9" w:rsidRDefault="006B68C9" w:rsidP="006B68C9">
      <w:pPr>
        <w:pStyle w:val="a3"/>
      </w:pPr>
      <w:r>
        <w:t xml:space="preserve">Традиционные электромагнитные ТН обладают инерционностью и могут сглаживать/занижать быстрые пики перенапряжений. В то же время, современные </w:t>
      </w:r>
      <w:r w:rsidR="00377256">
        <w:t>ё</w:t>
      </w:r>
      <w:r>
        <w:t xml:space="preserve">мкостные, обладая более широкой полосой пропускания, могут регистрировать излишние высокочастотные всплески, не связанные с основной </w:t>
      </w:r>
      <w:commentRangeStart w:id="41"/>
      <w:commentRangeStart w:id="42"/>
      <w:r>
        <w:t>гармоникой</w:t>
      </w:r>
      <w:commentRangeEnd w:id="41"/>
      <w:r w:rsidR="0006788F">
        <w:rPr>
          <w:rStyle w:val="aa"/>
          <w:rFonts w:eastAsia="Times New Roman"/>
        </w:rPr>
        <w:commentReference w:id="41"/>
      </w:r>
      <w:commentRangeEnd w:id="42"/>
      <w:r w:rsidR="00851658">
        <w:rPr>
          <w:rStyle w:val="aa"/>
          <w:rFonts w:eastAsia="Times New Roman"/>
        </w:rPr>
        <w:commentReference w:id="42"/>
      </w:r>
      <w:r>
        <w:t xml:space="preserve"> процесса.</w:t>
      </w:r>
    </w:p>
    <w:bookmarkEnd w:id="23"/>
    <w:p w14:paraId="342D961C" w14:textId="7D298CF8" w:rsidR="00377256" w:rsidRPr="006E42E8" w:rsidRDefault="00377256" w:rsidP="00377256">
      <w:pPr>
        <w:pStyle w:val="1"/>
        <w:rPr>
          <w:lang w:val="ru-RU"/>
        </w:rPr>
      </w:pPr>
      <w:r w:rsidRPr="006E42E8">
        <w:rPr>
          <w:lang w:val="ru-RU"/>
        </w:rPr>
        <w:t>Выводы</w:t>
      </w:r>
    </w:p>
    <w:p w14:paraId="644CEC50" w14:textId="77777777" w:rsidR="008601CA" w:rsidRPr="006E42E8" w:rsidRDefault="008601CA" w:rsidP="001F41CB">
      <w:pPr>
        <w:pStyle w:val="a3"/>
      </w:pPr>
      <w:r w:rsidRPr="006E42E8">
        <w:t>По результатам проведенной работы, посвященной подготовке и анализу набора осциллограмм для изучения ОЗЗ, можно сформулировать следующие основные выводы:</w:t>
      </w:r>
    </w:p>
    <w:p w14:paraId="55BAFAC8" w14:textId="60942F04" w:rsidR="005167E7" w:rsidRDefault="001F41CB" w:rsidP="001F41CB">
      <w:pPr>
        <w:pStyle w:val="a3"/>
      </w:pPr>
      <w:r w:rsidRPr="006E42E8">
        <w:t xml:space="preserve">1) </w:t>
      </w:r>
      <w:r w:rsidR="005167E7" w:rsidRPr="005167E7">
        <w:t>Разработана и апробирована многоэтапная методология, позволившая из «сырого» промышленного архива (50</w:t>
      </w:r>
      <w:r w:rsidR="005167E7">
        <w:t> </w:t>
      </w:r>
      <w:r w:rsidR="005167E7" w:rsidRPr="005167E7">
        <w:t xml:space="preserve">765 записей) сформировать целевой верифицированный набор из </w:t>
      </w:r>
      <w:r w:rsidR="00AD0F32">
        <w:t>830</w:t>
      </w:r>
      <w:bookmarkStart w:id="43" w:name="_GoBack"/>
      <w:bookmarkEnd w:id="43"/>
      <w:r w:rsidR="005167E7" w:rsidRPr="005167E7">
        <w:t xml:space="preserve"> осциллограмм, достоверно отражающих процессы при однофазных замыканиях на землю в сетях 6</w:t>
      </w:r>
      <w:r w:rsidR="005167E7" w:rsidRPr="006E42E8">
        <w:rPr>
          <w:sz w:val="16"/>
          <w:szCs w:val="16"/>
        </w:rPr>
        <w:t>÷</w:t>
      </w:r>
      <w:r w:rsidR="005167E7" w:rsidRPr="005167E7">
        <w:t xml:space="preserve">35 </w:t>
      </w:r>
      <w:proofErr w:type="spellStart"/>
      <w:r w:rsidR="005167E7" w:rsidRPr="005167E7">
        <w:t>кВ.</w:t>
      </w:r>
      <w:proofErr w:type="spellEnd"/>
    </w:p>
    <w:p w14:paraId="392E4049" w14:textId="007A48F6" w:rsidR="005167E7" w:rsidRDefault="005167E7" w:rsidP="001F41CB">
      <w:pPr>
        <w:pStyle w:val="a3"/>
      </w:pPr>
      <w:r>
        <w:t xml:space="preserve">2) </w:t>
      </w:r>
      <w:r w:rsidRPr="005167E7">
        <w:t xml:space="preserve">В ходе экспертной верификации выявлен и систематизирован ряд нетривиальных явлений, критически усложняющих автоматическую интерпретацию осциллограмм. Ключевыми из них являются: искажение формы сигналов из-за </w:t>
      </w:r>
      <w:r>
        <w:t>нелинейности</w:t>
      </w:r>
      <w:r w:rsidRPr="005167E7">
        <w:t xml:space="preserve"> измерительных трансформаторов, развитие ОЗЗ в многофазные короткие </w:t>
      </w:r>
      <w:r w:rsidRPr="005167E7">
        <w:t>замыкания, а также схожесть</w:t>
      </w:r>
      <w:ins w:id="44" w:author="Евдаков Алексей" w:date="2025-10-14T09:13:00Z">
        <w:r w:rsidR="00C41A97">
          <w:t xml:space="preserve"> </w:t>
        </w:r>
      </w:ins>
      <w:commentRangeStart w:id="45"/>
      <w:commentRangeStart w:id="46"/>
      <w:commentRangeStart w:id="47"/>
      <w:ins w:id="48" w:author="Евдаков Алексей" w:date="2025-10-14T09:15:00Z">
        <w:r w:rsidR="00C41A97">
          <w:t>формы протекающих процессов при</w:t>
        </w:r>
      </w:ins>
      <w:r w:rsidRPr="005167E7">
        <w:t xml:space="preserve"> ОЗЗ</w:t>
      </w:r>
      <w:ins w:id="49" w:author="Евдаков Алексей" w:date="2025-10-14T09:15:00Z">
        <w:r w:rsidR="00C41A97">
          <w:t xml:space="preserve"> и коммутациях</w:t>
        </w:r>
      </w:ins>
      <w:r w:rsidRPr="005167E7">
        <w:t>.</w:t>
      </w:r>
      <w:commentRangeEnd w:id="45"/>
      <w:r w:rsidR="0006788F">
        <w:rPr>
          <w:rStyle w:val="aa"/>
          <w:rFonts w:eastAsia="Times New Roman"/>
        </w:rPr>
        <w:commentReference w:id="45"/>
      </w:r>
      <w:commentRangeEnd w:id="46"/>
      <w:r w:rsidR="004772FD">
        <w:rPr>
          <w:rStyle w:val="aa"/>
          <w:rFonts w:eastAsia="Times New Roman"/>
        </w:rPr>
        <w:commentReference w:id="46"/>
      </w:r>
      <w:commentRangeEnd w:id="47"/>
      <w:r w:rsidR="004772FD">
        <w:rPr>
          <w:rStyle w:val="aa"/>
          <w:rFonts w:eastAsia="Times New Roman"/>
        </w:rPr>
        <w:commentReference w:id="47"/>
      </w:r>
    </w:p>
    <w:p w14:paraId="09C93D58" w14:textId="5A7D4CEA" w:rsidR="005167E7" w:rsidRDefault="005167E7" w:rsidP="001F41CB">
      <w:pPr>
        <w:pStyle w:val="a3"/>
      </w:pPr>
      <w:r>
        <w:t xml:space="preserve">3) </w:t>
      </w:r>
      <w:r w:rsidRPr="005167E7">
        <w:t xml:space="preserve">Проделанная работа демонстрирует, что этап ручной экспертной верификации является неотъемлемой частью подготовки данных для исследований в области РЗА. Созданный эталонный набор, в отличие от синтетических моделей, содержит реальные шумы и переходные процессы, что делает его незаменимой основой для обучения и тестирования робастных интеллектуальных алгоритмов </w:t>
      </w:r>
      <w:ins w:id="50" w:author="Евдаков Алексей" w:date="2025-10-14T09:30:00Z">
        <w:r w:rsidR="005D5F0A">
          <w:t>релейной защиты и автоматик</w:t>
        </w:r>
      </w:ins>
      <w:commentRangeStart w:id="51"/>
      <w:commentRangeStart w:id="52"/>
      <w:r w:rsidRPr="005167E7">
        <w:t>и</w:t>
      </w:r>
      <w:commentRangeEnd w:id="51"/>
      <w:r w:rsidR="0006788F">
        <w:rPr>
          <w:rStyle w:val="aa"/>
          <w:rFonts w:eastAsia="Times New Roman"/>
        </w:rPr>
        <w:commentReference w:id="51"/>
      </w:r>
      <w:commentRangeEnd w:id="52"/>
      <w:r w:rsidR="005D5F0A">
        <w:rPr>
          <w:rStyle w:val="aa"/>
          <w:rFonts w:eastAsia="Times New Roman"/>
        </w:rPr>
        <w:commentReference w:id="52"/>
      </w:r>
      <w:r w:rsidRPr="005167E7">
        <w:t>.</w:t>
      </w:r>
    </w:p>
    <w:p w14:paraId="0F77E8A4" w14:textId="77777777" w:rsidR="008601CA" w:rsidRPr="00243D1E" w:rsidRDefault="008601CA" w:rsidP="008601CA">
      <w:pPr>
        <w:pStyle w:val="5"/>
        <w:rPr>
          <w:rFonts w:ascii="Times New Roman" w:eastAsia="MS Mincho" w:hAnsi="Times New Roman"/>
          <w:lang w:val="ru-RU"/>
        </w:rPr>
      </w:pPr>
      <w:r w:rsidRPr="00243D1E">
        <w:rPr>
          <w:rFonts w:ascii="Times New Roman" w:hAnsi="Times New Roman"/>
          <w:lang w:val="ru-RU"/>
        </w:rPr>
        <w:t>Список литературы</w:t>
      </w:r>
    </w:p>
    <w:p w14:paraId="71B06A5D" w14:textId="298B4A4C" w:rsidR="00560301" w:rsidRPr="009320FC" w:rsidRDefault="003A0EF3" w:rsidP="00560301">
      <w:pPr>
        <w:pStyle w:val="references"/>
        <w:rPr>
          <w:rFonts w:eastAsia="MS Mincho"/>
        </w:rPr>
      </w:pPr>
      <w:r w:rsidRPr="003A0EF3">
        <w:rPr>
          <w:rFonts w:eastAsia="MS Mincho"/>
        </w:rPr>
        <w:t xml:space="preserve">Защиты от замыканий на землю в электрических сетях 6-10 </w:t>
      </w:r>
      <w:proofErr w:type="spellStart"/>
      <w:r w:rsidRPr="003A0EF3">
        <w:rPr>
          <w:rFonts w:eastAsia="MS Mincho"/>
        </w:rPr>
        <w:t>кв</w:t>
      </w:r>
      <w:proofErr w:type="spellEnd"/>
      <w:r w:rsidRPr="003A0EF3">
        <w:rPr>
          <w:rFonts w:eastAsia="MS Mincho"/>
        </w:rPr>
        <w:t xml:space="preserve"> / В.А. </w:t>
      </w:r>
      <w:proofErr w:type="spellStart"/>
      <w:r w:rsidRPr="003A0EF3">
        <w:rPr>
          <w:rFonts w:eastAsia="MS Mincho"/>
        </w:rPr>
        <w:t>Шуин</w:t>
      </w:r>
      <w:proofErr w:type="spellEnd"/>
      <w:r w:rsidRPr="003A0EF3">
        <w:rPr>
          <w:rFonts w:eastAsia="MS Mincho"/>
        </w:rPr>
        <w:t xml:space="preserve">, А.В. Гусенков. - </w:t>
      </w:r>
      <w:proofErr w:type="gramStart"/>
      <w:r w:rsidRPr="003A0EF3">
        <w:rPr>
          <w:rFonts w:eastAsia="MS Mincho"/>
        </w:rPr>
        <w:t>Москва :</w:t>
      </w:r>
      <w:proofErr w:type="gramEnd"/>
      <w:r w:rsidRPr="003A0EF3">
        <w:rPr>
          <w:rFonts w:eastAsia="MS Mincho"/>
        </w:rPr>
        <w:t xml:space="preserve"> </w:t>
      </w:r>
      <w:proofErr w:type="spellStart"/>
      <w:r w:rsidRPr="003A0EF3">
        <w:rPr>
          <w:rFonts w:eastAsia="MS Mincho"/>
        </w:rPr>
        <w:t>Энергопрогресс</w:t>
      </w:r>
      <w:proofErr w:type="spellEnd"/>
      <w:r w:rsidRPr="003A0EF3">
        <w:rPr>
          <w:rFonts w:eastAsia="MS Mincho"/>
        </w:rPr>
        <w:t xml:space="preserve"> : Энергетик, 2001. - 103 </w:t>
      </w:r>
      <w:proofErr w:type="gramStart"/>
      <w:r w:rsidRPr="003A0EF3">
        <w:rPr>
          <w:rFonts w:eastAsia="MS Mincho"/>
        </w:rPr>
        <w:t>с. :</w:t>
      </w:r>
      <w:proofErr w:type="gramEnd"/>
      <w:r w:rsidRPr="003A0EF3">
        <w:rPr>
          <w:rFonts w:eastAsia="MS Mincho"/>
        </w:rPr>
        <w:t xml:space="preserve"> ил., табл.; 20 см. - (Библиотечка электротехника : Прил. к журн. "Энергетик", ISSN 0013-7278; </w:t>
      </w:r>
      <w:proofErr w:type="spellStart"/>
      <w:r w:rsidRPr="003A0EF3">
        <w:rPr>
          <w:rFonts w:eastAsia="MS Mincho"/>
        </w:rPr>
        <w:t>Вып</w:t>
      </w:r>
      <w:proofErr w:type="spellEnd"/>
      <w:r w:rsidRPr="003A0EF3">
        <w:rPr>
          <w:rFonts w:eastAsia="MS Mincho"/>
        </w:rPr>
        <w:t>. 11(35))</w:t>
      </w:r>
      <w:r w:rsidR="00560301" w:rsidRPr="009320FC">
        <w:rPr>
          <w:rFonts w:eastAsia="MS Mincho"/>
        </w:rPr>
        <w:t>.</w:t>
      </w:r>
    </w:p>
    <w:p w14:paraId="063E1FB2" w14:textId="51135BC1" w:rsidR="00560301" w:rsidRPr="009320FC" w:rsidRDefault="00560301" w:rsidP="00560301">
      <w:pPr>
        <w:pStyle w:val="references"/>
        <w:rPr>
          <w:rFonts w:eastAsia="MS Mincho"/>
        </w:rPr>
      </w:pPr>
      <w:r w:rsidRPr="009320FC">
        <w:rPr>
          <w:rFonts w:eastAsia="MS Mincho"/>
        </w:rPr>
        <w:t xml:space="preserve">Алексеев Л. Л., Вуколов В. Ю., Кривоногов С. В., </w:t>
      </w:r>
      <w:proofErr w:type="spellStart"/>
      <w:r w:rsidRPr="009320FC">
        <w:rPr>
          <w:rFonts w:eastAsia="MS Mincho"/>
        </w:rPr>
        <w:t>Пнев</w:t>
      </w:r>
      <w:proofErr w:type="spellEnd"/>
      <w:r w:rsidRPr="009320FC">
        <w:rPr>
          <w:rFonts w:eastAsia="MS Mincho"/>
        </w:rPr>
        <w:t xml:space="preserve"> Е. Р. Определение вида повреждения распределительных электрических сетей 6-35 </w:t>
      </w:r>
      <w:proofErr w:type="spellStart"/>
      <w:r w:rsidRPr="009320FC">
        <w:rPr>
          <w:rFonts w:eastAsia="MS Mincho"/>
        </w:rPr>
        <w:t>кВ</w:t>
      </w:r>
      <w:proofErr w:type="spellEnd"/>
      <w:r w:rsidRPr="009320FC">
        <w:rPr>
          <w:rFonts w:eastAsia="MS Mincho"/>
        </w:rPr>
        <w:t xml:space="preserve"> сельскохозяйственного назначения на основе анализа осциллограмм аварийных событий // Вестник аграрной науки Дона. – 2018. – № 3 (43). – С. 49-58.</w:t>
      </w:r>
    </w:p>
    <w:p w14:paraId="6EB3E2BD" w14:textId="7F536586" w:rsidR="00963F3C" w:rsidRPr="009320FC" w:rsidRDefault="00963F3C" w:rsidP="00963F3C">
      <w:pPr>
        <w:pStyle w:val="references"/>
        <w:rPr>
          <w:rFonts w:eastAsia="MS Mincho"/>
          <w:lang w:val="en-US"/>
        </w:rPr>
      </w:pPr>
      <w:r w:rsidRPr="009320FC">
        <w:rPr>
          <w:rFonts w:eastAsia="MS Mincho"/>
          <w:lang w:val="en-US"/>
        </w:rPr>
        <w:t xml:space="preserve">Евдаков А.Е., </w:t>
      </w:r>
      <w:proofErr w:type="spellStart"/>
      <w:r w:rsidRPr="009320FC">
        <w:rPr>
          <w:rFonts w:eastAsia="MS Mincho"/>
          <w:lang w:val="en-US"/>
        </w:rPr>
        <w:t>Филатова</w:t>
      </w:r>
      <w:proofErr w:type="spellEnd"/>
      <w:r w:rsidRPr="009320FC">
        <w:rPr>
          <w:rFonts w:eastAsia="MS Mincho"/>
          <w:lang w:val="en-US"/>
        </w:rPr>
        <w:t xml:space="preserve"> Г.А. A </w:t>
      </w:r>
      <w:commentRangeStart w:id="53"/>
      <w:commentRangeStart w:id="54"/>
      <w:commentRangeStart w:id="55"/>
      <w:proofErr w:type="spellStart"/>
      <w:r w:rsidRPr="009320FC">
        <w:rPr>
          <w:lang w:val="en-US"/>
        </w:rPr>
        <w:t>A</w:t>
      </w:r>
      <w:proofErr w:type="spellEnd"/>
      <w:r w:rsidRPr="009320FC">
        <w:rPr>
          <w:lang w:val="en-US"/>
        </w:rPr>
        <w:t xml:space="preserve"> Dataset of Real-World Oscillograms from Electric Power Grids</w:t>
      </w:r>
      <w:commentRangeEnd w:id="53"/>
      <w:r w:rsidRPr="009320FC">
        <w:rPr>
          <w:rStyle w:val="aa"/>
        </w:rPr>
        <w:commentReference w:id="53"/>
      </w:r>
      <w:commentRangeEnd w:id="54"/>
      <w:r w:rsidRPr="009320FC">
        <w:rPr>
          <w:rStyle w:val="aa"/>
        </w:rPr>
        <w:commentReference w:id="54"/>
      </w:r>
      <w:commentRangeEnd w:id="55"/>
      <w:r w:rsidRPr="009320FC">
        <w:rPr>
          <w:rFonts w:eastAsia="MS Mincho"/>
          <w:lang w:val="en-US"/>
        </w:rPr>
        <w:t xml:space="preserve">. V. </w:t>
      </w:r>
      <w:proofErr w:type="gramStart"/>
      <w:r w:rsidRPr="009320FC">
        <w:rPr>
          <w:rFonts w:eastAsia="MS Mincho"/>
          <w:lang w:val="en-US"/>
        </w:rPr>
        <w:t>5 :</w:t>
      </w:r>
      <w:proofErr w:type="gramEnd"/>
      <w:r w:rsidRPr="009320FC">
        <w:rPr>
          <w:rFonts w:eastAsia="MS Mincho"/>
          <w:lang w:val="en-US"/>
        </w:rPr>
        <w:t xml:space="preserve"> [</w:t>
      </w:r>
      <w:proofErr w:type="spellStart"/>
      <w:r w:rsidRPr="009320FC">
        <w:rPr>
          <w:rFonts w:eastAsia="MS Mincho"/>
          <w:lang w:val="en-US"/>
        </w:rPr>
        <w:t>Набор</w:t>
      </w:r>
      <w:proofErr w:type="spellEnd"/>
      <w:r w:rsidRPr="009320FC">
        <w:rPr>
          <w:rFonts w:eastAsia="MS Mincho"/>
          <w:lang w:val="en-US"/>
        </w:rPr>
        <w:t xml:space="preserve"> </w:t>
      </w:r>
      <w:proofErr w:type="spellStart"/>
      <w:r w:rsidRPr="009320FC">
        <w:rPr>
          <w:rFonts w:eastAsia="MS Mincho"/>
          <w:lang w:val="en-US"/>
        </w:rPr>
        <w:t>данных</w:t>
      </w:r>
      <w:proofErr w:type="spellEnd"/>
      <w:r w:rsidRPr="009320FC">
        <w:rPr>
          <w:rFonts w:eastAsia="MS Mincho"/>
          <w:lang w:val="en-US"/>
        </w:rPr>
        <w:t xml:space="preserve">]. – </w:t>
      </w:r>
      <w:proofErr w:type="spellStart"/>
      <w:r w:rsidRPr="009320FC">
        <w:rPr>
          <w:rFonts w:eastAsia="MS Mincho"/>
          <w:lang w:val="en-US"/>
        </w:rPr>
        <w:t>Figshare</w:t>
      </w:r>
      <w:proofErr w:type="spellEnd"/>
      <w:r w:rsidRPr="009320FC">
        <w:rPr>
          <w:rFonts w:eastAsia="MS Mincho"/>
          <w:lang w:val="en-US"/>
        </w:rPr>
        <w:t>, 2024. – URL: https://doi.org/10.6084/m9.figshare.28465427.v5 (</w:t>
      </w:r>
      <w:proofErr w:type="spellStart"/>
      <w:r w:rsidRPr="009320FC">
        <w:rPr>
          <w:rFonts w:eastAsia="MS Mincho"/>
          <w:lang w:val="en-US"/>
        </w:rPr>
        <w:t>дата</w:t>
      </w:r>
      <w:proofErr w:type="spellEnd"/>
      <w:r w:rsidRPr="009320FC">
        <w:rPr>
          <w:rFonts w:eastAsia="MS Mincho"/>
          <w:lang w:val="en-US"/>
        </w:rPr>
        <w:t xml:space="preserve"> </w:t>
      </w:r>
      <w:proofErr w:type="spellStart"/>
      <w:r w:rsidRPr="009320FC">
        <w:rPr>
          <w:rFonts w:eastAsia="MS Mincho"/>
          <w:lang w:val="en-US"/>
        </w:rPr>
        <w:t>обращения</w:t>
      </w:r>
      <w:proofErr w:type="spellEnd"/>
      <w:r w:rsidRPr="009320FC">
        <w:rPr>
          <w:rFonts w:eastAsia="MS Mincho"/>
          <w:lang w:val="en-US"/>
        </w:rPr>
        <w:t xml:space="preserve">: 14.10.2025). – DOI: </w:t>
      </w:r>
      <w:proofErr w:type="gramStart"/>
      <w:r w:rsidRPr="009320FC">
        <w:rPr>
          <w:rFonts w:eastAsia="MS Mincho"/>
          <w:lang w:val="en-US"/>
        </w:rPr>
        <w:t>10.6084/m9.figshare.28465427.v</w:t>
      </w:r>
      <w:proofErr w:type="gramEnd"/>
      <w:r w:rsidRPr="009320FC">
        <w:rPr>
          <w:rFonts w:eastAsia="MS Mincho"/>
          <w:lang w:val="en-US"/>
        </w:rPr>
        <w:t>5.</w:t>
      </w:r>
      <w:r w:rsidRPr="009320FC">
        <w:rPr>
          <w:rStyle w:val="aa"/>
        </w:rPr>
        <w:commentReference w:id="55"/>
      </w:r>
    </w:p>
    <w:p w14:paraId="1B7C34DA" w14:textId="1F4AAB9E" w:rsidR="00560301" w:rsidRPr="009320FC" w:rsidRDefault="00560301" w:rsidP="00560301">
      <w:pPr>
        <w:pStyle w:val="references"/>
        <w:rPr>
          <w:rFonts w:eastAsia="MS Mincho"/>
        </w:rPr>
      </w:pPr>
      <w:r w:rsidRPr="009320FC">
        <w:rPr>
          <w:rFonts w:eastAsia="MS Mincho"/>
        </w:rPr>
        <w:t>ГОСТ Р МЭК 60255-24-201</w:t>
      </w:r>
      <w:r w:rsidR="00963F3C" w:rsidRPr="009320FC">
        <w:rPr>
          <w:rFonts w:eastAsia="MS Mincho"/>
        </w:rPr>
        <w:t>3</w:t>
      </w:r>
      <w:r w:rsidRPr="009320FC">
        <w:rPr>
          <w:rFonts w:eastAsia="MS Mincho"/>
        </w:rPr>
        <w:t>. Реле измерительные и защитная аппаратура. Часть 24. Единый формат для обмена данными о переходных процессах (COMTRADE) для электроэнергетических систем</w:t>
      </w:r>
    </w:p>
    <w:p w14:paraId="0EA699E1" w14:textId="2098D20D" w:rsidR="009320FC" w:rsidRPr="009320FC" w:rsidRDefault="009320FC" w:rsidP="00560301">
      <w:pPr>
        <w:pStyle w:val="references"/>
        <w:rPr>
          <w:rFonts w:eastAsia="MS Mincho"/>
        </w:rPr>
      </w:pPr>
      <w:r w:rsidRPr="009320FC">
        <w:rPr>
          <w:rFonts w:eastAsia="MS Mincho"/>
        </w:rPr>
        <w:t xml:space="preserve">Свидетельство о государственной регистрации программы для ЭВМ № 2025613841 Рос. Федерация. Программа по сбору и подготовке для публичного использования осциллограмм сигналов, регистрируемых на электроэнергетических объектах / А. Е. Евдаков, А. В. Маколдин, А. Е. Коваленко, Г. А. Филатова, А. А. </w:t>
      </w:r>
      <w:proofErr w:type="gramStart"/>
      <w:r w:rsidRPr="009320FC">
        <w:rPr>
          <w:rFonts w:eastAsia="MS Mincho"/>
        </w:rPr>
        <w:t>Яблоков ;</w:t>
      </w:r>
      <w:proofErr w:type="gramEnd"/>
      <w:r w:rsidRPr="009320FC">
        <w:rPr>
          <w:rFonts w:eastAsia="MS Mincho"/>
        </w:rPr>
        <w:t xml:space="preserve"> заявитель и правообладатель ФГБОУВО «Ивановский государственный энергетический университет имени В.И. Ленина». – № 2025613841; </w:t>
      </w:r>
      <w:proofErr w:type="spellStart"/>
      <w:r w:rsidRPr="009320FC">
        <w:rPr>
          <w:rFonts w:eastAsia="MS Mincho"/>
        </w:rPr>
        <w:t>заявл</w:t>
      </w:r>
      <w:proofErr w:type="spellEnd"/>
      <w:r w:rsidRPr="009320FC">
        <w:rPr>
          <w:rFonts w:eastAsia="MS Mincho"/>
        </w:rPr>
        <w:t xml:space="preserve">. </w:t>
      </w:r>
      <w:proofErr w:type="gramStart"/>
      <w:r w:rsidRPr="009320FC">
        <w:rPr>
          <w:rFonts w:eastAsia="MS Mincho"/>
        </w:rPr>
        <w:t>11.02.2025 ;</w:t>
      </w:r>
      <w:proofErr w:type="gramEnd"/>
      <w:r w:rsidRPr="009320FC">
        <w:rPr>
          <w:rFonts w:eastAsia="MS Mincho"/>
        </w:rPr>
        <w:t xml:space="preserve"> </w:t>
      </w:r>
      <w:proofErr w:type="spellStart"/>
      <w:r w:rsidRPr="009320FC">
        <w:rPr>
          <w:rFonts w:eastAsia="MS Mincho"/>
        </w:rPr>
        <w:t>зарегистр</w:t>
      </w:r>
      <w:proofErr w:type="spellEnd"/>
      <w:r w:rsidRPr="009320FC">
        <w:rPr>
          <w:rFonts w:eastAsia="MS Mincho"/>
        </w:rPr>
        <w:t>. 17.02.2025.</w:t>
      </w:r>
    </w:p>
    <w:p w14:paraId="7DDD896B" w14:textId="77777777" w:rsidR="00156B52" w:rsidRPr="00150359" w:rsidRDefault="00156B52">
      <w:pPr>
        <w:pStyle w:val="references"/>
        <w:numPr>
          <w:ilvl w:val="0"/>
          <w:numId w:val="0"/>
        </w:numPr>
        <w:ind w:left="360"/>
        <w:rPr>
          <w:rFonts w:eastAsia="MS Mincho"/>
        </w:rPr>
      </w:pPr>
    </w:p>
    <w:p w14:paraId="36EDBA98" w14:textId="77777777" w:rsidR="00156B52" w:rsidRPr="00150359" w:rsidRDefault="00156B52" w:rsidP="001F41CB">
      <w:pPr>
        <w:pStyle w:val="references"/>
        <w:numPr>
          <w:ilvl w:val="0"/>
          <w:numId w:val="0"/>
        </w:numPr>
        <w:sectPr w:rsidR="00156B52"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Valery Valery" w:date="2025-10-13T15:26:00Z" w:initials="VV">
    <w:p w14:paraId="7FB87150" w14:textId="3D75A143" w:rsidR="0006788F" w:rsidRDefault="0006788F">
      <w:pPr>
        <w:pStyle w:val="ab"/>
      </w:pPr>
      <w:r>
        <w:rPr>
          <w:rStyle w:val="aa"/>
        </w:rPr>
        <w:annotationRef/>
      </w:r>
      <w:r>
        <w:t>Давай добавим в кабельных сетях</w:t>
      </w:r>
    </w:p>
  </w:comment>
  <w:comment w:id="1" w:author="Евдаков Алексей" w:date="2025-10-14T09:18:00Z" w:initials="EAE">
    <w:p w14:paraId="6533FB9D" w14:textId="60208138" w:rsidR="0063263A" w:rsidRDefault="0063263A">
      <w:pPr>
        <w:pStyle w:val="ab"/>
      </w:pPr>
      <w:r>
        <w:rPr>
          <w:rStyle w:val="aa"/>
        </w:rPr>
        <w:annotationRef/>
      </w:r>
      <w:r>
        <w:t>+</w:t>
      </w:r>
    </w:p>
  </w:comment>
  <w:comment w:id="3" w:author="Valery Valery" w:date="2025-10-13T15:26:00Z" w:initials="VV">
    <w:p w14:paraId="037AE9B1" w14:textId="77777777" w:rsidR="0006788F" w:rsidRDefault="0006788F">
      <w:pPr>
        <w:pStyle w:val="ab"/>
      </w:pPr>
      <w:r>
        <w:rPr>
          <w:rStyle w:val="aa"/>
        </w:rPr>
        <w:annotationRef/>
      </w:r>
      <w:r>
        <w:t>Относящихся в основном к кабельным сетям</w:t>
      </w:r>
    </w:p>
    <w:p w14:paraId="1C68FE54" w14:textId="77777777" w:rsidR="0006788F" w:rsidRDefault="0006788F">
      <w:pPr>
        <w:pStyle w:val="ab"/>
      </w:pPr>
    </w:p>
    <w:p w14:paraId="64B86DC4" w14:textId="250AA974" w:rsidR="0006788F" w:rsidRDefault="0006788F">
      <w:pPr>
        <w:pStyle w:val="ab"/>
      </w:pPr>
      <w:r>
        <w:t>Это же будет верно?</w:t>
      </w:r>
    </w:p>
  </w:comment>
  <w:comment w:id="4" w:author="Евдаков Алексей" w:date="2025-10-14T09:19:00Z" w:initials="EAE">
    <w:p w14:paraId="50BC01BE" w14:textId="15716035" w:rsidR="0063263A" w:rsidRDefault="0063263A">
      <w:pPr>
        <w:pStyle w:val="ab"/>
      </w:pPr>
      <w:r>
        <w:rPr>
          <w:rStyle w:val="aa"/>
        </w:rPr>
        <w:annotationRef/>
      </w:r>
      <w:r>
        <w:t>Ну да, большинство кабельных сетей. Надо будет вычитать, поправить</w:t>
      </w:r>
    </w:p>
  </w:comment>
  <w:comment w:id="10" w:author="Алексей Евдаков" w:date="2025-10-05T11:44:00Z" w:initials="АЕ">
    <w:p w14:paraId="659BCE5C" w14:textId="32CB8AE7" w:rsidR="007F76FB" w:rsidRDefault="007F76FB" w:rsidP="00EE2C2C">
      <w:pPr>
        <w:pStyle w:val="ab"/>
        <w:jc w:val="both"/>
      </w:pPr>
      <w:r>
        <w:rPr>
          <w:rStyle w:val="aa"/>
        </w:rPr>
        <w:annotationRef/>
      </w:r>
      <w:r w:rsidR="00EE2C2C" w:rsidRPr="00EE2C2C">
        <w:t>Поправить после корректировки русского текста.</w:t>
      </w:r>
    </w:p>
  </w:comment>
  <w:comment w:id="11" w:author="Алексей Евдаков" w:date="2025-10-12T22:13:00Z" w:initials="АЕ">
    <w:p w14:paraId="08CFABA2" w14:textId="77777777" w:rsidR="006577C3" w:rsidRDefault="006577C3">
      <w:pPr>
        <w:pStyle w:val="ab"/>
      </w:pPr>
      <w:r>
        <w:rPr>
          <w:rStyle w:val="aa"/>
        </w:rPr>
        <w:annotationRef/>
      </w:r>
      <w:r>
        <w:t>Требуется сделать</w:t>
      </w:r>
      <w:r>
        <w:br/>
        <w:t>1</w:t>
      </w:r>
      <w:proofErr w:type="gramStart"/>
      <w:r>
        <w:t>)</w:t>
      </w:r>
      <w:proofErr w:type="gramEnd"/>
      <w:r>
        <w:t xml:space="preserve"> Подготовить список литературы</w:t>
      </w:r>
    </w:p>
    <w:p w14:paraId="15207A18" w14:textId="77777777" w:rsidR="006577C3" w:rsidRDefault="006577C3">
      <w:pPr>
        <w:pStyle w:val="ab"/>
      </w:pPr>
      <w:r>
        <w:t>2) Привести картинки к удобном виду</w:t>
      </w:r>
    </w:p>
    <w:p w14:paraId="30816847" w14:textId="466AC0D0" w:rsidR="006577C3" w:rsidRDefault="006577C3">
      <w:pPr>
        <w:pStyle w:val="ab"/>
      </w:pPr>
      <w:r>
        <w:t xml:space="preserve">3) ужать до 4стр (провёл только первичное сжатие) + </w:t>
      </w:r>
      <w:proofErr w:type="spellStart"/>
      <w:r>
        <w:t>переразместить</w:t>
      </w:r>
      <w:proofErr w:type="spellEnd"/>
      <w:r>
        <w:t xml:space="preserve"> рисунки.</w:t>
      </w:r>
    </w:p>
  </w:comment>
  <w:comment w:id="12" w:author="Valery Valery" w:date="2025-10-13T15:27:00Z" w:initials="VV">
    <w:p w14:paraId="25139F2F" w14:textId="4DBC6297" w:rsidR="0006788F" w:rsidRDefault="0006788F">
      <w:pPr>
        <w:pStyle w:val="ab"/>
      </w:pPr>
      <w:r>
        <w:rPr>
          <w:rStyle w:val="aa"/>
        </w:rPr>
        <w:annotationRef/>
      </w:r>
      <w:r>
        <w:t xml:space="preserve">Добавь </w:t>
      </w:r>
      <w:proofErr w:type="spellStart"/>
      <w:r>
        <w:t>сслыку</w:t>
      </w:r>
      <w:proofErr w:type="spellEnd"/>
      <w:r>
        <w:t xml:space="preserve"> на классиков) на </w:t>
      </w:r>
      <w:proofErr w:type="spellStart"/>
      <w:r>
        <w:t>Шуина</w:t>
      </w:r>
      <w:proofErr w:type="spellEnd"/>
    </w:p>
  </w:comment>
  <w:comment w:id="13" w:author="Евдаков Алексей" w:date="2025-10-14T10:31:00Z" w:initials="EAE">
    <w:p w14:paraId="122D4C6B" w14:textId="179A5A33" w:rsidR="009320FC" w:rsidRPr="009320FC" w:rsidRDefault="009320FC">
      <w:pPr>
        <w:pStyle w:val="ab"/>
      </w:pPr>
      <w:r>
        <w:rPr>
          <w:rStyle w:val="aa"/>
        </w:rPr>
        <w:annotationRef/>
      </w:r>
      <w:r w:rsidRPr="003D4D38">
        <w:t>+</w:t>
      </w:r>
    </w:p>
  </w:comment>
  <w:comment w:id="15" w:author="Алексей Евдаков" w:date="2025-10-05T13:11:00Z" w:initials="АЕ">
    <w:p w14:paraId="76E98500" w14:textId="72459F25" w:rsidR="003A4729" w:rsidRDefault="003A4729">
      <w:pPr>
        <w:pStyle w:val="ab"/>
      </w:pPr>
      <w:r>
        <w:rPr>
          <w:rStyle w:val="aa"/>
        </w:rPr>
        <w:annotationRef/>
      </w:r>
      <w:r>
        <w:t>Можно будет удалить описание, оставить прост название пунктов, если нужно будет сжать</w:t>
      </w:r>
    </w:p>
  </w:comment>
  <w:comment w:id="16" w:author="Valery Valery" w:date="2025-10-13T15:12:00Z" w:initials="VV">
    <w:p w14:paraId="0EA8E9CD" w14:textId="6BD52690" w:rsidR="00D50B5A" w:rsidRDefault="00D50B5A">
      <w:pPr>
        <w:pStyle w:val="ab"/>
      </w:pPr>
      <w:r>
        <w:rPr>
          <w:rStyle w:val="aa"/>
        </w:rPr>
        <w:annotationRef/>
      </w:r>
      <w:r>
        <w:t>О чем идет речь? О первой гармонике?</w:t>
      </w:r>
    </w:p>
  </w:comment>
  <w:comment w:id="17" w:author="Евдаков Алексей" w:date="2025-10-14T09:22:00Z" w:initials="EAE">
    <w:p w14:paraId="2C2B36C0" w14:textId="7083A93C" w:rsidR="0063263A" w:rsidRDefault="0063263A">
      <w:pPr>
        <w:pStyle w:val="ab"/>
      </w:pPr>
      <w:r>
        <w:rPr>
          <w:rStyle w:val="aa"/>
        </w:rPr>
        <w:annotationRef/>
      </w:r>
      <w:r>
        <w:rPr>
          <w:rStyle w:val="aa"/>
        </w:rPr>
        <w:t>Здесь, да, добавил уточнение</w:t>
      </w:r>
    </w:p>
  </w:comment>
  <w:comment w:id="18" w:author="Алексей Евдаков" w:date="2025-10-05T14:18:00Z" w:initials="АЕ">
    <w:p w14:paraId="783F4AE3" w14:textId="77777777" w:rsidR="006577C3" w:rsidRDefault="006577C3" w:rsidP="006577C3">
      <w:pPr>
        <w:pStyle w:val="ab"/>
      </w:pPr>
      <w:r>
        <w:rPr>
          <w:rStyle w:val="aa"/>
        </w:rPr>
        <w:annotationRef/>
      </w:r>
      <w:r>
        <w:t>Наверное, прост удалю. Не очень знаю пока, как подробно изобразить, да и надо ли. А здесь очень грубо описано. Да и ужимать надо бы текст.</w:t>
      </w:r>
    </w:p>
  </w:comment>
  <w:comment w:id="19" w:author="Алексей Евдаков" w:date="2025-10-05T15:39:00Z" w:initials="АЕ">
    <w:p w14:paraId="2F28CF84" w14:textId="77777777" w:rsidR="006577C3" w:rsidRDefault="006577C3" w:rsidP="006577C3">
      <w:pPr>
        <w:pStyle w:val="ab"/>
      </w:pPr>
      <w:r>
        <w:rPr>
          <w:rStyle w:val="aa"/>
        </w:rPr>
        <w:annotationRef/>
      </w:r>
      <w:r>
        <w:t>Так-то код довольно большой и сложный, хотя сами критерия там и можно выписать. Но надо ли это здесь вообще?</w:t>
      </w:r>
    </w:p>
  </w:comment>
  <w:comment w:id="20" w:author="Valery Valery" w:date="2025-10-13T15:14:00Z" w:initials="VV">
    <w:p w14:paraId="6B356369" w14:textId="3EA7A860" w:rsidR="00D50B5A" w:rsidRDefault="00D50B5A">
      <w:pPr>
        <w:pStyle w:val="ab"/>
      </w:pPr>
      <w:r>
        <w:rPr>
          <w:rStyle w:val="aa"/>
        </w:rPr>
        <w:annotationRef/>
      </w:r>
      <w:r>
        <w:t>Сколько осциллограмм ты обработал «вручную»?</w:t>
      </w:r>
    </w:p>
  </w:comment>
  <w:comment w:id="21" w:author="Евдаков Алексей" w:date="2025-10-14T09:07:00Z" w:initials="EAE">
    <w:p w14:paraId="43AEE0C2" w14:textId="58DB8EEC" w:rsidR="004772FD" w:rsidRDefault="004772FD">
      <w:pPr>
        <w:pStyle w:val="ab"/>
      </w:pPr>
      <w:r>
        <w:rPr>
          <w:rStyle w:val="aa"/>
        </w:rPr>
        <w:annotationRef/>
      </w:r>
      <w:r>
        <w:t>Все… Добавил про это. А число указано в таблице</w:t>
      </w:r>
    </w:p>
  </w:comment>
  <w:comment w:id="22" w:author="Евдаков Алексей" w:date="2025-10-14T11:40:00Z" w:initials="EAE">
    <w:p w14:paraId="74CEB257" w14:textId="03A19A01" w:rsidR="003D4D38" w:rsidRDefault="003D4D38">
      <w:pPr>
        <w:pStyle w:val="ab"/>
      </w:pPr>
      <w:r>
        <w:rPr>
          <w:rStyle w:val="aa"/>
        </w:rPr>
        <w:annotationRef/>
      </w:r>
      <w:r>
        <w:t>Таблицу надо будет расположить на 1 листе.</w:t>
      </w:r>
    </w:p>
  </w:comment>
  <w:comment w:id="24" w:author="Valery Valery" w:date="2025-10-13T15:17:00Z" w:initials="VV">
    <w:p w14:paraId="761AB710" w14:textId="0E0941EC" w:rsidR="00D50B5A" w:rsidRDefault="00D50B5A">
      <w:pPr>
        <w:pStyle w:val="ab"/>
      </w:pPr>
      <w:r>
        <w:rPr>
          <w:rStyle w:val="aa"/>
        </w:rPr>
        <w:annotationRef/>
      </w:r>
      <w:r>
        <w:t>Длительное?</w:t>
      </w:r>
    </w:p>
  </w:comment>
  <w:comment w:id="25" w:author="Евдаков Алексей" w:date="2025-10-14T11:40:00Z" w:initials="EAE">
    <w:p w14:paraId="63942C1B" w14:textId="4895965A" w:rsidR="003D4D38" w:rsidRDefault="003D4D38">
      <w:pPr>
        <w:pStyle w:val="ab"/>
      </w:pPr>
      <w:r>
        <w:rPr>
          <w:rStyle w:val="aa"/>
        </w:rPr>
        <w:annotationRef/>
      </w:r>
      <w:r>
        <w:t>Да, вроде бы это длительное предельное. Так что поправил.</w:t>
      </w:r>
    </w:p>
  </w:comment>
  <w:comment w:id="26" w:author="Valery Valery" w:date="2025-10-13T15:18:00Z" w:initials="VV">
    <w:p w14:paraId="14616687" w14:textId="6AFD52BA" w:rsidR="0006788F" w:rsidRDefault="0006788F">
      <w:pPr>
        <w:pStyle w:val="ab"/>
      </w:pPr>
      <w:r>
        <w:rPr>
          <w:rStyle w:val="aa"/>
        </w:rPr>
        <w:annotationRef/>
      </w:r>
      <w:r>
        <w:t xml:space="preserve">Не уверена про плато, </w:t>
      </w:r>
      <w:proofErr w:type="spellStart"/>
      <w:r>
        <w:t>мб</w:t>
      </w:r>
      <w:proofErr w:type="spellEnd"/>
      <w:r>
        <w:t xml:space="preserve"> </w:t>
      </w:r>
      <w:proofErr w:type="spellStart"/>
      <w:r>
        <w:t>ковычки</w:t>
      </w:r>
      <w:proofErr w:type="spellEnd"/>
      <w:r>
        <w:t xml:space="preserve"> добавить</w:t>
      </w:r>
    </w:p>
  </w:comment>
  <w:comment w:id="27" w:author="Евдаков Алексей" w:date="2025-10-14T09:25:00Z" w:initials="EAE">
    <w:p w14:paraId="19168682" w14:textId="1936FF0B" w:rsidR="00851658" w:rsidRDefault="00851658">
      <w:pPr>
        <w:pStyle w:val="ab"/>
      </w:pPr>
      <w:r>
        <w:rPr>
          <w:rStyle w:val="aa"/>
        </w:rPr>
        <w:annotationRef/>
      </w:r>
      <w:r>
        <w:t>Да, добавил, возражений не имею.</w:t>
      </w:r>
    </w:p>
  </w:comment>
  <w:comment w:id="28" w:author="Евдаков Алексей" w:date="2025-10-14T11:12:00Z" w:initials="EAE">
    <w:p w14:paraId="059E0082" w14:textId="4B379210" w:rsidR="00070DCF" w:rsidRDefault="00070DCF">
      <w:pPr>
        <w:pStyle w:val="ab"/>
      </w:pPr>
      <w:r>
        <w:rPr>
          <w:rStyle w:val="aa"/>
        </w:rPr>
        <w:annotationRef/>
      </w:r>
      <w:r w:rsidRPr="00070DCF">
        <w:t>91520d105c0e0f6d5ba179d5ead3e967</w:t>
      </w:r>
    </w:p>
  </w:comment>
  <w:comment w:id="29" w:author="Valery Valery" w:date="2025-10-13T15:19:00Z" w:initials="VV">
    <w:p w14:paraId="38CD87E2" w14:textId="74FAE948" w:rsidR="0006788F" w:rsidRDefault="0006788F">
      <w:pPr>
        <w:pStyle w:val="ab"/>
      </w:pPr>
      <w:r>
        <w:rPr>
          <w:rStyle w:val="aa"/>
        </w:rPr>
        <w:annotationRef/>
      </w:r>
      <w:r>
        <w:t>Где-то пораньше этот термин введи</w:t>
      </w:r>
    </w:p>
  </w:comment>
  <w:comment w:id="30" w:author="Евдаков Алексей" w:date="2025-10-14T09:24:00Z" w:initials="EAE">
    <w:p w14:paraId="0B2C2B23" w14:textId="784E5376" w:rsidR="00851658" w:rsidRDefault="00851658">
      <w:pPr>
        <w:pStyle w:val="ab"/>
      </w:pPr>
      <w:r>
        <w:rPr>
          <w:rStyle w:val="aa"/>
        </w:rPr>
        <w:annotationRef/>
      </w:r>
      <w:r>
        <w:t xml:space="preserve">Поменял </w:t>
      </w:r>
      <w:proofErr w:type="spellStart"/>
      <w:r>
        <w:t>датасет</w:t>
      </w:r>
      <w:proofErr w:type="spellEnd"/>
      <w:r>
        <w:t xml:space="preserve"> на «набор осциллограмм».</w:t>
      </w:r>
    </w:p>
  </w:comment>
  <w:comment w:id="31" w:author="Евдаков Алексей" w:date="2025-10-14T09:24:00Z" w:initials="EAE">
    <w:p w14:paraId="673D0FDE" w14:textId="10ADF137" w:rsidR="00851658" w:rsidRPr="00851658" w:rsidRDefault="00851658">
      <w:pPr>
        <w:pStyle w:val="ab"/>
      </w:pPr>
      <w:r>
        <w:rPr>
          <w:rStyle w:val="aa"/>
        </w:rPr>
        <w:annotationRef/>
      </w:r>
      <w:r>
        <w:t xml:space="preserve">Если честно, корёжит от подобных переименовывай. Но ладно, понимаю, что статья не в </w:t>
      </w:r>
      <w:r>
        <w:rPr>
          <w:lang w:val="en-US"/>
        </w:rPr>
        <w:t>IT</w:t>
      </w:r>
      <w:r>
        <w:t>.</w:t>
      </w:r>
    </w:p>
  </w:comment>
  <w:comment w:id="32" w:author="Евдаков Алексей" w:date="2025-10-14T11:13:00Z" w:initials="EAE">
    <w:p w14:paraId="47AF9CCE" w14:textId="4373E48C" w:rsidR="00070DCF" w:rsidRDefault="00070DCF">
      <w:pPr>
        <w:pStyle w:val="ab"/>
      </w:pPr>
      <w:r>
        <w:rPr>
          <w:rStyle w:val="aa"/>
        </w:rPr>
        <w:annotationRef/>
      </w:r>
      <w:r w:rsidRPr="00070DCF">
        <w:t>e0cfe7f6aea62f117cf2b595798c4324</w:t>
      </w:r>
    </w:p>
  </w:comment>
  <w:comment w:id="33" w:author="Valery Valery" w:date="2025-10-13T15:20:00Z" w:initials="VV">
    <w:p w14:paraId="41299CB5" w14:textId="77777777" w:rsidR="00B94E44" w:rsidRDefault="00B94E44" w:rsidP="00B94E44">
      <w:pPr>
        <w:pStyle w:val="ab"/>
      </w:pPr>
      <w:r>
        <w:rPr>
          <w:rStyle w:val="aa"/>
        </w:rPr>
        <w:annotationRef/>
      </w:r>
      <w:r>
        <w:t>А вот прямо тут можно выделить границы, где ОЗЗ, где КЗ и так далее</w:t>
      </w:r>
    </w:p>
    <w:p w14:paraId="746D9960" w14:textId="77777777" w:rsidR="00B94E44" w:rsidRDefault="00B94E44" w:rsidP="00B94E44">
      <w:pPr>
        <w:pStyle w:val="ab"/>
      </w:pPr>
      <w:r>
        <w:t>Не просто стрелочки, я прям подписать</w:t>
      </w:r>
    </w:p>
  </w:comment>
  <w:comment w:id="34" w:author="Евдаков Алексей" w:date="2025-10-14T09:09:00Z" w:initials="EAE">
    <w:p w14:paraId="2BA1FEF9" w14:textId="77777777" w:rsidR="00B94E44" w:rsidRDefault="00B94E44" w:rsidP="00B94E44">
      <w:pPr>
        <w:pStyle w:val="ab"/>
      </w:pPr>
      <w:r>
        <w:rPr>
          <w:rStyle w:val="aa"/>
        </w:rPr>
        <w:annotationRef/>
      </w:r>
      <w:r>
        <w:t>Ок, сделаю</w:t>
      </w:r>
    </w:p>
  </w:comment>
  <w:comment w:id="35" w:author="Евдаков Алексей" w:date="2025-10-14T11:15:00Z" w:initials="EAE">
    <w:p w14:paraId="449F835D" w14:textId="77777777" w:rsidR="003D4D38" w:rsidRPr="00070DCF" w:rsidRDefault="003D4D38" w:rsidP="003D4D38">
      <w:pPr>
        <w:pStyle w:val="ab"/>
      </w:pPr>
      <w:r>
        <w:rPr>
          <w:rStyle w:val="aa"/>
        </w:rPr>
        <w:annotationRef/>
      </w:r>
      <w:r w:rsidRPr="007E3872">
        <w:t>d52ba93e0421174d3b64b3d6ef25129c</w:t>
      </w:r>
    </w:p>
  </w:comment>
  <w:comment w:id="36" w:author="Valery Valery" w:date="2025-10-13T15:21:00Z" w:initials="VV">
    <w:p w14:paraId="3FBD6FD4" w14:textId="77777777" w:rsidR="0006788F" w:rsidRDefault="0006788F">
      <w:pPr>
        <w:pStyle w:val="ab"/>
      </w:pPr>
      <w:r>
        <w:rPr>
          <w:rStyle w:val="aa"/>
        </w:rPr>
        <w:annotationRef/>
      </w:r>
      <w:r>
        <w:t>От этого она может ложно сработать или что?</w:t>
      </w:r>
    </w:p>
    <w:p w14:paraId="3D326FB7" w14:textId="77777777" w:rsidR="0006788F" w:rsidRDefault="0006788F">
      <w:pPr>
        <w:pStyle w:val="ab"/>
      </w:pPr>
      <w:r>
        <w:t>Являются ли они кратковременными?</w:t>
      </w:r>
    </w:p>
    <w:p w14:paraId="6C1206DF" w14:textId="77777777" w:rsidR="0006788F" w:rsidRDefault="0006788F">
      <w:pPr>
        <w:pStyle w:val="ab"/>
      </w:pPr>
      <w:r>
        <w:t>Это мешает только нам в данном случае для классификации или есть еще что то</w:t>
      </w:r>
    </w:p>
    <w:p w14:paraId="450E809A" w14:textId="0BAFA322" w:rsidR="0006788F" w:rsidRDefault="0006788F">
      <w:pPr>
        <w:pStyle w:val="ab"/>
      </w:pPr>
    </w:p>
  </w:comment>
  <w:comment w:id="37" w:author="Евдаков Алексей" w:date="2025-10-14T09:26:00Z" w:initials="EAE">
    <w:p w14:paraId="735F5B44" w14:textId="5A110271" w:rsidR="00851658" w:rsidRDefault="00851658" w:rsidP="00851658">
      <w:pPr>
        <w:pStyle w:val="ab"/>
      </w:pPr>
      <w:r>
        <w:rPr>
          <w:rStyle w:val="aa"/>
        </w:rPr>
        <w:annotationRef/>
      </w:r>
      <w:proofErr w:type="spellStart"/>
      <w:r>
        <w:t>Нуу</w:t>
      </w:r>
      <w:proofErr w:type="spellEnd"/>
      <w:r>
        <w:t>… Да, это очень сильно мешает нам сейчас, и первичные алгоритмы косячат. Про это как раз раздел.</w:t>
      </w:r>
    </w:p>
    <w:p w14:paraId="7AC83591" w14:textId="77777777" w:rsidR="00851658" w:rsidRDefault="00851658" w:rsidP="00851658">
      <w:pPr>
        <w:pStyle w:val="ab"/>
      </w:pPr>
    </w:p>
    <w:p w14:paraId="014DD293" w14:textId="70D5B37B" w:rsidR="00851658" w:rsidRDefault="00851658" w:rsidP="00851658">
      <w:pPr>
        <w:pStyle w:val="ab"/>
      </w:pPr>
      <w:r>
        <w:t xml:space="preserve">А так, ещё наш БАВР </w:t>
      </w:r>
      <w:proofErr w:type="spellStart"/>
      <w:r>
        <w:t>сиё</w:t>
      </w:r>
      <w:proofErr w:type="spellEnd"/>
      <w:r>
        <w:t xml:space="preserve"> не любит и может ложно себя вести, но это не совсем к такой осциллограмме.</w:t>
      </w:r>
    </w:p>
  </w:comment>
  <w:comment w:id="38" w:author="Евдаков Алексей" w:date="2025-10-14T11:15:00Z" w:initials="EAE">
    <w:p w14:paraId="406EED33" w14:textId="41918247" w:rsidR="00426477" w:rsidRPr="00070DCF" w:rsidRDefault="00426477" w:rsidP="00426477">
      <w:pPr>
        <w:pStyle w:val="ab"/>
      </w:pPr>
      <w:r>
        <w:rPr>
          <w:rStyle w:val="aa"/>
        </w:rPr>
        <w:annotationRef/>
      </w:r>
      <w:r w:rsidRPr="00426477">
        <w:t>72f8a458baa9f9af869a74009e920be7</w:t>
      </w:r>
    </w:p>
  </w:comment>
  <w:comment w:id="39" w:author="Евдаков Алексей" w:date="2025-10-14T11:37:00Z" w:initials="EAE">
    <w:p w14:paraId="1D95D493" w14:textId="23EE3FA2" w:rsidR="003D4D38" w:rsidRDefault="003D4D38">
      <w:pPr>
        <w:pStyle w:val="ab"/>
      </w:pPr>
      <w:r>
        <w:rPr>
          <w:rStyle w:val="aa"/>
        </w:rPr>
        <w:annotationRef/>
      </w:r>
      <w:r w:rsidRPr="006B68C9">
        <w:t>d8e57e692fd29447706bec5885daebf3</w:t>
      </w:r>
    </w:p>
  </w:comment>
  <w:comment w:id="41" w:author="Valery Valery" w:date="2025-10-13T15:23:00Z" w:initials="VV">
    <w:p w14:paraId="0A9E89B5" w14:textId="3E8EFF59" w:rsidR="0006788F" w:rsidRDefault="0006788F">
      <w:pPr>
        <w:pStyle w:val="ab"/>
      </w:pPr>
      <w:r>
        <w:rPr>
          <w:rStyle w:val="aa"/>
        </w:rPr>
        <w:annotationRef/>
      </w:r>
      <w:r>
        <w:t>А ты их как-то отсеивал? Ты знал, где какой датчик?</w:t>
      </w:r>
    </w:p>
  </w:comment>
  <w:comment w:id="42" w:author="Евдаков Алексей" w:date="2025-10-14T09:27:00Z" w:initials="EAE">
    <w:p w14:paraId="0C14B0CC" w14:textId="399D45D1" w:rsidR="00851658" w:rsidRDefault="00851658" w:rsidP="00851658">
      <w:pPr>
        <w:pStyle w:val="ab"/>
        <w:jc w:val="both"/>
      </w:pPr>
      <w:r>
        <w:rPr>
          <w:rStyle w:val="aa"/>
        </w:rPr>
        <w:annotationRef/>
      </w:r>
      <w:r>
        <w:t xml:space="preserve">На некоторых осциллограммах, да, знал и прост смотрел (там только ТН на КЛ + видно сильное зашумление тока). Хотя таких случаев всего несколько было. </w:t>
      </w:r>
    </w:p>
    <w:p w14:paraId="4E8750E3" w14:textId="77777777" w:rsidR="00851658" w:rsidRDefault="00851658" w:rsidP="00851658">
      <w:pPr>
        <w:pStyle w:val="ab"/>
        <w:jc w:val="both"/>
      </w:pPr>
    </w:p>
    <w:p w14:paraId="23938B0A" w14:textId="70BE7151" w:rsidR="00851658" w:rsidRDefault="00851658" w:rsidP="00851658">
      <w:pPr>
        <w:pStyle w:val="ab"/>
        <w:jc w:val="both"/>
      </w:pPr>
      <w:r>
        <w:t xml:space="preserve">А так это скорее больше память от наладки БАВР с </w:t>
      </w:r>
      <w:proofErr w:type="spellStart"/>
      <w:r>
        <w:t>Тавридовскими</w:t>
      </w:r>
      <w:proofErr w:type="spellEnd"/>
      <w:r>
        <w:t xml:space="preserve"> измерительными цепями, там были подобные заморочки.</w:t>
      </w:r>
    </w:p>
  </w:comment>
  <w:comment w:id="45" w:author="Valery Valery" w:date="2025-10-13T15:24:00Z" w:initials="VV">
    <w:p w14:paraId="6E2C1F14" w14:textId="77777777" w:rsidR="0006788F" w:rsidRDefault="0006788F">
      <w:pPr>
        <w:pStyle w:val="ab"/>
      </w:pPr>
      <w:r>
        <w:rPr>
          <w:rStyle w:val="aa"/>
        </w:rPr>
        <w:annotationRef/>
      </w:r>
      <w:r>
        <w:t>Алексей, откуда ты берешь эти слова))) ну каких еще сигнатур</w:t>
      </w:r>
    </w:p>
    <w:p w14:paraId="10FFFCF8" w14:textId="77777777" w:rsidR="0006788F" w:rsidRDefault="0006788F">
      <w:pPr>
        <w:pStyle w:val="ab"/>
      </w:pPr>
      <w:r>
        <w:t xml:space="preserve">Осциллограмм? </w:t>
      </w:r>
    </w:p>
    <w:p w14:paraId="0EE6CAEF" w14:textId="1346F804" w:rsidR="0006788F" w:rsidRDefault="0006788F">
      <w:pPr>
        <w:pStyle w:val="ab"/>
      </w:pPr>
      <w:r>
        <w:t>Процессов?</w:t>
      </w:r>
    </w:p>
  </w:comment>
  <w:comment w:id="46" w:author="Евдаков Алексей" w:date="2025-10-14T09:09:00Z" w:initials="EAE">
    <w:p w14:paraId="6A0C721D" w14:textId="7EA0EC4E" w:rsidR="004772FD" w:rsidRPr="004772FD" w:rsidRDefault="004772FD">
      <w:pPr>
        <w:pStyle w:val="ab"/>
      </w:pPr>
      <w:r>
        <w:rPr>
          <w:rStyle w:val="aa"/>
        </w:rPr>
        <w:annotationRef/>
      </w:r>
      <w:r>
        <w:t xml:space="preserve">Ну это </w:t>
      </w:r>
      <w:r>
        <w:rPr>
          <w:lang w:val="en-US"/>
        </w:rPr>
        <w:t>GPT</w:t>
      </w:r>
      <w:r w:rsidRPr="004772FD">
        <w:t xml:space="preserve"> </w:t>
      </w:r>
      <w:r>
        <w:t xml:space="preserve">нравится, но согласен, из </w:t>
      </w:r>
      <w:r>
        <w:rPr>
          <w:lang w:val="en-US"/>
        </w:rPr>
        <w:t>IT</w:t>
      </w:r>
      <w:r w:rsidRPr="004772FD">
        <w:t xml:space="preserve"> </w:t>
      </w:r>
      <w:r>
        <w:t>чёт, я обычно там слова такие слышу, когда говорим про модельки и обработку картинок))</w:t>
      </w:r>
    </w:p>
  </w:comment>
  <w:comment w:id="47" w:author="Евдаков Алексей" w:date="2025-10-14T09:12:00Z" w:initials="EAE">
    <w:p w14:paraId="3D3A9E57" w14:textId="5D59C01C" w:rsidR="004772FD" w:rsidRDefault="004772FD">
      <w:pPr>
        <w:pStyle w:val="ab"/>
      </w:pPr>
      <w:r>
        <w:rPr>
          <w:rStyle w:val="aa"/>
        </w:rPr>
        <w:annotationRef/>
      </w:r>
      <w:r>
        <w:t xml:space="preserve">Вот блин… А как сказать по </w:t>
      </w:r>
      <w:proofErr w:type="spellStart"/>
      <w:r>
        <w:t>русски</w:t>
      </w:r>
      <w:proofErr w:type="spellEnd"/>
      <w:r>
        <w:t>-то, вроде и формы сигнала, но как-то плохо звучит, ладно сейчас извернусь.</w:t>
      </w:r>
    </w:p>
  </w:comment>
  <w:comment w:id="51" w:author="Valery Valery" w:date="2025-10-13T15:25:00Z" w:initials="VV">
    <w:p w14:paraId="24A57BB6" w14:textId="433FC013" w:rsidR="0006788F" w:rsidRDefault="0006788F">
      <w:pPr>
        <w:pStyle w:val="ab"/>
      </w:pPr>
      <w:r>
        <w:rPr>
          <w:rStyle w:val="aa"/>
        </w:rPr>
        <w:annotationRef/>
      </w:r>
      <w:r>
        <w:t>Ну РЗА добавь тогда, выход на РЗА</w:t>
      </w:r>
    </w:p>
  </w:comment>
  <w:comment w:id="52" w:author="Евдаков Алексей" w:date="2025-10-14T09:31:00Z" w:initials="EAE">
    <w:p w14:paraId="13FC8D5F" w14:textId="287DB0E7" w:rsidR="005D5F0A" w:rsidRDefault="005D5F0A">
      <w:pPr>
        <w:pStyle w:val="ab"/>
      </w:pPr>
      <w:r>
        <w:rPr>
          <w:rStyle w:val="aa"/>
        </w:rPr>
        <w:annotationRef/>
      </w:r>
      <w:r>
        <w:t>Добавил.</w:t>
      </w:r>
    </w:p>
  </w:comment>
  <w:comment w:id="53" w:author="Алексей Евдаков" w:date="2025-10-05T12:49:00Z" w:initials="АЕ">
    <w:p w14:paraId="747AF5B9" w14:textId="77777777" w:rsidR="00963F3C" w:rsidRDefault="00963F3C" w:rsidP="00963F3C">
      <w:pPr>
        <w:pStyle w:val="ab"/>
      </w:pPr>
      <w:r>
        <w:rPr>
          <w:rStyle w:val="aa"/>
        </w:rPr>
        <w:annotationRef/>
      </w:r>
      <w:r>
        <w:t xml:space="preserve">Вот ссылка на него </w:t>
      </w:r>
      <w:r w:rsidRPr="00781254">
        <w:t>https://figshare.com/articles/dataset/Open_Dataset_of_Real-World_Oscillograms_from_Electric_Power_Grids/28465427/5</w:t>
      </w:r>
    </w:p>
  </w:comment>
  <w:comment w:id="54" w:author="Valery Valery" w:date="2025-10-13T15:09:00Z" w:initials="VV">
    <w:p w14:paraId="2C31C1D4" w14:textId="77777777" w:rsidR="00963F3C" w:rsidRDefault="00963F3C" w:rsidP="00963F3C">
      <w:pPr>
        <w:pStyle w:val="ab"/>
      </w:pPr>
      <w:r>
        <w:rPr>
          <w:rStyle w:val="aa"/>
        </w:rPr>
        <w:annotationRef/>
      </w:r>
      <w:r>
        <w:t>Добавь прямо в литературу</w:t>
      </w:r>
    </w:p>
    <w:p w14:paraId="0BE5B32B" w14:textId="77777777" w:rsidR="00963F3C" w:rsidRDefault="00963F3C" w:rsidP="00963F3C">
      <w:pPr>
        <w:pStyle w:val="ab"/>
      </w:pPr>
      <w:r>
        <w:t>Можно ссылку на нашу программу для ЭВМ также</w:t>
      </w:r>
    </w:p>
  </w:comment>
  <w:comment w:id="55" w:author="Евдаков Алексей" w:date="2025-10-14T09:23:00Z" w:initials="EAE">
    <w:p w14:paraId="0617213C" w14:textId="4B63B8CB" w:rsidR="00963F3C" w:rsidRPr="009320FC" w:rsidRDefault="00963F3C" w:rsidP="00963F3C">
      <w:pPr>
        <w:pStyle w:val="ab"/>
      </w:pPr>
      <w:r>
        <w:rPr>
          <w:rStyle w:val="aa"/>
        </w:rPr>
        <w:annotationRef/>
      </w:r>
      <w:r>
        <w:t>Ок, сделаю</w:t>
      </w:r>
      <w:r w:rsidR="009320FC">
        <w:t xml:space="preserve">, </w:t>
      </w:r>
      <w:proofErr w:type="spellStart"/>
      <w:r w:rsidR="009320FC">
        <w:t>дабавил</w:t>
      </w:r>
      <w:proofErr w:type="spellEnd"/>
      <w:r w:rsidR="009320FC">
        <w:t>. Быть может список автором можно будет ужать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FB87150" w15:done="0"/>
  <w15:commentEx w15:paraId="6533FB9D" w15:paraIdParent="7FB87150" w15:done="0"/>
  <w15:commentEx w15:paraId="64B86DC4" w15:done="0"/>
  <w15:commentEx w15:paraId="50BC01BE" w15:paraIdParent="64B86DC4" w15:done="0"/>
  <w15:commentEx w15:paraId="659BCE5C" w15:done="0"/>
  <w15:commentEx w15:paraId="30816847" w15:done="0"/>
  <w15:commentEx w15:paraId="25139F2F" w15:done="0"/>
  <w15:commentEx w15:paraId="122D4C6B" w15:paraIdParent="25139F2F" w15:done="0"/>
  <w15:commentEx w15:paraId="76E98500" w15:done="0"/>
  <w15:commentEx w15:paraId="0EA8E9CD" w15:done="0"/>
  <w15:commentEx w15:paraId="2C2B36C0" w15:paraIdParent="0EA8E9CD" w15:done="0"/>
  <w15:commentEx w15:paraId="783F4AE3" w15:done="0"/>
  <w15:commentEx w15:paraId="2F28CF84" w15:paraIdParent="783F4AE3" w15:done="0"/>
  <w15:commentEx w15:paraId="6B356369" w15:done="0"/>
  <w15:commentEx w15:paraId="43AEE0C2" w15:paraIdParent="6B356369" w15:done="0"/>
  <w15:commentEx w15:paraId="74CEB257" w15:done="0"/>
  <w15:commentEx w15:paraId="761AB710" w15:done="0"/>
  <w15:commentEx w15:paraId="63942C1B" w15:paraIdParent="761AB710" w15:done="0"/>
  <w15:commentEx w15:paraId="14616687" w15:done="0"/>
  <w15:commentEx w15:paraId="19168682" w15:paraIdParent="14616687" w15:done="0"/>
  <w15:commentEx w15:paraId="059E0082" w15:done="0"/>
  <w15:commentEx w15:paraId="38CD87E2" w15:done="0"/>
  <w15:commentEx w15:paraId="0B2C2B23" w15:paraIdParent="38CD87E2" w15:done="0"/>
  <w15:commentEx w15:paraId="673D0FDE" w15:paraIdParent="38CD87E2" w15:done="0"/>
  <w15:commentEx w15:paraId="47AF9CCE" w15:done="0"/>
  <w15:commentEx w15:paraId="746D9960" w15:done="0"/>
  <w15:commentEx w15:paraId="2BA1FEF9" w15:paraIdParent="746D9960" w15:done="0"/>
  <w15:commentEx w15:paraId="449F835D" w15:done="0"/>
  <w15:commentEx w15:paraId="450E809A" w15:done="0"/>
  <w15:commentEx w15:paraId="014DD293" w15:paraIdParent="450E809A" w15:done="0"/>
  <w15:commentEx w15:paraId="406EED33" w15:done="0"/>
  <w15:commentEx w15:paraId="1D95D493" w15:done="0"/>
  <w15:commentEx w15:paraId="0A9E89B5" w15:done="0"/>
  <w15:commentEx w15:paraId="23938B0A" w15:paraIdParent="0A9E89B5" w15:done="0"/>
  <w15:commentEx w15:paraId="0EE6CAEF" w15:done="0"/>
  <w15:commentEx w15:paraId="6A0C721D" w15:paraIdParent="0EE6CAEF" w15:done="0"/>
  <w15:commentEx w15:paraId="3D3A9E57" w15:paraIdParent="0EE6CAEF" w15:done="0"/>
  <w15:commentEx w15:paraId="24A57BB6" w15:done="0"/>
  <w15:commentEx w15:paraId="13FC8D5F" w15:paraIdParent="24A57BB6" w15:done="0"/>
  <w15:commentEx w15:paraId="747AF5B9" w15:done="0"/>
  <w15:commentEx w15:paraId="0BE5B32B" w15:paraIdParent="747AF5B9" w15:done="0"/>
  <w15:commentEx w15:paraId="0617213C" w15:paraIdParent="747AF5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79892" w16cex:dateUtc="2025-10-13T12:26:00Z"/>
  <w16cex:commentExtensible w16cex:durableId="2C9798A7" w16cex:dateUtc="2025-10-13T12:26:00Z"/>
  <w16cex:commentExtensible w16cex:durableId="2C8CD8B9" w16cex:dateUtc="2025-10-05T08:44:00Z"/>
  <w16cex:commentExtensible w16cex:durableId="2C96A68E" w16cex:dateUtc="2025-10-12T19:13:00Z"/>
  <w16cex:commentExtensible w16cex:durableId="2C9798CC" w16cex:dateUtc="2025-10-13T12:27:00Z"/>
  <w16cex:commentExtensible w16cex:durableId="2C96A566" w16cex:dateUtc="2025-10-05T09:49:00Z"/>
  <w16cex:commentExtensible w16cex:durableId="2C979497" w16cex:dateUtc="2025-10-13T12:09:00Z"/>
  <w16cex:commentExtensible w16cex:durableId="2C8CED02" w16cex:dateUtc="2025-10-05T10:11:00Z"/>
  <w16cex:commentExtensible w16cex:durableId="2C97956E" w16cex:dateUtc="2025-10-13T12:12:00Z"/>
  <w16cex:commentExtensible w16cex:durableId="2C979536" w16cex:dateUtc="2025-10-13T12:11:00Z"/>
  <w16cex:commentExtensible w16cex:durableId="2C96A640" w16cex:dateUtc="2025-10-05T11:18:00Z"/>
  <w16cex:commentExtensible w16cex:durableId="2C96A63F" w16cex:dateUtc="2025-10-05T12:39:00Z"/>
  <w16cex:commentExtensible w16cex:durableId="2C9795D3" w16cex:dateUtc="2025-10-13T12:14:00Z"/>
  <w16cex:commentExtensible w16cex:durableId="2C96A1E2" w16cex:dateUtc="2025-10-12T18:53:00Z"/>
  <w16cex:commentExtensible w16cex:durableId="2C97966E" w16cex:dateUtc="2025-10-13T12:17:00Z"/>
  <w16cex:commentExtensible w16cex:durableId="2C9796BE" w16cex:dateUtc="2025-10-13T12:18:00Z"/>
  <w16cex:commentExtensible w16cex:durableId="2C8D15C8" w16cex:dateUtc="2025-10-05T13:05:00Z"/>
  <w16cex:commentExtensible w16cex:durableId="2C9796F3" w16cex:dateUtc="2025-10-13T12:19:00Z"/>
  <w16cex:commentExtensible w16cex:durableId="2C979723" w16cex:dateUtc="2025-10-13T12:20:00Z"/>
  <w16cex:commentExtensible w16cex:durableId="2C8D15C2" w16cex:dateUtc="2025-10-05T13:05:00Z"/>
  <w16cex:commentExtensible w16cex:durableId="2C97973D" w16cex:dateUtc="2025-10-13T12:20:00Z"/>
  <w16cex:commentExtensible w16cex:durableId="2C8D170A" w16cex:dateUtc="2025-10-05T13:05:00Z"/>
  <w16cex:commentExtensible w16cex:durableId="2C979782" w16cex:dateUtc="2025-10-13T12:21:00Z"/>
  <w16cex:commentExtensible w16cex:durableId="2C8D1734" w16cex:dateUtc="2025-10-05T13:05:00Z"/>
  <w16cex:commentExtensible w16cex:durableId="2C8D17A4" w16cex:dateUtc="2025-10-05T13:13:00Z"/>
  <w16cex:commentExtensible w16cex:durableId="2C9797D6" w16cex:dateUtc="2025-10-13T12:23:00Z"/>
  <w16cex:commentExtensible w16cex:durableId="2C97982C" w16cex:dateUtc="2025-10-13T12:24:00Z"/>
  <w16cex:commentExtensible w16cex:durableId="2C97987B" w16cex:dateUtc="2025-10-13T12:25:00Z"/>
  <w16cex:commentExtensible w16cex:durableId="2C9697AB" w16cex:dateUtc="2025-10-12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FB87150" w16cid:durableId="2C979892"/>
  <w16cid:commentId w16cid:paraId="6533FB9D" w16cid:durableId="2C9893ED"/>
  <w16cid:commentId w16cid:paraId="64B86DC4" w16cid:durableId="2C9798A7"/>
  <w16cid:commentId w16cid:paraId="50BC01BE" w16cid:durableId="2C98940C"/>
  <w16cid:commentId w16cid:paraId="659BCE5C" w16cid:durableId="2C98F734"/>
  <w16cid:commentId w16cid:paraId="30816847" w16cid:durableId="2C96A68E"/>
  <w16cid:commentId w16cid:paraId="25139F2F" w16cid:durableId="2C9798CC"/>
  <w16cid:commentId w16cid:paraId="122D4C6B" w16cid:durableId="2C98A514"/>
  <w16cid:commentId w16cid:paraId="76E98500" w16cid:durableId="2C8CED02"/>
  <w16cid:commentId w16cid:paraId="0EA8E9CD" w16cid:durableId="2C97956E"/>
  <w16cid:commentId w16cid:paraId="2C2B36C0" w16cid:durableId="2C9894BE"/>
  <w16cid:commentId w16cid:paraId="783F4AE3" w16cid:durableId="2C96A640"/>
  <w16cid:commentId w16cid:paraId="2F28CF84" w16cid:durableId="2C96A63F"/>
  <w16cid:commentId w16cid:paraId="6B356369" w16cid:durableId="2C9795D3"/>
  <w16cid:commentId w16cid:paraId="43AEE0C2" w16cid:durableId="2C989139"/>
  <w16cid:commentId w16cid:paraId="74CEB257" w16cid:durableId="2C98B54A"/>
  <w16cid:commentId w16cid:paraId="761AB710" w16cid:durableId="2C97966E"/>
  <w16cid:commentId w16cid:paraId="63942C1B" w16cid:durableId="2C98B521"/>
  <w16cid:commentId w16cid:paraId="14616687" w16cid:durableId="2C9796BE"/>
  <w16cid:commentId w16cid:paraId="19168682" w16cid:durableId="2C98958C"/>
  <w16cid:commentId w16cid:paraId="059E0082" w16cid:durableId="2C98AE80"/>
  <w16cid:commentId w16cid:paraId="38CD87E2" w16cid:durableId="2C9796F3"/>
  <w16cid:commentId w16cid:paraId="0B2C2B23" w16cid:durableId="2C989540"/>
  <w16cid:commentId w16cid:paraId="673D0FDE" w16cid:durableId="2C98954B"/>
  <w16cid:commentId w16cid:paraId="47AF9CCE" w16cid:durableId="2C98AEE0"/>
  <w16cid:commentId w16cid:paraId="746D9960" w16cid:durableId="2C98AA6B"/>
  <w16cid:commentId w16cid:paraId="2BA1FEF9" w16cid:durableId="2C98AA6A"/>
  <w16cid:commentId w16cid:paraId="449F835D" w16cid:durableId="2C98B48F"/>
  <w16cid:commentId w16cid:paraId="450E809A" w16cid:durableId="2C979782"/>
  <w16cid:commentId w16cid:paraId="014DD293" w16cid:durableId="2C9895B5"/>
  <w16cid:commentId w16cid:paraId="406EED33" w16cid:durableId="2C98B391"/>
  <w16cid:commentId w16cid:paraId="1D95D493" w16cid:durableId="2C98B47B"/>
  <w16cid:commentId w16cid:paraId="0A9E89B5" w16cid:durableId="2C9797D6"/>
  <w16cid:commentId w16cid:paraId="23938B0A" w16cid:durableId="2C989607"/>
  <w16cid:commentId w16cid:paraId="0EE6CAEF" w16cid:durableId="2C97982C"/>
  <w16cid:commentId w16cid:paraId="6A0C721D" w16cid:durableId="2C9891E3"/>
  <w16cid:commentId w16cid:paraId="3D3A9E57" w16cid:durableId="2C989263"/>
  <w16cid:commentId w16cid:paraId="24A57BB6" w16cid:durableId="2C97987B"/>
  <w16cid:commentId w16cid:paraId="13FC8D5F" w16cid:durableId="2C9896E7"/>
  <w16cid:commentId w16cid:paraId="747AF5B9" w16cid:durableId="2C989FCB"/>
  <w16cid:commentId w16cid:paraId="0BE5B32B" w16cid:durableId="2C989FCA"/>
  <w16cid:commentId w16cid:paraId="0617213C" w16cid:durableId="2C989F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6"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7"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8"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9"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0"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1"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2"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3"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4"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5"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0"/>
  </w:num>
  <w:num w:numId="2">
    <w:abstractNumId w:val="8"/>
  </w:num>
  <w:num w:numId="3">
    <w:abstractNumId w:val="3"/>
  </w:num>
  <w:num w:numId="4">
    <w:abstractNumId w:val="14"/>
  </w:num>
  <w:num w:numId="5">
    <w:abstractNumId w:val="14"/>
  </w:num>
  <w:num w:numId="6">
    <w:abstractNumId w:val="14"/>
  </w:num>
  <w:num w:numId="7">
    <w:abstractNumId w:val="14"/>
  </w:num>
  <w:num w:numId="8">
    <w:abstractNumId w:val="5"/>
  </w:num>
  <w:num w:numId="9">
    <w:abstractNumId w:val="1"/>
  </w:num>
  <w:num w:numId="10">
    <w:abstractNumId w:val="15"/>
  </w:num>
  <w:num w:numId="11">
    <w:abstractNumId w:val="13"/>
  </w:num>
  <w:num w:numId="12">
    <w:abstractNumId w:val="9"/>
  </w:num>
  <w:num w:numId="13">
    <w:abstractNumId w:val="14"/>
  </w:num>
  <w:num w:numId="14">
    <w:abstractNumId w:val="12"/>
  </w:num>
  <w:num w:numId="15">
    <w:abstractNumId w:val="8"/>
  </w:num>
  <w:num w:numId="16">
    <w:abstractNumId w:val="5"/>
  </w:num>
  <w:num w:numId="17">
    <w:abstractNumId w:val="5"/>
  </w:num>
  <w:num w:numId="18">
    <w:abstractNumId w:val="5"/>
  </w:num>
  <w:num w:numId="19">
    <w:abstractNumId w:val="1"/>
  </w:num>
  <w:num w:numId="20">
    <w:abstractNumId w:val="4"/>
  </w:num>
  <w:num w:numId="21">
    <w:abstractNumId w:val="2"/>
  </w:num>
  <w:num w:numId="22">
    <w:abstractNumId w:val="0"/>
  </w:num>
  <w:num w:numId="23">
    <w:abstractNumId w:val="7"/>
  </w:num>
  <w:num w:numId="24">
    <w:abstractNumId w:val="11"/>
  </w:num>
  <w:num w:numId="2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alery Valery">
    <w15:presenceInfo w15:providerId="Windows Live" w15:userId="f26de66a0ff8279a"/>
  </w15:person>
  <w15:person w15:author="Евдаков Алексей">
    <w15:presenceInfo w15:providerId="None" w15:userId="Евдаков Алексей"/>
  </w15:person>
  <w15:person w15:author="Алексей Евдаков">
    <w15:presenceInfo w15:providerId="Windows Live" w15:userId="28c906ea9d2126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540B9"/>
    <w:rsid w:val="00061253"/>
    <w:rsid w:val="0006788F"/>
    <w:rsid w:val="00070DCF"/>
    <w:rsid w:val="00150359"/>
    <w:rsid w:val="00156B52"/>
    <w:rsid w:val="001B33ED"/>
    <w:rsid w:val="001F41CB"/>
    <w:rsid w:val="00243D1E"/>
    <w:rsid w:val="002448CB"/>
    <w:rsid w:val="00250D98"/>
    <w:rsid w:val="002D2020"/>
    <w:rsid w:val="002E1883"/>
    <w:rsid w:val="002F1D40"/>
    <w:rsid w:val="00300532"/>
    <w:rsid w:val="00301F66"/>
    <w:rsid w:val="00310A01"/>
    <w:rsid w:val="00377256"/>
    <w:rsid w:val="003876B7"/>
    <w:rsid w:val="003A0EF3"/>
    <w:rsid w:val="003A4729"/>
    <w:rsid w:val="003D4D38"/>
    <w:rsid w:val="00426477"/>
    <w:rsid w:val="004772FD"/>
    <w:rsid w:val="004C3649"/>
    <w:rsid w:val="005167E7"/>
    <w:rsid w:val="00560301"/>
    <w:rsid w:val="00565427"/>
    <w:rsid w:val="005B4EC2"/>
    <w:rsid w:val="005C6203"/>
    <w:rsid w:val="005D5F0A"/>
    <w:rsid w:val="0063263A"/>
    <w:rsid w:val="006410E4"/>
    <w:rsid w:val="006577C3"/>
    <w:rsid w:val="00673B72"/>
    <w:rsid w:val="006B68C9"/>
    <w:rsid w:val="006E42E8"/>
    <w:rsid w:val="00781254"/>
    <w:rsid w:val="0079403A"/>
    <w:rsid w:val="007E3872"/>
    <w:rsid w:val="007E3FA6"/>
    <w:rsid w:val="007F76FB"/>
    <w:rsid w:val="00851658"/>
    <w:rsid w:val="008601CA"/>
    <w:rsid w:val="00863F34"/>
    <w:rsid w:val="008F1BA5"/>
    <w:rsid w:val="00903B13"/>
    <w:rsid w:val="009320FC"/>
    <w:rsid w:val="00963F3C"/>
    <w:rsid w:val="009962C1"/>
    <w:rsid w:val="009A682A"/>
    <w:rsid w:val="00A07405"/>
    <w:rsid w:val="00AB0A6E"/>
    <w:rsid w:val="00AD0F32"/>
    <w:rsid w:val="00B67F95"/>
    <w:rsid w:val="00B94E44"/>
    <w:rsid w:val="00BA4544"/>
    <w:rsid w:val="00C110E0"/>
    <w:rsid w:val="00C20222"/>
    <w:rsid w:val="00C2125B"/>
    <w:rsid w:val="00C273FD"/>
    <w:rsid w:val="00C31AE8"/>
    <w:rsid w:val="00C41A97"/>
    <w:rsid w:val="00C70C40"/>
    <w:rsid w:val="00C97064"/>
    <w:rsid w:val="00D16FBA"/>
    <w:rsid w:val="00D50B5A"/>
    <w:rsid w:val="00D5653E"/>
    <w:rsid w:val="00D74BEA"/>
    <w:rsid w:val="00D80C68"/>
    <w:rsid w:val="00E25BFC"/>
    <w:rsid w:val="00E33504"/>
    <w:rsid w:val="00ED27E5"/>
    <w:rsid w:val="00EE2C2C"/>
    <w:rsid w:val="00F151CD"/>
    <w:rsid w:val="00F64996"/>
    <w:rsid w:val="00F92EF9"/>
    <w:rsid w:val="00FD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D38"/>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588277759">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326782203">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png"/><Relationship Id="rId17"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5</Pages>
  <Words>2597</Words>
  <Characters>14805</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Евдаков Алексей</cp:lastModifiedBy>
  <cp:revision>24</cp:revision>
  <cp:lastPrinted>2025-10-14T06:33:00Z</cp:lastPrinted>
  <dcterms:created xsi:type="dcterms:W3CDTF">2025-10-12T18:03:00Z</dcterms:created>
  <dcterms:modified xsi:type="dcterms:W3CDTF">2025-10-15T13:07:00Z</dcterms:modified>
  <cp:version>1048576</cp:version>
</cp:coreProperties>
</file>